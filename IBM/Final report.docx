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3554F5" w14:textId="1543A95A" w:rsidR="00B9738E" w:rsidRDefault="00E84AD3">
      <w:pPr>
        <w:pStyle w:val="BodyTex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58240" behindDoc="0" locked="0" layoutInCell="1" allowOverlap="1" wp14:anchorId="5DB42FE7" wp14:editId="20402CD0">
            <wp:simplePos x="0" y="0"/>
            <wp:positionH relativeFrom="margin">
              <wp:posOffset>-34925</wp:posOffset>
            </wp:positionH>
            <wp:positionV relativeFrom="margin">
              <wp:posOffset>-537210</wp:posOffset>
            </wp:positionV>
            <wp:extent cx="1219200" cy="97536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094088" w14:textId="5741E038" w:rsidR="00B9738E" w:rsidRDefault="00B9738E">
      <w:pPr>
        <w:pStyle w:val="BodyText"/>
        <w:rPr>
          <w:sz w:val="20"/>
        </w:rPr>
      </w:pPr>
    </w:p>
    <w:p w14:paraId="37FD48E5" w14:textId="77777777" w:rsidR="00B9738E" w:rsidRDefault="00B9738E">
      <w:pPr>
        <w:pStyle w:val="BodyText"/>
        <w:rPr>
          <w:sz w:val="20"/>
        </w:rPr>
      </w:pPr>
    </w:p>
    <w:p w14:paraId="0AE24879" w14:textId="77777777" w:rsidR="00B9738E" w:rsidRDefault="00B9738E">
      <w:pPr>
        <w:pStyle w:val="BodyText"/>
        <w:rPr>
          <w:sz w:val="20"/>
        </w:rPr>
      </w:pPr>
    </w:p>
    <w:p w14:paraId="2602F4D1" w14:textId="77777777" w:rsidR="00B9738E" w:rsidRDefault="00B9738E">
      <w:pPr>
        <w:pStyle w:val="BodyText"/>
        <w:rPr>
          <w:sz w:val="20"/>
        </w:rPr>
      </w:pPr>
    </w:p>
    <w:p w14:paraId="5A76CBDE" w14:textId="77777777" w:rsidR="00B9738E" w:rsidRDefault="00B9738E">
      <w:pPr>
        <w:pStyle w:val="BodyText"/>
        <w:rPr>
          <w:sz w:val="20"/>
        </w:rPr>
      </w:pPr>
    </w:p>
    <w:p w14:paraId="0CB8BDB1" w14:textId="77777777" w:rsidR="00D40982" w:rsidRDefault="00592588" w:rsidP="00D40982">
      <w:pPr>
        <w:tabs>
          <w:tab w:val="left" w:pos="4710"/>
          <w:tab w:val="left" w:pos="5849"/>
        </w:tabs>
        <w:spacing w:before="94" w:line="237" w:lineRule="auto"/>
        <w:ind w:right="1388"/>
        <w:jc w:val="center"/>
        <w:rPr>
          <w:rFonts w:ascii="Roboto"/>
          <w:b/>
          <w:color w:val="0D0D0D"/>
          <w:spacing w:val="16"/>
          <w:sz w:val="48"/>
        </w:rPr>
      </w:pPr>
      <w:r>
        <w:rPr>
          <w:rFonts w:ascii="Roboto"/>
          <w:b/>
          <w:color w:val="0D0D0D"/>
          <w:sz w:val="48"/>
        </w:rPr>
        <w:t>REAL-TIME</w:t>
      </w:r>
      <w:r>
        <w:rPr>
          <w:rFonts w:ascii="Roboto"/>
          <w:b/>
          <w:color w:val="0D0D0D"/>
          <w:spacing w:val="15"/>
          <w:sz w:val="48"/>
        </w:rPr>
        <w:t xml:space="preserve"> </w:t>
      </w:r>
      <w:r>
        <w:rPr>
          <w:rFonts w:ascii="Roboto"/>
          <w:b/>
          <w:color w:val="0D0D0D"/>
          <w:sz w:val="48"/>
        </w:rPr>
        <w:t>COMMUNICATION</w:t>
      </w:r>
      <w:r>
        <w:rPr>
          <w:rFonts w:ascii="Roboto"/>
          <w:b/>
          <w:color w:val="0D0D0D"/>
          <w:spacing w:val="16"/>
          <w:sz w:val="48"/>
        </w:rPr>
        <w:t xml:space="preserve"> </w:t>
      </w:r>
      <w:r w:rsidR="00B82FB2">
        <w:rPr>
          <w:rFonts w:ascii="Roboto"/>
          <w:b/>
          <w:color w:val="0D0D0D"/>
          <w:spacing w:val="16"/>
          <w:sz w:val="48"/>
        </w:rPr>
        <w:t xml:space="preserve">     </w:t>
      </w:r>
    </w:p>
    <w:p w14:paraId="2AC00A87" w14:textId="0CB64C7F" w:rsidR="00B9738E" w:rsidRDefault="00D40982" w:rsidP="00D40982">
      <w:pPr>
        <w:tabs>
          <w:tab w:val="left" w:pos="4710"/>
          <w:tab w:val="left" w:pos="5849"/>
        </w:tabs>
        <w:spacing w:before="94" w:line="237" w:lineRule="auto"/>
        <w:ind w:right="1388"/>
        <w:jc w:val="center"/>
        <w:rPr>
          <w:rFonts w:ascii="Roboto"/>
          <w:b/>
          <w:color w:val="0D0D0D"/>
          <w:sz w:val="48"/>
        </w:rPr>
      </w:pPr>
      <w:r>
        <w:rPr>
          <w:rFonts w:ascii="Roboto"/>
          <w:b/>
          <w:color w:val="0D0D0D"/>
          <w:spacing w:val="16"/>
          <w:sz w:val="48"/>
        </w:rPr>
        <w:t xml:space="preserve">    </w:t>
      </w:r>
      <w:r w:rsidR="00B82FB2">
        <w:rPr>
          <w:rFonts w:ascii="Roboto"/>
          <w:b/>
          <w:color w:val="0D0D0D"/>
          <w:spacing w:val="16"/>
          <w:sz w:val="48"/>
        </w:rPr>
        <w:t xml:space="preserve"> </w:t>
      </w:r>
      <w:r w:rsidR="00592588">
        <w:rPr>
          <w:rFonts w:ascii="Roboto"/>
          <w:b/>
          <w:color w:val="0D0D0D"/>
          <w:sz w:val="48"/>
        </w:rPr>
        <w:t>SYSTEM</w:t>
      </w:r>
      <w:r w:rsidR="00592588">
        <w:rPr>
          <w:rFonts w:ascii="Roboto"/>
          <w:b/>
          <w:color w:val="0D0D0D"/>
          <w:spacing w:val="-117"/>
          <w:sz w:val="48"/>
        </w:rPr>
        <w:t xml:space="preserve"> </w:t>
      </w:r>
      <w:r w:rsidR="00592588">
        <w:rPr>
          <w:rFonts w:ascii="Roboto"/>
          <w:b/>
          <w:color w:val="0D0D0D"/>
          <w:sz w:val="48"/>
        </w:rPr>
        <w:t>POWERED</w:t>
      </w:r>
      <w:r w:rsidR="00592588">
        <w:rPr>
          <w:rFonts w:ascii="Roboto"/>
          <w:b/>
          <w:color w:val="0D0D0D"/>
          <w:spacing w:val="-1"/>
          <w:sz w:val="48"/>
        </w:rPr>
        <w:t xml:space="preserve"> </w:t>
      </w:r>
      <w:r w:rsidR="00592588">
        <w:rPr>
          <w:rFonts w:ascii="Roboto"/>
          <w:b/>
          <w:color w:val="0D0D0D"/>
          <w:sz w:val="48"/>
        </w:rPr>
        <w:t>BY AI</w:t>
      </w:r>
      <w:r w:rsidR="00592588">
        <w:rPr>
          <w:rFonts w:ascii="Roboto"/>
          <w:b/>
          <w:color w:val="0D0D0D"/>
          <w:sz w:val="48"/>
        </w:rPr>
        <w:tab/>
        <w:t>FOR</w:t>
      </w:r>
      <w:r w:rsidR="00B82FB2">
        <w:rPr>
          <w:rFonts w:ascii="Roboto"/>
          <w:b/>
          <w:color w:val="0D0D0D"/>
          <w:sz w:val="48"/>
        </w:rPr>
        <w:t xml:space="preserve"> </w:t>
      </w:r>
      <w:proofErr w:type="gramStart"/>
      <w:r w:rsidR="00592588">
        <w:rPr>
          <w:rFonts w:ascii="Roboto"/>
          <w:b/>
          <w:color w:val="0D0D0D"/>
          <w:sz w:val="48"/>
        </w:rPr>
        <w:t>SPECIALLY</w:t>
      </w:r>
      <w:proofErr w:type="gramEnd"/>
      <w:r w:rsidR="00592588">
        <w:rPr>
          <w:rFonts w:ascii="Roboto"/>
          <w:b/>
          <w:color w:val="0D0D0D"/>
          <w:spacing w:val="-27"/>
          <w:sz w:val="48"/>
        </w:rPr>
        <w:t xml:space="preserve"> </w:t>
      </w:r>
      <w:r w:rsidR="00592588">
        <w:rPr>
          <w:rFonts w:ascii="Roboto"/>
          <w:b/>
          <w:color w:val="0D0D0D"/>
          <w:sz w:val="48"/>
        </w:rPr>
        <w:t>ABLED</w:t>
      </w:r>
    </w:p>
    <w:p w14:paraId="7B9FC783" w14:textId="77777777" w:rsidR="009F6523" w:rsidRDefault="009F6523" w:rsidP="00D40982">
      <w:pPr>
        <w:tabs>
          <w:tab w:val="left" w:pos="4710"/>
          <w:tab w:val="left" w:pos="5849"/>
        </w:tabs>
        <w:spacing w:before="94" w:line="237" w:lineRule="auto"/>
        <w:ind w:left="959" w:right="1388"/>
        <w:jc w:val="center"/>
        <w:rPr>
          <w:rFonts w:ascii="Roboto"/>
          <w:b/>
          <w:color w:val="0D0D0D"/>
          <w:sz w:val="48"/>
        </w:rPr>
      </w:pPr>
    </w:p>
    <w:p w14:paraId="4D60F875" w14:textId="51941D21" w:rsidR="009F6523" w:rsidRDefault="00D40982" w:rsidP="00D40982">
      <w:pPr>
        <w:tabs>
          <w:tab w:val="left" w:pos="4710"/>
          <w:tab w:val="left" w:pos="5849"/>
        </w:tabs>
        <w:spacing w:before="94" w:line="237" w:lineRule="auto"/>
        <w:ind w:left="959" w:right="1388"/>
        <w:rPr>
          <w:rFonts w:ascii="Roboto"/>
          <w:b/>
          <w:color w:val="0D0D0D"/>
          <w:sz w:val="48"/>
        </w:rPr>
      </w:pPr>
      <w:r>
        <w:rPr>
          <w:rFonts w:ascii="Roboto"/>
          <w:b/>
          <w:color w:val="0D0D0D"/>
          <w:sz w:val="48"/>
        </w:rPr>
        <w:t xml:space="preserve">     </w:t>
      </w:r>
      <w:proofErr w:type="spellStart"/>
      <w:r w:rsidR="009F6523">
        <w:rPr>
          <w:rFonts w:ascii="Roboto"/>
          <w:b/>
          <w:color w:val="0D0D0D"/>
          <w:sz w:val="48"/>
        </w:rPr>
        <w:t>Nalaiya</w:t>
      </w:r>
      <w:proofErr w:type="spellEnd"/>
      <w:r w:rsidR="009F6523">
        <w:rPr>
          <w:rFonts w:ascii="Roboto"/>
          <w:b/>
          <w:color w:val="0D0D0D"/>
          <w:sz w:val="48"/>
        </w:rPr>
        <w:t xml:space="preserve"> </w:t>
      </w:r>
      <w:proofErr w:type="spellStart"/>
      <w:r>
        <w:rPr>
          <w:rFonts w:ascii="Roboto"/>
          <w:b/>
          <w:color w:val="0D0D0D"/>
          <w:sz w:val="48"/>
        </w:rPr>
        <w:t>Thiran</w:t>
      </w:r>
      <w:proofErr w:type="spellEnd"/>
      <w:r>
        <w:rPr>
          <w:rFonts w:ascii="Roboto"/>
          <w:b/>
          <w:color w:val="0D0D0D"/>
          <w:sz w:val="48"/>
        </w:rPr>
        <w:t xml:space="preserve"> Project Report</w:t>
      </w:r>
    </w:p>
    <w:p w14:paraId="1A49B34E" w14:textId="08237F16" w:rsidR="009F6523" w:rsidRDefault="00D40982" w:rsidP="00D40982">
      <w:pPr>
        <w:tabs>
          <w:tab w:val="left" w:pos="4710"/>
          <w:tab w:val="left" w:pos="5849"/>
        </w:tabs>
        <w:spacing w:before="94" w:line="237" w:lineRule="auto"/>
        <w:ind w:left="959" w:right="1388"/>
        <w:rPr>
          <w:rFonts w:ascii="Roboto"/>
          <w:b/>
          <w:sz w:val="48"/>
        </w:rPr>
      </w:pPr>
      <w:r>
        <w:rPr>
          <w:rFonts w:ascii="Roboto"/>
          <w:b/>
          <w:color w:val="0D0D0D"/>
          <w:sz w:val="48"/>
        </w:rPr>
        <w:t xml:space="preserve">                  </w:t>
      </w:r>
      <w:r w:rsidR="009F6523">
        <w:rPr>
          <w:rFonts w:ascii="Roboto"/>
          <w:b/>
          <w:color w:val="0D0D0D"/>
          <w:sz w:val="48"/>
        </w:rPr>
        <w:t>Submitted By</w:t>
      </w:r>
    </w:p>
    <w:p w14:paraId="2460A653" w14:textId="77777777" w:rsidR="00B9738E" w:rsidRDefault="00B9738E" w:rsidP="0016194A">
      <w:pPr>
        <w:pStyle w:val="BodyText"/>
        <w:jc w:val="center"/>
        <w:rPr>
          <w:rFonts w:ascii="Roboto"/>
          <w:b/>
          <w:sz w:val="56"/>
        </w:rPr>
      </w:pPr>
    </w:p>
    <w:p w14:paraId="2AD98A5B" w14:textId="77777777" w:rsidR="00B9738E" w:rsidRDefault="00B9738E" w:rsidP="0016194A">
      <w:pPr>
        <w:pStyle w:val="BodyText"/>
        <w:spacing w:before="2"/>
        <w:jc w:val="center"/>
        <w:rPr>
          <w:rFonts w:ascii="Roboto"/>
          <w:b/>
          <w:sz w:val="64"/>
        </w:rPr>
      </w:pPr>
    </w:p>
    <w:p w14:paraId="769D947B" w14:textId="77FF18A6" w:rsidR="00B9738E" w:rsidRDefault="00592588">
      <w:pPr>
        <w:ind w:left="859" w:right="898"/>
        <w:jc w:val="center"/>
        <w:rPr>
          <w:b/>
          <w:sz w:val="32"/>
        </w:rPr>
      </w:pPr>
      <w:r>
        <w:rPr>
          <w:b/>
          <w:sz w:val="32"/>
        </w:rPr>
        <w:t>TEAM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ID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>-</w:t>
      </w:r>
      <w:r>
        <w:rPr>
          <w:spacing w:val="-6"/>
          <w:sz w:val="32"/>
        </w:rPr>
        <w:t xml:space="preserve"> </w:t>
      </w:r>
      <w:r w:rsidR="008154F7" w:rsidRPr="008154F7">
        <w:rPr>
          <w:b/>
          <w:sz w:val="32"/>
        </w:rPr>
        <w:t>PNT2022TMID45510</w:t>
      </w:r>
    </w:p>
    <w:p w14:paraId="16562135" w14:textId="77777777" w:rsidR="00B9738E" w:rsidRDefault="00B9738E">
      <w:pPr>
        <w:pStyle w:val="BodyText"/>
        <w:rPr>
          <w:b/>
          <w:sz w:val="20"/>
        </w:rPr>
      </w:pPr>
    </w:p>
    <w:tbl>
      <w:tblPr>
        <w:tblpPr w:leftFromText="180" w:rightFromText="180" w:vertAnchor="text" w:horzAnchor="margin" w:tblpXSpec="center" w:tblpY="164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5"/>
        <w:gridCol w:w="4005"/>
        <w:gridCol w:w="4410"/>
      </w:tblGrid>
      <w:tr w:rsidR="00D40982" w14:paraId="23A6D3EA" w14:textId="77777777" w:rsidTr="00D40982">
        <w:trPr>
          <w:trHeight w:val="419"/>
        </w:trPr>
        <w:tc>
          <w:tcPr>
            <w:tcW w:w="885" w:type="dxa"/>
          </w:tcPr>
          <w:p w14:paraId="3959B8B6" w14:textId="77777777" w:rsidR="00D40982" w:rsidRDefault="00D40982" w:rsidP="00D40982">
            <w:pPr>
              <w:pStyle w:val="TableParagraph"/>
              <w:spacing w:line="262" w:lineRule="exact"/>
              <w:ind w:left="97"/>
              <w:rPr>
                <w:sz w:val="24"/>
              </w:rPr>
            </w:pPr>
            <w:proofErr w:type="spellStart"/>
            <w:r>
              <w:rPr>
                <w:sz w:val="24"/>
              </w:rPr>
              <w:t>S.No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4005" w:type="dxa"/>
          </w:tcPr>
          <w:p w14:paraId="420FFCFA" w14:textId="77777777" w:rsidR="00D40982" w:rsidRDefault="00D40982" w:rsidP="00D40982">
            <w:pPr>
              <w:pStyle w:val="TableParagraph"/>
              <w:spacing w:line="262" w:lineRule="exact"/>
              <w:ind w:left="97"/>
              <w:rPr>
                <w:sz w:val="24"/>
              </w:rPr>
            </w:pPr>
            <w:r>
              <w:rPr>
                <w:sz w:val="24"/>
              </w:rPr>
              <w:t>TEAM MEMBERS</w:t>
            </w:r>
          </w:p>
        </w:tc>
        <w:tc>
          <w:tcPr>
            <w:tcW w:w="4410" w:type="dxa"/>
          </w:tcPr>
          <w:p w14:paraId="7A68DB02" w14:textId="77777777" w:rsidR="00D40982" w:rsidRDefault="00D40982" w:rsidP="00D40982">
            <w:pPr>
              <w:pStyle w:val="TableParagraph"/>
              <w:spacing w:line="262" w:lineRule="exact"/>
              <w:ind w:left="97"/>
              <w:rPr>
                <w:sz w:val="24"/>
              </w:rPr>
            </w:pPr>
            <w:r>
              <w:rPr>
                <w:sz w:val="24"/>
              </w:rPr>
              <w:t>REGISTER NUMBER</w:t>
            </w:r>
          </w:p>
        </w:tc>
      </w:tr>
      <w:tr w:rsidR="00D40982" w14:paraId="5D909985" w14:textId="77777777" w:rsidTr="00D40982">
        <w:trPr>
          <w:trHeight w:val="374"/>
        </w:trPr>
        <w:tc>
          <w:tcPr>
            <w:tcW w:w="885" w:type="dxa"/>
          </w:tcPr>
          <w:p w14:paraId="521C78F8" w14:textId="77777777" w:rsidR="00D40982" w:rsidRDefault="00D40982" w:rsidP="00D40982">
            <w:pPr>
              <w:pStyle w:val="TableParagraph"/>
              <w:spacing w:line="243" w:lineRule="exact"/>
              <w:ind w:left="97"/>
            </w:pPr>
            <w:r>
              <w:t>1</w:t>
            </w:r>
          </w:p>
        </w:tc>
        <w:tc>
          <w:tcPr>
            <w:tcW w:w="4005" w:type="dxa"/>
          </w:tcPr>
          <w:p w14:paraId="2959AE71" w14:textId="77777777" w:rsidR="00D40982" w:rsidRDefault="00D40982" w:rsidP="00D40982">
            <w:pPr>
              <w:pStyle w:val="TableParagraph"/>
              <w:spacing w:line="243" w:lineRule="exact"/>
              <w:ind w:left="97"/>
            </w:pPr>
            <w:r>
              <w:rPr>
                <w:spacing w:val="-2"/>
              </w:rPr>
              <w:t>VISHNU N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(TL)</w:t>
            </w:r>
          </w:p>
        </w:tc>
        <w:tc>
          <w:tcPr>
            <w:tcW w:w="4410" w:type="dxa"/>
          </w:tcPr>
          <w:p w14:paraId="7085F18D" w14:textId="77777777" w:rsidR="00D40982" w:rsidRDefault="00D40982" w:rsidP="00D40982">
            <w:pPr>
              <w:pStyle w:val="TableParagraph"/>
              <w:spacing w:line="243" w:lineRule="exact"/>
              <w:ind w:left="152"/>
            </w:pPr>
            <w:r>
              <w:t>812619205024</w:t>
            </w:r>
          </w:p>
        </w:tc>
      </w:tr>
      <w:tr w:rsidR="00D40982" w14:paraId="3C75D8BD" w14:textId="77777777" w:rsidTr="00D40982">
        <w:trPr>
          <w:trHeight w:val="374"/>
        </w:trPr>
        <w:tc>
          <w:tcPr>
            <w:tcW w:w="885" w:type="dxa"/>
          </w:tcPr>
          <w:p w14:paraId="0F5E615B" w14:textId="77777777" w:rsidR="00D40982" w:rsidRDefault="00D40982" w:rsidP="00D40982">
            <w:pPr>
              <w:pStyle w:val="TableParagraph"/>
              <w:spacing w:line="243" w:lineRule="exact"/>
              <w:ind w:left="97"/>
            </w:pPr>
            <w:r>
              <w:t>2</w:t>
            </w:r>
          </w:p>
        </w:tc>
        <w:tc>
          <w:tcPr>
            <w:tcW w:w="4005" w:type="dxa"/>
          </w:tcPr>
          <w:p w14:paraId="32C991F6" w14:textId="77777777" w:rsidR="00D40982" w:rsidRDefault="00D40982" w:rsidP="00D40982">
            <w:pPr>
              <w:pStyle w:val="TableParagraph"/>
              <w:spacing w:line="243" w:lineRule="exact"/>
              <w:ind w:left="97"/>
            </w:pPr>
            <w:r>
              <w:t>RIYAS AHAMED M</w:t>
            </w:r>
          </w:p>
        </w:tc>
        <w:tc>
          <w:tcPr>
            <w:tcW w:w="4410" w:type="dxa"/>
          </w:tcPr>
          <w:p w14:paraId="79F16327" w14:textId="77777777" w:rsidR="00D40982" w:rsidRDefault="00D40982" w:rsidP="00D40982">
            <w:pPr>
              <w:pStyle w:val="TableParagraph"/>
              <w:spacing w:line="243" w:lineRule="exact"/>
              <w:ind w:left="152"/>
            </w:pPr>
            <w:r>
              <w:t>812619205019</w:t>
            </w:r>
          </w:p>
        </w:tc>
      </w:tr>
      <w:tr w:rsidR="00D40982" w14:paraId="22DAFD62" w14:textId="77777777" w:rsidTr="003B7EF6">
        <w:trPr>
          <w:trHeight w:val="335"/>
        </w:trPr>
        <w:tc>
          <w:tcPr>
            <w:tcW w:w="885" w:type="dxa"/>
          </w:tcPr>
          <w:p w14:paraId="10089105" w14:textId="77777777" w:rsidR="00D40982" w:rsidRDefault="00D40982" w:rsidP="00D40982">
            <w:pPr>
              <w:pStyle w:val="TableParagraph"/>
              <w:spacing w:line="243" w:lineRule="exact"/>
              <w:ind w:left="97"/>
            </w:pPr>
            <w:r>
              <w:t>3</w:t>
            </w:r>
          </w:p>
        </w:tc>
        <w:tc>
          <w:tcPr>
            <w:tcW w:w="4005" w:type="dxa"/>
          </w:tcPr>
          <w:p w14:paraId="33B035CC" w14:textId="77777777" w:rsidR="00D40982" w:rsidRDefault="00D40982" w:rsidP="00D40982">
            <w:pPr>
              <w:pStyle w:val="TableParagraph"/>
              <w:spacing w:line="243" w:lineRule="exact"/>
              <w:ind w:left="97"/>
            </w:pPr>
            <w:r>
              <w:t>LAYONAL JENISTON</w:t>
            </w:r>
            <w:r>
              <w:rPr>
                <w:spacing w:val="-5"/>
              </w:rPr>
              <w:t xml:space="preserve"> </w:t>
            </w:r>
            <w:r>
              <w:t>J</w:t>
            </w:r>
          </w:p>
        </w:tc>
        <w:tc>
          <w:tcPr>
            <w:tcW w:w="4410" w:type="dxa"/>
          </w:tcPr>
          <w:p w14:paraId="0A0CA9CE" w14:textId="43D19702" w:rsidR="00D40982" w:rsidRDefault="00D40982" w:rsidP="00D40982">
            <w:pPr>
              <w:pStyle w:val="TableParagraph"/>
              <w:spacing w:line="243" w:lineRule="exact"/>
              <w:ind w:left="152"/>
            </w:pPr>
            <w:r>
              <w:t>81261920501</w:t>
            </w:r>
            <w:r w:rsidR="003B7EF6">
              <w:t>2</w:t>
            </w:r>
          </w:p>
        </w:tc>
      </w:tr>
      <w:tr w:rsidR="00D40982" w14:paraId="597D8BE6" w14:textId="77777777" w:rsidTr="00D40982">
        <w:trPr>
          <w:trHeight w:val="374"/>
        </w:trPr>
        <w:tc>
          <w:tcPr>
            <w:tcW w:w="885" w:type="dxa"/>
          </w:tcPr>
          <w:p w14:paraId="46375F42" w14:textId="77777777" w:rsidR="00D40982" w:rsidRDefault="00D40982" w:rsidP="00D40982">
            <w:pPr>
              <w:pStyle w:val="TableParagraph"/>
              <w:spacing w:line="243" w:lineRule="exact"/>
              <w:ind w:left="97"/>
            </w:pPr>
            <w:r>
              <w:t>4</w:t>
            </w:r>
          </w:p>
        </w:tc>
        <w:tc>
          <w:tcPr>
            <w:tcW w:w="4005" w:type="dxa"/>
          </w:tcPr>
          <w:p w14:paraId="554E4BD4" w14:textId="77777777" w:rsidR="00D40982" w:rsidRDefault="00D40982" w:rsidP="00D40982">
            <w:pPr>
              <w:pStyle w:val="TableParagraph"/>
              <w:spacing w:line="243" w:lineRule="exact"/>
              <w:ind w:left="97"/>
            </w:pPr>
            <w:r>
              <w:rPr>
                <w:spacing w:val="-1"/>
              </w:rPr>
              <w:t>VAISHNAVI</w:t>
            </w:r>
            <w:r>
              <w:rPr>
                <w:spacing w:val="-13"/>
              </w:rPr>
              <w:t xml:space="preserve"> </w:t>
            </w:r>
            <w:r>
              <w:t>R</w:t>
            </w:r>
          </w:p>
        </w:tc>
        <w:tc>
          <w:tcPr>
            <w:tcW w:w="4410" w:type="dxa"/>
          </w:tcPr>
          <w:p w14:paraId="37BFF096" w14:textId="40C33D4A" w:rsidR="00D40982" w:rsidRDefault="00D40982" w:rsidP="00D40982">
            <w:pPr>
              <w:pStyle w:val="TableParagraph"/>
              <w:spacing w:line="243" w:lineRule="exact"/>
              <w:ind w:left="152"/>
            </w:pPr>
            <w:r>
              <w:t>812619205</w:t>
            </w:r>
            <w:r w:rsidR="003B7EF6">
              <w:t>023</w:t>
            </w:r>
          </w:p>
        </w:tc>
      </w:tr>
    </w:tbl>
    <w:p w14:paraId="01449EBD" w14:textId="77777777" w:rsidR="00B9738E" w:rsidRDefault="00B9738E">
      <w:pPr>
        <w:pStyle w:val="BodyText"/>
        <w:rPr>
          <w:b/>
          <w:sz w:val="20"/>
        </w:rPr>
      </w:pPr>
    </w:p>
    <w:p w14:paraId="408A59C7" w14:textId="77777777" w:rsidR="00B9738E" w:rsidRDefault="00B9738E">
      <w:pPr>
        <w:pStyle w:val="BodyText"/>
        <w:rPr>
          <w:b/>
          <w:sz w:val="20"/>
        </w:rPr>
      </w:pPr>
    </w:p>
    <w:p w14:paraId="16A30C13" w14:textId="77777777" w:rsidR="00B9738E" w:rsidRDefault="00B9738E">
      <w:pPr>
        <w:pStyle w:val="BodyText"/>
        <w:rPr>
          <w:b/>
          <w:sz w:val="20"/>
        </w:rPr>
      </w:pPr>
    </w:p>
    <w:p w14:paraId="0812FF9C" w14:textId="77777777" w:rsidR="00B9738E" w:rsidRDefault="00B9738E">
      <w:pPr>
        <w:pStyle w:val="BodyText"/>
        <w:rPr>
          <w:b/>
          <w:sz w:val="20"/>
        </w:rPr>
      </w:pPr>
    </w:p>
    <w:p w14:paraId="5BE4BAD1" w14:textId="77777777" w:rsidR="00B9738E" w:rsidRDefault="00B9738E">
      <w:pPr>
        <w:pStyle w:val="BodyText"/>
        <w:rPr>
          <w:b/>
          <w:sz w:val="20"/>
        </w:rPr>
      </w:pPr>
    </w:p>
    <w:p w14:paraId="70DFD823" w14:textId="77777777" w:rsidR="00B9738E" w:rsidRDefault="00B9738E">
      <w:pPr>
        <w:pStyle w:val="BodyText"/>
        <w:rPr>
          <w:b/>
          <w:sz w:val="20"/>
        </w:rPr>
      </w:pPr>
    </w:p>
    <w:p w14:paraId="5673AC5A" w14:textId="77777777" w:rsidR="00B9738E" w:rsidRDefault="00B9738E">
      <w:pPr>
        <w:pStyle w:val="BodyText"/>
        <w:rPr>
          <w:b/>
          <w:sz w:val="20"/>
        </w:rPr>
      </w:pPr>
    </w:p>
    <w:p w14:paraId="2EA7D96E" w14:textId="77777777" w:rsidR="00B9738E" w:rsidRDefault="00B9738E">
      <w:pPr>
        <w:pStyle w:val="BodyText"/>
        <w:rPr>
          <w:b/>
          <w:sz w:val="20"/>
        </w:rPr>
      </w:pPr>
    </w:p>
    <w:p w14:paraId="784D178A" w14:textId="77777777" w:rsidR="00B9738E" w:rsidRDefault="00B9738E">
      <w:pPr>
        <w:pStyle w:val="BodyText"/>
        <w:spacing w:before="4"/>
        <w:rPr>
          <w:b/>
          <w:sz w:val="21"/>
        </w:rPr>
      </w:pPr>
    </w:p>
    <w:p w14:paraId="7DFC28B0" w14:textId="77777777" w:rsidR="001E6BC2" w:rsidRDefault="001E6BC2">
      <w:pPr>
        <w:spacing w:line="243" w:lineRule="exact"/>
      </w:pPr>
    </w:p>
    <w:p w14:paraId="00A9C11F" w14:textId="59CEEE88" w:rsidR="00E84AD3" w:rsidRDefault="00D40982">
      <w:pPr>
        <w:spacing w:line="243" w:lineRule="exact"/>
      </w:pPr>
      <w:r>
        <w:t xml:space="preserve">  </w:t>
      </w:r>
      <w:r>
        <w:tab/>
      </w:r>
      <w:r>
        <w:tab/>
      </w:r>
      <w:r>
        <w:tab/>
      </w:r>
      <w:r>
        <w:tab/>
        <w:t xml:space="preserve">In Partial fulfilment for the award of the </w:t>
      </w:r>
    </w:p>
    <w:p w14:paraId="72A1C4A6" w14:textId="453F8D4F" w:rsidR="00D40982" w:rsidRPr="00D40982" w:rsidRDefault="00D40982">
      <w:pPr>
        <w:spacing w:line="243" w:lineRule="exact"/>
        <w:rPr>
          <w:b/>
          <w:bCs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>Degree of</w:t>
      </w:r>
    </w:p>
    <w:p w14:paraId="7A353FC8" w14:textId="77777777" w:rsidR="00D40982" w:rsidRDefault="00D40982">
      <w:pPr>
        <w:spacing w:line="243" w:lineRule="exact"/>
        <w:rPr>
          <w:b/>
          <w:bCs/>
        </w:rPr>
      </w:pPr>
      <w:r w:rsidRPr="00D40982">
        <w:rPr>
          <w:b/>
          <w:bCs/>
        </w:rPr>
        <w:tab/>
      </w:r>
      <w:r w:rsidRPr="00D40982">
        <w:rPr>
          <w:b/>
          <w:bCs/>
        </w:rPr>
        <w:tab/>
      </w:r>
      <w:r w:rsidRPr="00D40982">
        <w:rPr>
          <w:b/>
          <w:bCs/>
        </w:rPr>
        <w:tab/>
      </w:r>
    </w:p>
    <w:p w14:paraId="321CE4AB" w14:textId="55E3FD2C" w:rsidR="00D40982" w:rsidRPr="00D40982" w:rsidRDefault="00D40982">
      <w:pPr>
        <w:spacing w:line="243" w:lineRule="exact"/>
        <w:rPr>
          <w:b/>
          <w:bCs/>
          <w:sz w:val="28"/>
          <w:szCs w:val="28"/>
        </w:rPr>
      </w:pPr>
      <w:r>
        <w:rPr>
          <w:b/>
          <w:bCs/>
        </w:rPr>
        <w:t xml:space="preserve">                               </w:t>
      </w:r>
      <w:r w:rsidRPr="00D40982">
        <w:rPr>
          <w:b/>
          <w:bCs/>
          <w:sz w:val="28"/>
          <w:szCs w:val="28"/>
        </w:rPr>
        <w:t>BACHELOR OF INFORMATION TECHNOLOGY</w:t>
      </w:r>
    </w:p>
    <w:p w14:paraId="39CDC54F" w14:textId="77777777" w:rsidR="001E6BC2" w:rsidRDefault="001E6BC2">
      <w:pPr>
        <w:spacing w:line="243" w:lineRule="exact"/>
      </w:pPr>
    </w:p>
    <w:p w14:paraId="66B2ABDC" w14:textId="77777777" w:rsidR="001E6BC2" w:rsidRDefault="001E6BC2">
      <w:pPr>
        <w:spacing w:line="243" w:lineRule="exact"/>
      </w:pPr>
    </w:p>
    <w:p w14:paraId="6CA05DDB" w14:textId="77777777" w:rsidR="001E6BC2" w:rsidRDefault="001E6BC2">
      <w:pPr>
        <w:spacing w:line="243" w:lineRule="exact"/>
      </w:pPr>
    </w:p>
    <w:p w14:paraId="57281673" w14:textId="77777777" w:rsidR="001E6BC2" w:rsidRDefault="001E6BC2">
      <w:pPr>
        <w:spacing w:line="243" w:lineRule="exact"/>
      </w:pPr>
    </w:p>
    <w:p w14:paraId="60AA5ABF" w14:textId="77777777" w:rsidR="001E6BC2" w:rsidRDefault="001E6BC2">
      <w:pPr>
        <w:spacing w:line="243" w:lineRule="exact"/>
        <w:rPr>
          <w:b/>
          <w:bCs/>
          <w:sz w:val="36"/>
          <w:szCs w:val="36"/>
        </w:rPr>
      </w:pPr>
    </w:p>
    <w:p w14:paraId="3A60FF24" w14:textId="77777777" w:rsidR="00E84AD3" w:rsidRDefault="00E84AD3">
      <w:pPr>
        <w:spacing w:line="243" w:lineRule="exact"/>
        <w:rPr>
          <w:b/>
          <w:bCs/>
          <w:sz w:val="36"/>
          <w:szCs w:val="36"/>
        </w:rPr>
      </w:pPr>
    </w:p>
    <w:p w14:paraId="324A97C2" w14:textId="7E043E8A" w:rsidR="00692F7F" w:rsidRPr="00E84AD3" w:rsidRDefault="002B7A9E" w:rsidP="00E84AD3">
      <w:pPr>
        <w:rPr>
          <w:b/>
          <w:bCs/>
          <w:sz w:val="40"/>
          <w:szCs w:val="40"/>
        </w:rPr>
      </w:pPr>
      <w:r w:rsidRPr="00E84AD3">
        <w:rPr>
          <w:b/>
          <w:bCs/>
          <w:sz w:val="40"/>
          <w:szCs w:val="40"/>
        </w:rPr>
        <w:t xml:space="preserve">M.A.M COLLEGE OF </w:t>
      </w:r>
      <w:proofErr w:type="gramStart"/>
      <w:r w:rsidRPr="00E84AD3">
        <w:rPr>
          <w:b/>
          <w:bCs/>
          <w:sz w:val="40"/>
          <w:szCs w:val="40"/>
        </w:rPr>
        <w:t xml:space="preserve">ENGINEERING </w:t>
      </w:r>
      <w:r w:rsidR="00E84AD3">
        <w:rPr>
          <w:b/>
          <w:bCs/>
          <w:sz w:val="40"/>
          <w:szCs w:val="40"/>
        </w:rPr>
        <w:t>,</w:t>
      </w:r>
      <w:proofErr w:type="gramEnd"/>
    </w:p>
    <w:p w14:paraId="477C4339" w14:textId="5C4889AB" w:rsidR="00E84AD3" w:rsidRPr="00E84AD3" w:rsidRDefault="00692F7F" w:rsidP="00E84AD3">
      <w:pPr>
        <w:rPr>
          <w:ins w:id="0" w:author="Vishnu Ram"/>
          <w:b/>
          <w:bCs/>
          <w:sz w:val="40"/>
          <w:szCs w:val="40"/>
        </w:rPr>
      </w:pPr>
      <w:r w:rsidRPr="00E84AD3">
        <w:rPr>
          <w:b/>
          <w:bCs/>
          <w:sz w:val="40"/>
          <w:szCs w:val="40"/>
        </w:rPr>
        <w:t xml:space="preserve">TRICHY-CHENNAI TRUNK </w:t>
      </w:r>
      <w:proofErr w:type="gramStart"/>
      <w:r w:rsidRPr="00E84AD3">
        <w:rPr>
          <w:b/>
          <w:bCs/>
          <w:sz w:val="40"/>
          <w:szCs w:val="40"/>
        </w:rPr>
        <w:t>ROAD ,SIRUGANUR</w:t>
      </w:r>
      <w:proofErr w:type="gramEnd"/>
      <w:ins w:id="1" w:author="Vishnu Ram">
        <w:r w:rsidR="00E84AD3" w:rsidRPr="00E84AD3">
          <w:rPr>
            <w:b/>
            <w:bCs/>
            <w:sz w:val="40"/>
            <w:szCs w:val="40"/>
          </w:rPr>
          <w:t>,</w:t>
        </w:r>
      </w:ins>
    </w:p>
    <w:p w14:paraId="1457589F" w14:textId="03BCCBB8" w:rsidR="00E84AD3" w:rsidRPr="00E84AD3" w:rsidRDefault="00E84AD3" w:rsidP="00E84AD3">
      <w:pPr>
        <w:rPr>
          <w:b/>
          <w:bCs/>
          <w:sz w:val="40"/>
          <w:szCs w:val="40"/>
        </w:rPr>
        <w:sectPr w:rsidR="00E84AD3" w:rsidRPr="00E84AD3">
          <w:type w:val="continuous"/>
          <w:pgSz w:w="12240" w:h="15840"/>
          <w:pgMar w:top="1500" w:right="440" w:bottom="280" w:left="480" w:header="720" w:footer="720" w:gutter="0"/>
          <w:cols w:space="720"/>
        </w:sectPr>
      </w:pPr>
      <w:ins w:id="2" w:author="Vishnu Ram">
        <w:r w:rsidRPr="00E84AD3">
          <w:rPr>
            <w:b/>
            <w:bCs/>
            <w:sz w:val="40"/>
            <w:szCs w:val="40"/>
          </w:rPr>
          <w:t>TRICHIRAPPALI 612 105</w:t>
        </w:r>
      </w:ins>
    </w:p>
    <w:p w14:paraId="75EF8035" w14:textId="77777777" w:rsidR="00B9738E" w:rsidRDefault="00B9738E">
      <w:pPr>
        <w:pStyle w:val="BodyText"/>
        <w:rPr>
          <w:b/>
          <w:sz w:val="20"/>
        </w:rPr>
      </w:pPr>
    </w:p>
    <w:p w14:paraId="00167728" w14:textId="77777777" w:rsidR="00B9738E" w:rsidRDefault="00B9738E">
      <w:pPr>
        <w:pStyle w:val="BodyText"/>
        <w:rPr>
          <w:b/>
          <w:sz w:val="20"/>
        </w:rPr>
      </w:pPr>
    </w:p>
    <w:p w14:paraId="78E5DD6B" w14:textId="77777777" w:rsidR="00B9738E" w:rsidRDefault="00B9738E">
      <w:pPr>
        <w:pStyle w:val="BodyText"/>
        <w:rPr>
          <w:b/>
          <w:sz w:val="20"/>
        </w:rPr>
      </w:pPr>
    </w:p>
    <w:p w14:paraId="256C524D" w14:textId="77777777" w:rsidR="00B9738E" w:rsidRDefault="00B9738E">
      <w:pPr>
        <w:pStyle w:val="BodyText"/>
        <w:spacing w:before="2"/>
        <w:rPr>
          <w:b/>
          <w:sz w:val="10"/>
        </w:rPr>
      </w:pPr>
    </w:p>
    <w:p w14:paraId="6D322A74" w14:textId="77777777" w:rsidR="00B9738E" w:rsidRDefault="00592588" w:rsidP="008154F7">
      <w:pPr>
        <w:pStyle w:val="BodyText"/>
        <w:ind w:left="1661"/>
        <w:rPr>
          <w:sz w:val="20"/>
        </w:rPr>
      </w:pPr>
      <w:r>
        <w:rPr>
          <w:noProof/>
          <w:sz w:val="20"/>
        </w:rPr>
        <w:drawing>
          <wp:inline distT="0" distB="0" distL="0" distR="0" wp14:anchorId="08CBCD04" wp14:editId="0D84D79E">
            <wp:extent cx="4471393" cy="6497097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1393" cy="649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E160" w14:textId="77777777" w:rsidR="008154F7" w:rsidRDefault="008154F7" w:rsidP="008154F7">
      <w:pPr>
        <w:pStyle w:val="BodyText"/>
        <w:ind w:left="1661"/>
        <w:rPr>
          <w:sz w:val="20"/>
        </w:rPr>
      </w:pPr>
    </w:p>
    <w:p w14:paraId="631370C4" w14:textId="77777777" w:rsidR="008154F7" w:rsidRDefault="008154F7" w:rsidP="008154F7">
      <w:pPr>
        <w:pStyle w:val="BodyText"/>
        <w:ind w:left="1661"/>
        <w:rPr>
          <w:sz w:val="20"/>
        </w:rPr>
      </w:pPr>
    </w:p>
    <w:p w14:paraId="7532359C" w14:textId="77777777" w:rsidR="008154F7" w:rsidRDefault="008154F7" w:rsidP="008154F7">
      <w:pPr>
        <w:pStyle w:val="BodyText"/>
        <w:ind w:left="1661"/>
        <w:rPr>
          <w:sz w:val="20"/>
        </w:rPr>
      </w:pPr>
    </w:p>
    <w:p w14:paraId="7B96FE1F" w14:textId="77777777" w:rsidR="008154F7" w:rsidRDefault="008154F7" w:rsidP="008154F7">
      <w:pPr>
        <w:pStyle w:val="BodyText"/>
        <w:ind w:left="1661"/>
        <w:rPr>
          <w:sz w:val="20"/>
        </w:rPr>
      </w:pPr>
    </w:p>
    <w:p w14:paraId="14A01FFA" w14:textId="77777777" w:rsidR="008154F7" w:rsidRDefault="008154F7" w:rsidP="008154F7">
      <w:pPr>
        <w:pStyle w:val="BodyText"/>
        <w:ind w:left="1661"/>
        <w:rPr>
          <w:sz w:val="20"/>
        </w:rPr>
      </w:pPr>
    </w:p>
    <w:p w14:paraId="79E65A3C" w14:textId="77777777" w:rsidR="008154F7" w:rsidRDefault="008154F7" w:rsidP="008154F7">
      <w:pPr>
        <w:pStyle w:val="BodyText"/>
        <w:ind w:left="1661"/>
        <w:rPr>
          <w:sz w:val="20"/>
        </w:rPr>
      </w:pPr>
    </w:p>
    <w:p w14:paraId="1E3E4D84" w14:textId="77777777" w:rsidR="008154F7" w:rsidRDefault="008154F7" w:rsidP="008154F7">
      <w:pPr>
        <w:pStyle w:val="BodyText"/>
        <w:ind w:left="1661"/>
        <w:rPr>
          <w:sz w:val="20"/>
        </w:rPr>
      </w:pPr>
    </w:p>
    <w:p w14:paraId="7B4276DC" w14:textId="77777777" w:rsidR="008154F7" w:rsidRDefault="008154F7" w:rsidP="008154F7">
      <w:pPr>
        <w:pStyle w:val="BodyText"/>
        <w:ind w:left="1661"/>
        <w:rPr>
          <w:sz w:val="20"/>
        </w:rPr>
      </w:pPr>
    </w:p>
    <w:p w14:paraId="2E744BB9" w14:textId="77777777" w:rsidR="008154F7" w:rsidRDefault="008154F7" w:rsidP="008154F7">
      <w:pPr>
        <w:pStyle w:val="BodyText"/>
        <w:ind w:left="1661"/>
        <w:rPr>
          <w:sz w:val="20"/>
        </w:rPr>
      </w:pPr>
    </w:p>
    <w:p w14:paraId="462CA079" w14:textId="77777777" w:rsidR="008154F7" w:rsidRDefault="008154F7" w:rsidP="008154F7">
      <w:pPr>
        <w:pStyle w:val="BodyText"/>
        <w:ind w:left="1661"/>
        <w:rPr>
          <w:sz w:val="20"/>
        </w:rPr>
      </w:pPr>
    </w:p>
    <w:p w14:paraId="7B847F82" w14:textId="77777777" w:rsidR="008154F7" w:rsidRDefault="008154F7" w:rsidP="008154F7">
      <w:pPr>
        <w:pStyle w:val="BodyText"/>
        <w:ind w:left="1661"/>
        <w:rPr>
          <w:sz w:val="20"/>
        </w:rPr>
      </w:pPr>
    </w:p>
    <w:p w14:paraId="55DCD4F2" w14:textId="77777777" w:rsidR="008154F7" w:rsidRDefault="008154F7" w:rsidP="008154F7">
      <w:pPr>
        <w:pStyle w:val="BodyText"/>
        <w:ind w:left="1661"/>
        <w:rPr>
          <w:sz w:val="20"/>
        </w:rPr>
      </w:pPr>
    </w:p>
    <w:p w14:paraId="66F1168A" w14:textId="1BBBFB25" w:rsidR="008154F7" w:rsidRDefault="008154F7" w:rsidP="008154F7">
      <w:pPr>
        <w:pStyle w:val="Heading1"/>
        <w:spacing w:before="394"/>
        <w:ind w:left="0" w:right="180"/>
        <w:jc w:val="left"/>
      </w:pPr>
      <w:r>
        <w:lastRenderedPageBreak/>
        <w:t xml:space="preserve">     INTRODUCTION</w:t>
      </w:r>
    </w:p>
    <w:p w14:paraId="6D463FA3" w14:textId="77777777" w:rsidR="00B9738E" w:rsidRDefault="00B9738E">
      <w:pPr>
        <w:pStyle w:val="BodyText"/>
        <w:spacing w:before="8"/>
        <w:rPr>
          <w:b/>
        </w:rPr>
      </w:pPr>
    </w:p>
    <w:p w14:paraId="3B04397D" w14:textId="3C322EF6" w:rsidR="00B9738E" w:rsidRDefault="00BD4F51">
      <w:pPr>
        <w:pStyle w:val="BodyText"/>
        <w:ind w:left="91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C506E9D" wp14:editId="4FF66FF7">
                <wp:extent cx="5943600" cy="428625"/>
                <wp:effectExtent l="8890" t="1270" r="635" b="8255"/>
                <wp:docPr id="126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428625"/>
                        </a:xfrm>
                        <a:prstGeom prst="rect">
                          <a:avLst/>
                        </a:prstGeom>
                        <a:solidFill>
                          <a:srgbClr val="CFD0D9"/>
                        </a:solidFill>
                        <a:ln w="9525">
                          <a:solidFill>
                            <a:srgbClr val="00000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3FC42" w14:textId="77777777" w:rsidR="00B9738E" w:rsidRDefault="00592588">
                            <w:pPr>
                              <w:spacing w:before="124"/>
                              <w:ind w:left="141"/>
                              <w:rPr>
                                <w:rFonts w:ascii="Roboto Lt"/>
                                <w:sz w:val="28"/>
                              </w:rPr>
                            </w:pP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1.1</w:t>
                            </w:r>
                            <w:r>
                              <w:rPr>
                                <w:rFonts w:ascii="Roboto Lt"/>
                                <w:spacing w:val="-6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Pro</w:t>
                            </w:r>
                            <w:r>
                              <w:rPr>
                                <w:rFonts w:ascii="Roboto Lt"/>
                                <w:sz w:val="28"/>
                              </w:rPr>
                              <w:t>j</w:t>
                            </w: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ect</w:t>
                            </w:r>
                            <w:r>
                              <w:rPr>
                                <w:rFonts w:ascii="Roboto Lt"/>
                                <w:spacing w:val="-6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Overview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C506E9D" id="_x0000_t202" coordsize="21600,21600" o:spt="202" path="m,l,21600r21600,l21600,xe">
                <v:stroke joinstyle="miter"/>
                <v:path gradientshapeok="t" o:connecttype="rect"/>
              </v:shapetype>
              <v:shape id="Text Box 102" o:spid="_x0000_s1026" type="#_x0000_t202" style="width:468pt;height:3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" fillcolor="#cfd0d9">
                <v:stroke dashstyle="3 1"/>
                <v:textbox inset="0,0,0,0">
                  <w:txbxContent>
                    <w:p w14:paraId="2153FC42" w14:textId="77777777" w:rsidR="00B9738E" w:rsidRDefault="00592588">
                      <w:pPr>
                        <w:spacing w:before="124"/>
                        <w:ind w:left="141"/>
                        <w:rPr>
                          <w:rFonts w:ascii="Roboto Lt"/>
                          <w:sz w:val="28"/>
                        </w:rPr>
                      </w:pPr>
                      <w:r>
                        <w:rPr>
                          <w:rFonts w:ascii="Roboto Lt"/>
                          <w:sz w:val="28"/>
                          <w:u w:val="single"/>
                        </w:rPr>
                        <w:t>1.1</w:t>
                      </w:r>
                      <w:r>
                        <w:rPr>
                          <w:rFonts w:ascii="Roboto Lt"/>
                          <w:spacing w:val="-6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/>
                          <w:sz w:val="28"/>
                          <w:u w:val="single"/>
                        </w:rPr>
                        <w:t>Pro</w:t>
                      </w:r>
                      <w:r>
                        <w:rPr>
                          <w:rFonts w:ascii="Roboto Lt"/>
                          <w:sz w:val="28"/>
                        </w:rPr>
                        <w:t>j</w:t>
                      </w:r>
                      <w:r>
                        <w:rPr>
                          <w:rFonts w:ascii="Roboto Lt"/>
                          <w:sz w:val="28"/>
                          <w:u w:val="single"/>
                        </w:rPr>
                        <w:t>ect</w:t>
                      </w:r>
                      <w:r>
                        <w:rPr>
                          <w:rFonts w:ascii="Roboto Lt"/>
                          <w:spacing w:val="-6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/>
                          <w:sz w:val="28"/>
                          <w:u w:val="single"/>
                        </w:rPr>
                        <w:t>Overview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C1E5231" w14:textId="77777777" w:rsidR="00B9738E" w:rsidRDefault="00B9738E">
      <w:pPr>
        <w:pStyle w:val="BodyText"/>
        <w:spacing w:before="6"/>
        <w:rPr>
          <w:b/>
          <w:sz w:val="20"/>
        </w:rPr>
      </w:pPr>
    </w:p>
    <w:p w14:paraId="2243FD37" w14:textId="77777777" w:rsidR="00B9738E" w:rsidRDefault="00592588">
      <w:pPr>
        <w:pStyle w:val="BodyText"/>
        <w:spacing w:before="90" w:line="300" w:lineRule="auto"/>
        <w:ind w:left="959" w:right="985" w:firstLine="1260"/>
        <w:jc w:val="both"/>
      </w:pPr>
      <w:r>
        <w:t>The goal of this project was to build a neural network able to classify which letter of</w:t>
      </w:r>
      <w:r>
        <w:rPr>
          <w:spacing w:val="-57"/>
        </w:rPr>
        <w:t xml:space="preserve"> </w:t>
      </w:r>
      <w:r>
        <w:t xml:space="preserve">the American Sign </w:t>
      </w:r>
      <w:proofErr w:type="gramStart"/>
      <w:r>
        <w:t>Language(</w:t>
      </w:r>
      <w:proofErr w:type="gramEnd"/>
      <w:r>
        <w:t xml:space="preserve">ASL) alphabet is being signed, given an </w:t>
      </w:r>
      <w:r>
        <w:t>image of a signing hand.</w:t>
      </w:r>
      <w:r>
        <w:rPr>
          <w:spacing w:val="1"/>
        </w:rPr>
        <w:t xml:space="preserve"> </w:t>
      </w:r>
      <w:r>
        <w:t>This project is a first step towards building a possible sign language translator, which can take</w:t>
      </w:r>
      <w:r>
        <w:rPr>
          <w:spacing w:val="1"/>
        </w:rPr>
        <w:t xml:space="preserve"> </w:t>
      </w:r>
      <w:r>
        <w:t>communications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sign language and translate them into written and oral language. Such a</w:t>
      </w:r>
      <w:r>
        <w:rPr>
          <w:spacing w:val="1"/>
        </w:rPr>
        <w:t xml:space="preserve"> </w:t>
      </w:r>
      <w:r>
        <w:t xml:space="preserve">translator would greatly lower the barrier </w:t>
      </w:r>
      <w:r>
        <w:t>for many deaf and mute individuals to be able to better</w:t>
      </w:r>
      <w:r>
        <w:rPr>
          <w:spacing w:val="1"/>
        </w:rPr>
        <w:t xml:space="preserve"> </w:t>
      </w:r>
      <w:r>
        <w:t>communicate with</w:t>
      </w:r>
      <w:r>
        <w:rPr>
          <w:spacing w:val="-1"/>
        </w:rPr>
        <w:t xml:space="preserve"> </w:t>
      </w:r>
      <w:r>
        <w:t>others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gramStart"/>
      <w:r>
        <w:t>day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day</w:t>
      </w:r>
      <w:proofErr w:type="gramEnd"/>
      <w:r>
        <w:rPr>
          <w:spacing w:val="-1"/>
        </w:rPr>
        <w:t xml:space="preserve"> </w:t>
      </w:r>
      <w:r>
        <w:t>interactions.</w:t>
      </w:r>
    </w:p>
    <w:p w14:paraId="2555F189" w14:textId="77777777" w:rsidR="00B9738E" w:rsidRDefault="00B9738E">
      <w:pPr>
        <w:pStyle w:val="BodyText"/>
        <w:rPr>
          <w:sz w:val="26"/>
        </w:rPr>
      </w:pPr>
    </w:p>
    <w:p w14:paraId="6D1FE457" w14:textId="77777777" w:rsidR="00B9738E" w:rsidRDefault="00B9738E">
      <w:pPr>
        <w:pStyle w:val="BodyText"/>
        <w:rPr>
          <w:sz w:val="34"/>
        </w:rPr>
      </w:pPr>
    </w:p>
    <w:p w14:paraId="7B87DA0F" w14:textId="77777777" w:rsidR="00B9738E" w:rsidRDefault="00592588">
      <w:pPr>
        <w:pStyle w:val="BodyText"/>
        <w:spacing w:line="300" w:lineRule="auto"/>
        <w:ind w:left="959" w:right="986" w:firstLine="1200"/>
        <w:jc w:val="both"/>
      </w:pPr>
      <w:r>
        <w:t>This goal is further motivated by the isolation that is felt within the deaf community.</w:t>
      </w:r>
      <w:r>
        <w:rPr>
          <w:spacing w:val="-57"/>
        </w:rPr>
        <w:t xml:space="preserve"> </w:t>
      </w:r>
      <w:r>
        <w:t>Loneliness and depression exists in higher rates among the</w:t>
      </w:r>
      <w:r>
        <w:t xml:space="preserve"> deaf population, especially when they</w:t>
      </w:r>
      <w:r>
        <w:rPr>
          <w:spacing w:val="-57"/>
        </w:rPr>
        <w:t xml:space="preserve"> </w:t>
      </w:r>
      <w:r>
        <w:t xml:space="preserve">are immersed in a hearing </w:t>
      </w:r>
      <w:proofErr w:type="gramStart"/>
      <w:r>
        <w:t>world .</w:t>
      </w:r>
      <w:proofErr w:type="gramEnd"/>
      <w:r>
        <w:t xml:space="preserve"> Large barriers that profoundly affect life quality stem from the</w:t>
      </w:r>
      <w:r>
        <w:rPr>
          <w:spacing w:val="1"/>
        </w:rPr>
        <w:t xml:space="preserve"> </w:t>
      </w:r>
      <w:r>
        <w:t>communication disconnect between the deaf and the hearing. Some examples are information</w:t>
      </w:r>
      <w:r>
        <w:rPr>
          <w:spacing w:val="1"/>
        </w:rPr>
        <w:t xml:space="preserve"> </w:t>
      </w:r>
      <w:r>
        <w:t>deprivation,</w:t>
      </w:r>
      <w:r>
        <w:rPr>
          <w:spacing w:val="-2"/>
        </w:rPr>
        <w:t xml:space="preserve"> </w:t>
      </w:r>
      <w:r>
        <w:t>limitation of so</w:t>
      </w:r>
      <w:r>
        <w:t>cial</w:t>
      </w:r>
      <w:r>
        <w:rPr>
          <w:spacing w:val="-1"/>
        </w:rPr>
        <w:t xml:space="preserve"> </w:t>
      </w:r>
      <w:r>
        <w:t>connections, and</w:t>
      </w:r>
      <w:r>
        <w:rPr>
          <w:spacing w:val="-1"/>
        </w:rPr>
        <w:t xml:space="preserve"> </w:t>
      </w:r>
      <w:r>
        <w:t>difficulty</w:t>
      </w:r>
      <w:r>
        <w:rPr>
          <w:spacing w:val="-1"/>
        </w:rPr>
        <w:t xml:space="preserve"> </w:t>
      </w:r>
      <w:r>
        <w:t>integrating in</w:t>
      </w:r>
      <w:r>
        <w:rPr>
          <w:spacing w:val="-1"/>
        </w:rPr>
        <w:t xml:space="preserve"> </w:t>
      </w:r>
      <w:r>
        <w:t>society.</w:t>
      </w:r>
    </w:p>
    <w:p w14:paraId="25C5666A" w14:textId="77777777" w:rsidR="00B9738E" w:rsidRDefault="00B9738E">
      <w:pPr>
        <w:pStyle w:val="BodyText"/>
        <w:rPr>
          <w:sz w:val="26"/>
        </w:rPr>
      </w:pPr>
    </w:p>
    <w:p w14:paraId="20F6B8D1" w14:textId="77777777" w:rsidR="00B9738E" w:rsidRDefault="00B9738E">
      <w:pPr>
        <w:pStyle w:val="BodyText"/>
        <w:rPr>
          <w:sz w:val="34"/>
        </w:rPr>
      </w:pPr>
    </w:p>
    <w:p w14:paraId="341CE844" w14:textId="77777777" w:rsidR="00B9738E" w:rsidRDefault="00592588">
      <w:pPr>
        <w:pStyle w:val="BodyText"/>
        <w:spacing w:before="1" w:line="300" w:lineRule="auto"/>
        <w:ind w:left="959" w:right="985" w:firstLine="1530"/>
        <w:jc w:val="both"/>
      </w:pPr>
      <w:r>
        <w:t>Most research implementations for this task have used depth maps generated by</w:t>
      </w:r>
      <w:r>
        <w:rPr>
          <w:spacing w:val="1"/>
        </w:rPr>
        <w:t xml:space="preserve"> </w:t>
      </w:r>
      <w:r>
        <w:t>depth</w:t>
      </w:r>
      <w:r>
        <w:rPr>
          <w:spacing w:val="1"/>
        </w:rPr>
        <w:t xml:space="preserve"> </w:t>
      </w:r>
      <w:r>
        <w:t xml:space="preserve">camera and </w:t>
      </w:r>
      <w:proofErr w:type="gramStart"/>
      <w:r>
        <w:t>high resolution</w:t>
      </w:r>
      <w:proofErr w:type="gramEnd"/>
      <w:r>
        <w:t xml:space="preserve"> images. The objective of this project was to see if neural</w:t>
      </w:r>
      <w:r>
        <w:rPr>
          <w:spacing w:val="1"/>
        </w:rPr>
        <w:t xml:space="preserve"> </w:t>
      </w:r>
      <w:r>
        <w:t>networks are able to classi</w:t>
      </w:r>
      <w:r>
        <w:t>fy signed ASL letters using simple images of hands taken with a</w:t>
      </w:r>
      <w:r>
        <w:rPr>
          <w:spacing w:val="1"/>
        </w:rPr>
        <w:t xml:space="preserve"> </w:t>
      </w:r>
      <w:r>
        <w:t>personal device such as a laptop webcam. This is in alignment with the motivation as this would</w:t>
      </w:r>
      <w:r>
        <w:rPr>
          <w:spacing w:val="1"/>
        </w:rPr>
        <w:t xml:space="preserve"> </w:t>
      </w:r>
      <w:r>
        <w:t>make a future implementation of a real time ASL-to-oral/written language translator practical in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everyday</w:t>
      </w:r>
      <w:r>
        <w:rPr>
          <w:spacing w:val="-1"/>
        </w:rPr>
        <w:t xml:space="preserve"> </w:t>
      </w:r>
      <w:r>
        <w:t>situation.</w:t>
      </w:r>
    </w:p>
    <w:p w14:paraId="54075756" w14:textId="77777777" w:rsidR="00B9738E" w:rsidRDefault="00B9738E">
      <w:pPr>
        <w:spacing w:line="300" w:lineRule="auto"/>
        <w:jc w:val="both"/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38AE67E4" w14:textId="4F5FF29A" w:rsidR="00B9738E" w:rsidRDefault="00BD4F51">
      <w:pPr>
        <w:pStyle w:val="BodyText"/>
        <w:ind w:left="914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29EAF91A" wp14:editId="46AF5515">
                <wp:extent cx="5953125" cy="438150"/>
                <wp:effectExtent l="0" t="0" r="635" b="3175"/>
                <wp:docPr id="122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438150"/>
                          <a:chOff x="0" y="0"/>
                          <a:chExt cx="9375" cy="690"/>
                        </a:xfrm>
                      </wpg:grpSpPr>
                      <wps:wsp>
                        <wps:cNvPr id="123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75" cy="690"/>
                          </a:xfrm>
                          <a:prstGeom prst="rect">
                            <a:avLst/>
                          </a:prstGeom>
                          <a:solidFill>
                            <a:srgbClr val="CFD0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132" y="420"/>
                            <a:ext cx="534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7" y="7"/>
                            <a:ext cx="9360" cy="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E6357AB" w14:textId="77777777" w:rsidR="00B9738E" w:rsidRDefault="00592588">
                              <w:pPr>
                                <w:spacing w:before="124"/>
                                <w:ind w:left="141"/>
                                <w:rPr>
                                  <w:rFonts w:ascii="Roboto Lt"/>
                                  <w:sz w:val="28"/>
                                </w:rPr>
                              </w:pPr>
                              <w:r>
                                <w:rPr>
                                  <w:rFonts w:ascii="Roboto Lt"/>
                                  <w:sz w:val="28"/>
                                  <w:u w:val="single"/>
                                </w:rPr>
                                <w:t>1.2</w:t>
                              </w:r>
                              <w:r>
                                <w:rPr>
                                  <w:rFonts w:ascii="Roboto Lt"/>
                                  <w:spacing w:val="-5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 Lt"/>
                                  <w:sz w:val="28"/>
                                  <w:u w:val="single"/>
                                </w:rPr>
                                <w:t>Pur</w:t>
                              </w:r>
                              <w:r>
                                <w:rPr>
                                  <w:rFonts w:ascii="Roboto Lt"/>
                                  <w:sz w:val="28"/>
                                </w:rPr>
                                <w:t>pose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EAF91A" id="Group 98" o:spid="_x0000_s1027" style="width:468.75pt;height:34.5pt;mso-position-horizontal-relative:char;mso-position-vertical-relative:line" coordsize="9375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">
                <v:rect id="Rectangle 101" o:spid="_x0000_s1028" style="position:absolute;width:9375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" fillcolor="#cfd0d9" stroked="f"/>
                <v:rect id="Rectangle 100" o:spid="_x0000_s1029" style="position:absolute;left:1132;top:420;width:534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" fillcolor="black" stroked="f"/>
                <v:shape id="Text Box 99" o:spid="_x0000_s1030" type="#_x0000_t202" style="position:absolute;left:7;top:7;width:9360;height: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" filled="f">
                  <v:stroke dashstyle="3 1"/>
                  <v:textbox inset="0,0,0,0">
                    <w:txbxContent>
                      <w:p w14:paraId="7E6357AB" w14:textId="77777777" w:rsidR="00B9738E" w:rsidRDefault="00592588">
                        <w:pPr>
                          <w:spacing w:before="124"/>
                          <w:ind w:left="141"/>
                          <w:rPr>
                            <w:rFonts w:ascii="Roboto Lt"/>
                            <w:sz w:val="28"/>
                          </w:rPr>
                        </w:pPr>
                        <w:r>
                          <w:rPr>
                            <w:rFonts w:ascii="Roboto Lt"/>
                            <w:sz w:val="28"/>
                            <w:u w:val="single"/>
                          </w:rPr>
                          <w:t>1.2</w:t>
                        </w:r>
                        <w:r>
                          <w:rPr>
                            <w:rFonts w:ascii="Roboto Lt"/>
                            <w:spacing w:val="-5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 Lt"/>
                            <w:sz w:val="28"/>
                            <w:u w:val="single"/>
                          </w:rPr>
                          <w:t>Pur</w:t>
                        </w:r>
                        <w:r>
                          <w:rPr>
                            <w:rFonts w:ascii="Roboto Lt"/>
                            <w:sz w:val="28"/>
                          </w:rPr>
                          <w:t>pose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5D47404" w14:textId="77777777" w:rsidR="00B9738E" w:rsidRDefault="00592588">
      <w:pPr>
        <w:pStyle w:val="BodyText"/>
        <w:spacing w:before="1" w:line="326" w:lineRule="auto"/>
        <w:ind w:left="959" w:right="985" w:firstLine="1125"/>
        <w:jc w:val="both"/>
      </w:pPr>
      <w:r>
        <w:t>In our society, we have people with disabilities. The technology is developing day by</w:t>
      </w:r>
      <w:r>
        <w:rPr>
          <w:spacing w:val="-57"/>
        </w:rPr>
        <w:t xml:space="preserve"> </w:t>
      </w:r>
      <w:r>
        <w:t>day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developments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undertaken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betterment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people.</w:t>
      </w:r>
      <w:r>
        <w:rPr>
          <w:spacing w:val="1"/>
        </w:rPr>
        <w:t xml:space="preserve"> </w:t>
      </w:r>
      <w:r>
        <w:t xml:space="preserve">Communications between </w:t>
      </w:r>
      <w:r>
        <w:t>deaf-mute and a normal person has always been a challenging task. It</w:t>
      </w:r>
      <w:r>
        <w:rPr>
          <w:spacing w:val="1"/>
        </w:rPr>
        <w:t xml:space="preserve"> </w:t>
      </w:r>
      <w:r>
        <w:t>is very difficult for mute people to convey their message to normal people. Since normal people</w:t>
      </w:r>
      <w:r>
        <w:rPr>
          <w:spacing w:val="1"/>
        </w:rPr>
        <w:t xml:space="preserve"> </w:t>
      </w:r>
      <w:r>
        <w:t>are not trained on hand sign language. In emergency times conveying their message is very</w:t>
      </w:r>
      <w:r>
        <w:rPr>
          <w:spacing w:val="1"/>
        </w:rPr>
        <w:t xml:space="preserve"> </w:t>
      </w:r>
      <w:r>
        <w:t>d</w:t>
      </w:r>
      <w:r>
        <w:t>ifficult. The human hand has remained a popular choice to convey information in situations</w:t>
      </w:r>
      <w:r>
        <w:rPr>
          <w:spacing w:val="1"/>
        </w:rPr>
        <w:t xml:space="preserve"> </w:t>
      </w:r>
      <w:r>
        <w:t>where other forms like speech cannot be used. Voice Conversion System with Hand Gesture</w:t>
      </w:r>
      <w:r>
        <w:rPr>
          <w:spacing w:val="1"/>
        </w:rPr>
        <w:t xml:space="preserve"> </w:t>
      </w:r>
      <w:r>
        <w:t>Recognition and translation will be very useful to have a proper conversation</w:t>
      </w:r>
      <w:r>
        <w:t xml:space="preserve"> between a normal</w:t>
      </w:r>
      <w:r>
        <w:rPr>
          <w:spacing w:val="1"/>
        </w:rPr>
        <w:t xml:space="preserve"> </w:t>
      </w:r>
      <w:r>
        <w:t>person and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impaired</w:t>
      </w:r>
      <w:r>
        <w:rPr>
          <w:spacing w:val="-1"/>
        </w:rPr>
        <w:t xml:space="preserve"> </w:t>
      </w:r>
      <w:r>
        <w:t>person in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language.</w:t>
      </w:r>
    </w:p>
    <w:p w14:paraId="12737D4C" w14:textId="77777777" w:rsidR="00B9738E" w:rsidRDefault="00B9738E">
      <w:pPr>
        <w:pStyle w:val="BodyText"/>
        <w:rPr>
          <w:sz w:val="26"/>
        </w:rPr>
      </w:pPr>
    </w:p>
    <w:p w14:paraId="739A76CB" w14:textId="77777777" w:rsidR="00B9738E" w:rsidRDefault="00B9738E">
      <w:pPr>
        <w:pStyle w:val="BodyText"/>
        <w:rPr>
          <w:sz w:val="26"/>
        </w:rPr>
      </w:pPr>
    </w:p>
    <w:p w14:paraId="07CC2DB4" w14:textId="77777777" w:rsidR="00B9738E" w:rsidRDefault="00592588">
      <w:pPr>
        <w:pStyle w:val="BodyText"/>
        <w:spacing w:before="209" w:line="300" w:lineRule="auto"/>
        <w:ind w:left="959" w:right="985" w:firstLine="1080"/>
        <w:jc w:val="both"/>
      </w:pPr>
      <w:r>
        <w:t>The project aims to develop a system that converts the sign language into a human</w:t>
      </w:r>
      <w:r>
        <w:rPr>
          <w:spacing w:val="1"/>
        </w:rPr>
        <w:t xml:space="preserve"> </w:t>
      </w:r>
      <w:r>
        <w:t>hearing voice in the desired language to convey a message to normal people, as well as convert</w:t>
      </w:r>
      <w:r>
        <w:rPr>
          <w:spacing w:val="1"/>
        </w:rPr>
        <w:t xml:space="preserve"> </w:t>
      </w:r>
      <w:r>
        <w:t>speech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understandable</w:t>
      </w:r>
      <w:r>
        <w:rPr>
          <w:spacing w:val="1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deaf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dumb.</w:t>
      </w:r>
      <w:r>
        <w:rPr>
          <w:spacing w:val="1"/>
        </w:rPr>
        <w:t xml:space="preserve"> </w:t>
      </w:r>
      <w:r>
        <w:t>We are making use of a</w:t>
      </w:r>
      <w:r>
        <w:rPr>
          <w:spacing w:val="1"/>
        </w:rPr>
        <w:t xml:space="preserve"> </w:t>
      </w:r>
      <w:r>
        <w:t>convolution neural network to create a model that is trained on different hand gestures. An app is</w:t>
      </w:r>
      <w:r>
        <w:rPr>
          <w:spacing w:val="-57"/>
        </w:rPr>
        <w:t xml:space="preserve"> </w:t>
      </w:r>
      <w:r>
        <w:t xml:space="preserve">built which uses this model. This app enables deaf and dumb people to </w:t>
      </w:r>
      <w:r>
        <w:t>convey their information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signs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converted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human-understandable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speech is given as</w:t>
      </w:r>
      <w:r>
        <w:rPr>
          <w:spacing w:val="1"/>
        </w:rPr>
        <w:t xml:space="preserve"> </w:t>
      </w:r>
      <w:r>
        <w:t>output.</w:t>
      </w:r>
    </w:p>
    <w:p w14:paraId="3F0211DB" w14:textId="77777777" w:rsidR="00B9738E" w:rsidRDefault="00B9738E">
      <w:pPr>
        <w:spacing w:line="300" w:lineRule="auto"/>
        <w:jc w:val="both"/>
        <w:sectPr w:rsidR="00B9738E">
          <w:pgSz w:w="12240" w:h="15840"/>
          <w:pgMar w:top="1480" w:right="440" w:bottom="280" w:left="480" w:header="720" w:footer="720" w:gutter="0"/>
          <w:cols w:space="720"/>
        </w:sectPr>
      </w:pPr>
    </w:p>
    <w:p w14:paraId="29D89B20" w14:textId="77777777" w:rsidR="008154F7" w:rsidRDefault="008154F7" w:rsidP="008154F7">
      <w:pPr>
        <w:pStyle w:val="Heading1"/>
        <w:tabs>
          <w:tab w:val="left" w:pos="5927"/>
        </w:tabs>
        <w:spacing w:before="259"/>
        <w:ind w:right="0"/>
        <w:jc w:val="left"/>
      </w:pPr>
      <w:r>
        <w:lastRenderedPageBreak/>
        <w:t>LITERATURE</w:t>
      </w:r>
      <w:r>
        <w:tab/>
        <w:t>SURVEY</w:t>
      </w:r>
    </w:p>
    <w:p w14:paraId="3F920C7D" w14:textId="77777777" w:rsidR="00B9738E" w:rsidRDefault="00B9738E">
      <w:pPr>
        <w:pStyle w:val="BodyText"/>
        <w:spacing w:before="10"/>
        <w:rPr>
          <w:b/>
          <w:sz w:val="16"/>
        </w:rPr>
      </w:pPr>
    </w:p>
    <w:p w14:paraId="60F5DF31" w14:textId="77777777" w:rsidR="00B9738E" w:rsidRDefault="00592588">
      <w:pPr>
        <w:spacing w:before="85"/>
        <w:ind w:left="959"/>
        <w:rPr>
          <w:b/>
          <w:sz w:val="36"/>
        </w:rPr>
      </w:pPr>
      <w:r>
        <w:rPr>
          <w:b/>
          <w:sz w:val="36"/>
        </w:rPr>
        <w:t>Literature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survey:</w:t>
      </w:r>
    </w:p>
    <w:p w14:paraId="53803517" w14:textId="77777777" w:rsidR="00B9738E" w:rsidRDefault="00592588">
      <w:pPr>
        <w:pStyle w:val="BodyText"/>
        <w:spacing w:before="268" w:line="300" w:lineRule="auto"/>
        <w:ind w:left="959" w:right="985" w:firstLine="1710"/>
        <w:jc w:val="both"/>
      </w:pPr>
      <w:r>
        <w:t>A literature survey or a literature review in a project report is that section which</w:t>
      </w:r>
      <w:r>
        <w:rPr>
          <w:spacing w:val="-58"/>
        </w:rPr>
        <w:t xml:space="preserve"> </w:t>
      </w:r>
      <w:r>
        <w:t>sh</w:t>
      </w:r>
      <w:r>
        <w:t>ows the various analyses and research made in the field of your interest and the results already</w:t>
      </w:r>
      <w:r>
        <w:rPr>
          <w:spacing w:val="1"/>
        </w:rPr>
        <w:t xml:space="preserve"> </w:t>
      </w:r>
      <w:r>
        <w:t>published, taking into account the various parameters of the project and the extent of the project.</w:t>
      </w:r>
      <w:r>
        <w:rPr>
          <w:spacing w:val="1"/>
        </w:rPr>
        <w:t xml:space="preserve"> </w:t>
      </w:r>
      <w:r>
        <w:t>It is the most important part of your report as it gives yo</w:t>
      </w:r>
      <w:r>
        <w:t>u a direction in the area of your research.</w:t>
      </w:r>
      <w:r>
        <w:rPr>
          <w:spacing w:val="-5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you set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goal for your analysis - thus giving you your problem</w:t>
      </w:r>
      <w:r>
        <w:rPr>
          <w:spacing w:val="-1"/>
        </w:rPr>
        <w:t xml:space="preserve"> </w:t>
      </w:r>
      <w:r>
        <w:t>statement.</w:t>
      </w:r>
    </w:p>
    <w:p w14:paraId="78818879" w14:textId="006FF34F" w:rsidR="00B9738E" w:rsidRDefault="00BD4F51">
      <w:pPr>
        <w:pStyle w:val="BodyText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54" behindDoc="1" locked="0" layoutInCell="1" allowOverlap="1" wp14:anchorId="16ABA843" wp14:editId="1AC7DCD7">
                <wp:simplePos x="0" y="0"/>
                <wp:positionH relativeFrom="page">
                  <wp:posOffset>885825</wp:posOffset>
                </wp:positionH>
                <wp:positionV relativeFrom="paragraph">
                  <wp:posOffset>142240</wp:posOffset>
                </wp:positionV>
                <wp:extent cx="5953125" cy="428625"/>
                <wp:effectExtent l="0" t="0" r="0" b="0"/>
                <wp:wrapTopAndBottom/>
                <wp:docPr id="114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428625"/>
                          <a:chOff x="1395" y="224"/>
                          <a:chExt cx="9375" cy="675"/>
                        </a:xfrm>
                      </wpg:grpSpPr>
                      <wps:wsp>
                        <wps:cNvPr id="115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395" y="224"/>
                            <a:ext cx="9375" cy="675"/>
                          </a:xfrm>
                          <a:prstGeom prst="rect">
                            <a:avLst/>
                          </a:prstGeom>
                          <a:solidFill>
                            <a:srgbClr val="CFD0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AutoShape 96"/>
                        <wps:cNvSpPr>
                          <a:spLocks/>
                        </wps:cNvSpPr>
                        <wps:spPr bwMode="auto">
                          <a:xfrm>
                            <a:off x="1394" y="224"/>
                            <a:ext cx="5312" cy="15"/>
                          </a:xfrm>
                          <a:custGeom>
                            <a:avLst/>
                            <a:gdLst>
                              <a:gd name="T0" fmla="+- 0 1515 1395"/>
                              <a:gd name="T1" fmla="*/ T0 w 5312"/>
                              <a:gd name="T2" fmla="+- 0 224 224"/>
                              <a:gd name="T3" fmla="*/ 224 h 15"/>
                              <a:gd name="T4" fmla="+- 0 1545 1395"/>
                              <a:gd name="T5" fmla="*/ T4 w 5312"/>
                              <a:gd name="T6" fmla="+- 0 224 224"/>
                              <a:gd name="T7" fmla="*/ 224 h 15"/>
                              <a:gd name="T8" fmla="+- 0 1621 1395"/>
                              <a:gd name="T9" fmla="*/ T8 w 5312"/>
                              <a:gd name="T10" fmla="+- 0 239 224"/>
                              <a:gd name="T11" fmla="*/ 239 h 15"/>
                              <a:gd name="T12" fmla="+- 0 1741 1395"/>
                              <a:gd name="T13" fmla="*/ T12 w 5312"/>
                              <a:gd name="T14" fmla="+- 0 239 224"/>
                              <a:gd name="T15" fmla="*/ 239 h 15"/>
                              <a:gd name="T16" fmla="+- 0 1816 1395"/>
                              <a:gd name="T17" fmla="*/ T16 w 5312"/>
                              <a:gd name="T18" fmla="+- 0 224 224"/>
                              <a:gd name="T19" fmla="*/ 224 h 15"/>
                              <a:gd name="T20" fmla="+- 0 1967 1395"/>
                              <a:gd name="T21" fmla="*/ T20 w 5312"/>
                              <a:gd name="T22" fmla="+- 0 224 224"/>
                              <a:gd name="T23" fmla="*/ 224 h 15"/>
                              <a:gd name="T24" fmla="+- 0 1997 1395"/>
                              <a:gd name="T25" fmla="*/ T24 w 5312"/>
                              <a:gd name="T26" fmla="+- 0 224 224"/>
                              <a:gd name="T27" fmla="*/ 224 h 15"/>
                              <a:gd name="T28" fmla="+- 0 2072 1395"/>
                              <a:gd name="T29" fmla="*/ T28 w 5312"/>
                              <a:gd name="T30" fmla="+- 0 239 224"/>
                              <a:gd name="T31" fmla="*/ 239 h 15"/>
                              <a:gd name="T32" fmla="+- 0 2192 1395"/>
                              <a:gd name="T33" fmla="*/ T32 w 5312"/>
                              <a:gd name="T34" fmla="+- 0 239 224"/>
                              <a:gd name="T35" fmla="*/ 239 h 15"/>
                              <a:gd name="T36" fmla="+- 0 2268 1395"/>
                              <a:gd name="T37" fmla="*/ T36 w 5312"/>
                              <a:gd name="T38" fmla="+- 0 224 224"/>
                              <a:gd name="T39" fmla="*/ 224 h 15"/>
                              <a:gd name="T40" fmla="+- 0 2418 1395"/>
                              <a:gd name="T41" fmla="*/ T40 w 5312"/>
                              <a:gd name="T42" fmla="+- 0 224 224"/>
                              <a:gd name="T43" fmla="*/ 224 h 15"/>
                              <a:gd name="T44" fmla="+- 0 2448 1395"/>
                              <a:gd name="T45" fmla="*/ T44 w 5312"/>
                              <a:gd name="T46" fmla="+- 0 224 224"/>
                              <a:gd name="T47" fmla="*/ 224 h 15"/>
                              <a:gd name="T48" fmla="+- 0 2524 1395"/>
                              <a:gd name="T49" fmla="*/ T48 w 5312"/>
                              <a:gd name="T50" fmla="+- 0 239 224"/>
                              <a:gd name="T51" fmla="*/ 239 h 15"/>
                              <a:gd name="T52" fmla="+- 0 2644 1395"/>
                              <a:gd name="T53" fmla="*/ T52 w 5312"/>
                              <a:gd name="T54" fmla="+- 0 239 224"/>
                              <a:gd name="T55" fmla="*/ 239 h 15"/>
                              <a:gd name="T56" fmla="+- 0 2719 1395"/>
                              <a:gd name="T57" fmla="*/ T56 w 5312"/>
                              <a:gd name="T58" fmla="+- 0 224 224"/>
                              <a:gd name="T59" fmla="*/ 224 h 15"/>
                              <a:gd name="T60" fmla="+- 0 2870 1395"/>
                              <a:gd name="T61" fmla="*/ T60 w 5312"/>
                              <a:gd name="T62" fmla="+- 0 224 224"/>
                              <a:gd name="T63" fmla="*/ 224 h 15"/>
                              <a:gd name="T64" fmla="+- 0 2900 1395"/>
                              <a:gd name="T65" fmla="*/ T64 w 5312"/>
                              <a:gd name="T66" fmla="+- 0 224 224"/>
                              <a:gd name="T67" fmla="*/ 224 h 15"/>
                              <a:gd name="T68" fmla="+- 0 2975 1395"/>
                              <a:gd name="T69" fmla="*/ T68 w 5312"/>
                              <a:gd name="T70" fmla="+- 0 239 224"/>
                              <a:gd name="T71" fmla="*/ 239 h 15"/>
                              <a:gd name="T72" fmla="+- 0 3095 1395"/>
                              <a:gd name="T73" fmla="*/ T72 w 5312"/>
                              <a:gd name="T74" fmla="+- 0 239 224"/>
                              <a:gd name="T75" fmla="*/ 239 h 15"/>
                              <a:gd name="T76" fmla="+- 0 3171 1395"/>
                              <a:gd name="T77" fmla="*/ T76 w 5312"/>
                              <a:gd name="T78" fmla="+- 0 224 224"/>
                              <a:gd name="T79" fmla="*/ 224 h 15"/>
                              <a:gd name="T80" fmla="+- 0 3321 1395"/>
                              <a:gd name="T81" fmla="*/ T80 w 5312"/>
                              <a:gd name="T82" fmla="+- 0 224 224"/>
                              <a:gd name="T83" fmla="*/ 224 h 15"/>
                              <a:gd name="T84" fmla="+- 0 3351 1395"/>
                              <a:gd name="T85" fmla="*/ T84 w 5312"/>
                              <a:gd name="T86" fmla="+- 0 224 224"/>
                              <a:gd name="T87" fmla="*/ 224 h 15"/>
                              <a:gd name="T88" fmla="+- 0 3427 1395"/>
                              <a:gd name="T89" fmla="*/ T88 w 5312"/>
                              <a:gd name="T90" fmla="+- 0 239 224"/>
                              <a:gd name="T91" fmla="*/ 239 h 15"/>
                              <a:gd name="T92" fmla="+- 0 3547 1395"/>
                              <a:gd name="T93" fmla="*/ T92 w 5312"/>
                              <a:gd name="T94" fmla="+- 0 239 224"/>
                              <a:gd name="T95" fmla="*/ 239 h 15"/>
                              <a:gd name="T96" fmla="+- 0 3622 1395"/>
                              <a:gd name="T97" fmla="*/ T96 w 5312"/>
                              <a:gd name="T98" fmla="+- 0 224 224"/>
                              <a:gd name="T99" fmla="*/ 224 h 15"/>
                              <a:gd name="T100" fmla="+- 0 3772 1395"/>
                              <a:gd name="T101" fmla="*/ T100 w 5312"/>
                              <a:gd name="T102" fmla="+- 0 224 224"/>
                              <a:gd name="T103" fmla="*/ 224 h 15"/>
                              <a:gd name="T104" fmla="+- 0 3803 1395"/>
                              <a:gd name="T105" fmla="*/ T104 w 5312"/>
                              <a:gd name="T106" fmla="+- 0 224 224"/>
                              <a:gd name="T107" fmla="*/ 224 h 15"/>
                              <a:gd name="T108" fmla="+- 0 3878 1395"/>
                              <a:gd name="T109" fmla="*/ T108 w 5312"/>
                              <a:gd name="T110" fmla="+- 0 239 224"/>
                              <a:gd name="T111" fmla="*/ 239 h 15"/>
                              <a:gd name="T112" fmla="+- 0 3998 1395"/>
                              <a:gd name="T113" fmla="*/ T112 w 5312"/>
                              <a:gd name="T114" fmla="+- 0 239 224"/>
                              <a:gd name="T115" fmla="*/ 239 h 15"/>
                              <a:gd name="T116" fmla="+- 0 4073 1395"/>
                              <a:gd name="T117" fmla="*/ T116 w 5312"/>
                              <a:gd name="T118" fmla="+- 0 224 224"/>
                              <a:gd name="T119" fmla="*/ 224 h 15"/>
                              <a:gd name="T120" fmla="+- 0 4224 1395"/>
                              <a:gd name="T121" fmla="*/ T120 w 5312"/>
                              <a:gd name="T122" fmla="+- 0 224 224"/>
                              <a:gd name="T123" fmla="*/ 224 h 15"/>
                              <a:gd name="T124" fmla="+- 0 4254 1395"/>
                              <a:gd name="T125" fmla="*/ T124 w 5312"/>
                              <a:gd name="T126" fmla="+- 0 224 224"/>
                              <a:gd name="T127" fmla="*/ 224 h 15"/>
                              <a:gd name="T128" fmla="+- 0 4329 1395"/>
                              <a:gd name="T129" fmla="*/ T128 w 5312"/>
                              <a:gd name="T130" fmla="+- 0 239 224"/>
                              <a:gd name="T131" fmla="*/ 239 h 15"/>
                              <a:gd name="T132" fmla="+- 0 4450 1395"/>
                              <a:gd name="T133" fmla="*/ T132 w 5312"/>
                              <a:gd name="T134" fmla="+- 0 239 224"/>
                              <a:gd name="T135" fmla="*/ 239 h 15"/>
                              <a:gd name="T136" fmla="+- 0 4525 1395"/>
                              <a:gd name="T137" fmla="*/ T136 w 5312"/>
                              <a:gd name="T138" fmla="+- 0 224 224"/>
                              <a:gd name="T139" fmla="*/ 224 h 15"/>
                              <a:gd name="T140" fmla="+- 0 4675 1395"/>
                              <a:gd name="T141" fmla="*/ T140 w 5312"/>
                              <a:gd name="T142" fmla="+- 0 224 224"/>
                              <a:gd name="T143" fmla="*/ 224 h 15"/>
                              <a:gd name="T144" fmla="+- 0 4706 1395"/>
                              <a:gd name="T145" fmla="*/ T144 w 5312"/>
                              <a:gd name="T146" fmla="+- 0 224 224"/>
                              <a:gd name="T147" fmla="*/ 224 h 15"/>
                              <a:gd name="T148" fmla="+- 0 4781 1395"/>
                              <a:gd name="T149" fmla="*/ T148 w 5312"/>
                              <a:gd name="T150" fmla="+- 0 239 224"/>
                              <a:gd name="T151" fmla="*/ 239 h 15"/>
                              <a:gd name="T152" fmla="+- 0 4901 1395"/>
                              <a:gd name="T153" fmla="*/ T152 w 5312"/>
                              <a:gd name="T154" fmla="+- 0 239 224"/>
                              <a:gd name="T155" fmla="*/ 239 h 15"/>
                              <a:gd name="T156" fmla="+- 0 4976 1395"/>
                              <a:gd name="T157" fmla="*/ T156 w 5312"/>
                              <a:gd name="T158" fmla="+- 0 224 224"/>
                              <a:gd name="T159" fmla="*/ 224 h 15"/>
                              <a:gd name="T160" fmla="+- 0 5127 1395"/>
                              <a:gd name="T161" fmla="*/ T160 w 5312"/>
                              <a:gd name="T162" fmla="+- 0 224 224"/>
                              <a:gd name="T163" fmla="*/ 224 h 15"/>
                              <a:gd name="T164" fmla="+- 0 5157 1395"/>
                              <a:gd name="T165" fmla="*/ T164 w 5312"/>
                              <a:gd name="T166" fmla="+- 0 224 224"/>
                              <a:gd name="T167" fmla="*/ 224 h 15"/>
                              <a:gd name="T168" fmla="+- 0 5232 1395"/>
                              <a:gd name="T169" fmla="*/ T168 w 5312"/>
                              <a:gd name="T170" fmla="+- 0 239 224"/>
                              <a:gd name="T171" fmla="*/ 239 h 15"/>
                              <a:gd name="T172" fmla="+- 0 5353 1395"/>
                              <a:gd name="T173" fmla="*/ T172 w 5312"/>
                              <a:gd name="T174" fmla="+- 0 239 224"/>
                              <a:gd name="T175" fmla="*/ 239 h 15"/>
                              <a:gd name="T176" fmla="+- 0 5428 1395"/>
                              <a:gd name="T177" fmla="*/ T176 w 5312"/>
                              <a:gd name="T178" fmla="+- 0 224 224"/>
                              <a:gd name="T179" fmla="*/ 224 h 15"/>
                              <a:gd name="T180" fmla="+- 0 5578 1395"/>
                              <a:gd name="T181" fmla="*/ T180 w 5312"/>
                              <a:gd name="T182" fmla="+- 0 224 224"/>
                              <a:gd name="T183" fmla="*/ 224 h 15"/>
                              <a:gd name="T184" fmla="+- 0 5609 1395"/>
                              <a:gd name="T185" fmla="*/ T184 w 5312"/>
                              <a:gd name="T186" fmla="+- 0 224 224"/>
                              <a:gd name="T187" fmla="*/ 224 h 15"/>
                              <a:gd name="T188" fmla="+- 0 5684 1395"/>
                              <a:gd name="T189" fmla="*/ T188 w 5312"/>
                              <a:gd name="T190" fmla="+- 0 239 224"/>
                              <a:gd name="T191" fmla="*/ 239 h 15"/>
                              <a:gd name="T192" fmla="+- 0 5804 1395"/>
                              <a:gd name="T193" fmla="*/ T192 w 5312"/>
                              <a:gd name="T194" fmla="+- 0 239 224"/>
                              <a:gd name="T195" fmla="*/ 239 h 15"/>
                              <a:gd name="T196" fmla="+- 0 5879 1395"/>
                              <a:gd name="T197" fmla="*/ T196 w 5312"/>
                              <a:gd name="T198" fmla="+- 0 224 224"/>
                              <a:gd name="T199" fmla="*/ 224 h 15"/>
                              <a:gd name="T200" fmla="+- 0 6030 1395"/>
                              <a:gd name="T201" fmla="*/ T200 w 5312"/>
                              <a:gd name="T202" fmla="+- 0 224 224"/>
                              <a:gd name="T203" fmla="*/ 224 h 15"/>
                              <a:gd name="T204" fmla="+- 0 6060 1395"/>
                              <a:gd name="T205" fmla="*/ T204 w 5312"/>
                              <a:gd name="T206" fmla="+- 0 224 224"/>
                              <a:gd name="T207" fmla="*/ 224 h 15"/>
                              <a:gd name="T208" fmla="+- 0 6135 1395"/>
                              <a:gd name="T209" fmla="*/ T208 w 5312"/>
                              <a:gd name="T210" fmla="+- 0 239 224"/>
                              <a:gd name="T211" fmla="*/ 239 h 15"/>
                              <a:gd name="T212" fmla="+- 0 6255 1395"/>
                              <a:gd name="T213" fmla="*/ T212 w 5312"/>
                              <a:gd name="T214" fmla="+- 0 239 224"/>
                              <a:gd name="T215" fmla="*/ 239 h 15"/>
                              <a:gd name="T216" fmla="+- 0 6331 1395"/>
                              <a:gd name="T217" fmla="*/ T216 w 5312"/>
                              <a:gd name="T218" fmla="+- 0 224 224"/>
                              <a:gd name="T219" fmla="*/ 224 h 15"/>
                              <a:gd name="T220" fmla="+- 0 6481 1395"/>
                              <a:gd name="T221" fmla="*/ T220 w 5312"/>
                              <a:gd name="T222" fmla="+- 0 224 224"/>
                              <a:gd name="T223" fmla="*/ 224 h 15"/>
                              <a:gd name="T224" fmla="+- 0 6511 1395"/>
                              <a:gd name="T225" fmla="*/ T224 w 5312"/>
                              <a:gd name="T226" fmla="+- 0 224 224"/>
                              <a:gd name="T227" fmla="*/ 224 h 15"/>
                              <a:gd name="T228" fmla="+- 0 6587 1395"/>
                              <a:gd name="T229" fmla="*/ T228 w 5312"/>
                              <a:gd name="T230" fmla="+- 0 239 224"/>
                              <a:gd name="T231" fmla="*/ 239 h 15"/>
                              <a:gd name="T232" fmla="+- 0 6707 1395"/>
                              <a:gd name="T233" fmla="*/ T232 w 5312"/>
                              <a:gd name="T234" fmla="+- 0 239 224"/>
                              <a:gd name="T235" fmla="*/ 239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5312" h="1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1" y="0"/>
                                </a:moveTo>
                                <a:lnTo>
                                  <a:pt x="226" y="0"/>
                                </a:lnTo>
                                <a:lnTo>
                                  <a:pt x="226" y="15"/>
                                </a:lnTo>
                                <a:lnTo>
                                  <a:pt x="271" y="15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2" y="0"/>
                                </a:moveTo>
                                <a:lnTo>
                                  <a:pt x="527" y="0"/>
                                </a:lnTo>
                                <a:lnTo>
                                  <a:pt x="527" y="15"/>
                                </a:lnTo>
                                <a:lnTo>
                                  <a:pt x="572" y="15"/>
                                </a:lnTo>
                                <a:lnTo>
                                  <a:pt x="572" y="0"/>
                                </a:lnTo>
                                <a:close/>
                                <a:moveTo>
                                  <a:pt x="647" y="0"/>
                                </a:moveTo>
                                <a:lnTo>
                                  <a:pt x="602" y="0"/>
                                </a:lnTo>
                                <a:lnTo>
                                  <a:pt x="602" y="15"/>
                                </a:lnTo>
                                <a:lnTo>
                                  <a:pt x="647" y="15"/>
                                </a:lnTo>
                                <a:lnTo>
                                  <a:pt x="647" y="0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828" y="0"/>
                                </a:lnTo>
                                <a:lnTo>
                                  <a:pt x="828" y="15"/>
                                </a:lnTo>
                                <a:lnTo>
                                  <a:pt x="873" y="15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48" y="0"/>
                                </a:moveTo>
                                <a:lnTo>
                                  <a:pt x="903" y="0"/>
                                </a:lnTo>
                                <a:lnTo>
                                  <a:pt x="903" y="15"/>
                                </a:lnTo>
                                <a:lnTo>
                                  <a:pt x="948" y="15"/>
                                </a:lnTo>
                                <a:lnTo>
                                  <a:pt x="948" y="0"/>
                                </a:lnTo>
                                <a:close/>
                                <a:moveTo>
                                  <a:pt x="1023" y="0"/>
                                </a:moveTo>
                                <a:lnTo>
                                  <a:pt x="978" y="0"/>
                                </a:lnTo>
                                <a:lnTo>
                                  <a:pt x="978" y="15"/>
                                </a:lnTo>
                                <a:lnTo>
                                  <a:pt x="1023" y="15"/>
                                </a:lnTo>
                                <a:lnTo>
                                  <a:pt x="1023" y="0"/>
                                </a:lnTo>
                                <a:close/>
                                <a:moveTo>
                                  <a:pt x="1098" y="0"/>
                                </a:moveTo>
                                <a:lnTo>
                                  <a:pt x="1053" y="0"/>
                                </a:lnTo>
                                <a:lnTo>
                                  <a:pt x="1053" y="15"/>
                                </a:lnTo>
                                <a:lnTo>
                                  <a:pt x="1098" y="15"/>
                                </a:lnTo>
                                <a:lnTo>
                                  <a:pt x="1098" y="0"/>
                                </a:lnTo>
                                <a:close/>
                                <a:moveTo>
                                  <a:pt x="1174" y="0"/>
                                </a:moveTo>
                                <a:lnTo>
                                  <a:pt x="1129" y="0"/>
                                </a:lnTo>
                                <a:lnTo>
                                  <a:pt x="1129" y="15"/>
                                </a:lnTo>
                                <a:lnTo>
                                  <a:pt x="1174" y="15"/>
                                </a:lnTo>
                                <a:lnTo>
                                  <a:pt x="1174" y="0"/>
                                </a:lnTo>
                                <a:close/>
                                <a:moveTo>
                                  <a:pt x="1249" y="0"/>
                                </a:moveTo>
                                <a:lnTo>
                                  <a:pt x="1204" y="0"/>
                                </a:lnTo>
                                <a:lnTo>
                                  <a:pt x="1204" y="15"/>
                                </a:lnTo>
                                <a:lnTo>
                                  <a:pt x="1249" y="15"/>
                                </a:lnTo>
                                <a:lnTo>
                                  <a:pt x="1249" y="0"/>
                                </a:lnTo>
                                <a:close/>
                                <a:moveTo>
                                  <a:pt x="1324" y="0"/>
                                </a:moveTo>
                                <a:lnTo>
                                  <a:pt x="1279" y="0"/>
                                </a:lnTo>
                                <a:lnTo>
                                  <a:pt x="1279" y="15"/>
                                </a:lnTo>
                                <a:lnTo>
                                  <a:pt x="1324" y="15"/>
                                </a:lnTo>
                                <a:lnTo>
                                  <a:pt x="1324" y="0"/>
                                </a:lnTo>
                                <a:close/>
                                <a:moveTo>
                                  <a:pt x="1399" y="0"/>
                                </a:moveTo>
                                <a:lnTo>
                                  <a:pt x="1354" y="0"/>
                                </a:lnTo>
                                <a:lnTo>
                                  <a:pt x="1354" y="15"/>
                                </a:lnTo>
                                <a:lnTo>
                                  <a:pt x="1399" y="15"/>
                                </a:lnTo>
                                <a:lnTo>
                                  <a:pt x="1399" y="0"/>
                                </a:lnTo>
                                <a:close/>
                                <a:moveTo>
                                  <a:pt x="1475" y="0"/>
                                </a:moveTo>
                                <a:lnTo>
                                  <a:pt x="1430" y="0"/>
                                </a:lnTo>
                                <a:lnTo>
                                  <a:pt x="1430" y="15"/>
                                </a:lnTo>
                                <a:lnTo>
                                  <a:pt x="1475" y="15"/>
                                </a:lnTo>
                                <a:lnTo>
                                  <a:pt x="1475" y="0"/>
                                </a:lnTo>
                                <a:close/>
                                <a:moveTo>
                                  <a:pt x="1550" y="0"/>
                                </a:moveTo>
                                <a:lnTo>
                                  <a:pt x="1505" y="0"/>
                                </a:lnTo>
                                <a:lnTo>
                                  <a:pt x="1505" y="15"/>
                                </a:lnTo>
                                <a:lnTo>
                                  <a:pt x="1550" y="15"/>
                                </a:lnTo>
                                <a:lnTo>
                                  <a:pt x="1550" y="0"/>
                                </a:lnTo>
                                <a:close/>
                                <a:moveTo>
                                  <a:pt x="1625" y="0"/>
                                </a:moveTo>
                                <a:lnTo>
                                  <a:pt x="1580" y="0"/>
                                </a:lnTo>
                                <a:lnTo>
                                  <a:pt x="1580" y="15"/>
                                </a:lnTo>
                                <a:lnTo>
                                  <a:pt x="1625" y="15"/>
                                </a:lnTo>
                                <a:lnTo>
                                  <a:pt x="1625" y="0"/>
                                </a:lnTo>
                                <a:close/>
                                <a:moveTo>
                                  <a:pt x="1700" y="0"/>
                                </a:moveTo>
                                <a:lnTo>
                                  <a:pt x="1655" y="0"/>
                                </a:lnTo>
                                <a:lnTo>
                                  <a:pt x="1655" y="15"/>
                                </a:lnTo>
                                <a:lnTo>
                                  <a:pt x="1700" y="15"/>
                                </a:lnTo>
                                <a:lnTo>
                                  <a:pt x="1700" y="0"/>
                                </a:lnTo>
                                <a:close/>
                                <a:moveTo>
                                  <a:pt x="1776" y="0"/>
                                </a:moveTo>
                                <a:lnTo>
                                  <a:pt x="1731" y="0"/>
                                </a:lnTo>
                                <a:lnTo>
                                  <a:pt x="1731" y="15"/>
                                </a:lnTo>
                                <a:lnTo>
                                  <a:pt x="1776" y="15"/>
                                </a:lnTo>
                                <a:lnTo>
                                  <a:pt x="1776" y="0"/>
                                </a:lnTo>
                                <a:close/>
                                <a:moveTo>
                                  <a:pt x="1851" y="0"/>
                                </a:moveTo>
                                <a:lnTo>
                                  <a:pt x="1806" y="0"/>
                                </a:lnTo>
                                <a:lnTo>
                                  <a:pt x="1806" y="15"/>
                                </a:lnTo>
                                <a:lnTo>
                                  <a:pt x="1851" y="15"/>
                                </a:lnTo>
                                <a:lnTo>
                                  <a:pt x="1851" y="0"/>
                                </a:lnTo>
                                <a:close/>
                                <a:moveTo>
                                  <a:pt x="1926" y="0"/>
                                </a:moveTo>
                                <a:lnTo>
                                  <a:pt x="1881" y="0"/>
                                </a:lnTo>
                                <a:lnTo>
                                  <a:pt x="1881" y="15"/>
                                </a:lnTo>
                                <a:lnTo>
                                  <a:pt x="1926" y="15"/>
                                </a:lnTo>
                                <a:lnTo>
                                  <a:pt x="1926" y="0"/>
                                </a:lnTo>
                                <a:close/>
                                <a:moveTo>
                                  <a:pt x="2001" y="0"/>
                                </a:moveTo>
                                <a:lnTo>
                                  <a:pt x="1956" y="0"/>
                                </a:lnTo>
                                <a:lnTo>
                                  <a:pt x="1956" y="15"/>
                                </a:lnTo>
                                <a:lnTo>
                                  <a:pt x="2001" y="15"/>
                                </a:lnTo>
                                <a:lnTo>
                                  <a:pt x="2001" y="0"/>
                                </a:lnTo>
                                <a:close/>
                                <a:moveTo>
                                  <a:pt x="2077" y="0"/>
                                </a:moveTo>
                                <a:lnTo>
                                  <a:pt x="2032" y="0"/>
                                </a:lnTo>
                                <a:lnTo>
                                  <a:pt x="2032" y="15"/>
                                </a:lnTo>
                                <a:lnTo>
                                  <a:pt x="2077" y="15"/>
                                </a:lnTo>
                                <a:lnTo>
                                  <a:pt x="2077" y="0"/>
                                </a:lnTo>
                                <a:close/>
                                <a:moveTo>
                                  <a:pt x="2152" y="0"/>
                                </a:moveTo>
                                <a:lnTo>
                                  <a:pt x="2107" y="0"/>
                                </a:lnTo>
                                <a:lnTo>
                                  <a:pt x="2107" y="15"/>
                                </a:lnTo>
                                <a:lnTo>
                                  <a:pt x="2152" y="15"/>
                                </a:lnTo>
                                <a:lnTo>
                                  <a:pt x="2152" y="0"/>
                                </a:lnTo>
                                <a:close/>
                                <a:moveTo>
                                  <a:pt x="2227" y="0"/>
                                </a:moveTo>
                                <a:lnTo>
                                  <a:pt x="2182" y="0"/>
                                </a:lnTo>
                                <a:lnTo>
                                  <a:pt x="2182" y="15"/>
                                </a:lnTo>
                                <a:lnTo>
                                  <a:pt x="2227" y="15"/>
                                </a:lnTo>
                                <a:lnTo>
                                  <a:pt x="2227" y="0"/>
                                </a:lnTo>
                                <a:close/>
                                <a:moveTo>
                                  <a:pt x="2302" y="0"/>
                                </a:moveTo>
                                <a:lnTo>
                                  <a:pt x="2257" y="0"/>
                                </a:lnTo>
                                <a:lnTo>
                                  <a:pt x="2257" y="15"/>
                                </a:lnTo>
                                <a:lnTo>
                                  <a:pt x="2302" y="15"/>
                                </a:lnTo>
                                <a:lnTo>
                                  <a:pt x="2302" y="0"/>
                                </a:lnTo>
                                <a:close/>
                                <a:moveTo>
                                  <a:pt x="2377" y="0"/>
                                </a:moveTo>
                                <a:lnTo>
                                  <a:pt x="2332" y="0"/>
                                </a:lnTo>
                                <a:lnTo>
                                  <a:pt x="2332" y="15"/>
                                </a:lnTo>
                                <a:lnTo>
                                  <a:pt x="2377" y="15"/>
                                </a:lnTo>
                                <a:lnTo>
                                  <a:pt x="2377" y="0"/>
                                </a:lnTo>
                                <a:close/>
                                <a:moveTo>
                                  <a:pt x="2453" y="0"/>
                                </a:moveTo>
                                <a:lnTo>
                                  <a:pt x="2408" y="0"/>
                                </a:lnTo>
                                <a:lnTo>
                                  <a:pt x="2408" y="15"/>
                                </a:lnTo>
                                <a:lnTo>
                                  <a:pt x="2453" y="15"/>
                                </a:lnTo>
                                <a:lnTo>
                                  <a:pt x="2453" y="0"/>
                                </a:lnTo>
                                <a:close/>
                                <a:moveTo>
                                  <a:pt x="2528" y="0"/>
                                </a:moveTo>
                                <a:lnTo>
                                  <a:pt x="2483" y="0"/>
                                </a:lnTo>
                                <a:lnTo>
                                  <a:pt x="2483" y="15"/>
                                </a:lnTo>
                                <a:lnTo>
                                  <a:pt x="2528" y="15"/>
                                </a:lnTo>
                                <a:lnTo>
                                  <a:pt x="2528" y="0"/>
                                </a:lnTo>
                                <a:close/>
                                <a:moveTo>
                                  <a:pt x="2603" y="0"/>
                                </a:moveTo>
                                <a:lnTo>
                                  <a:pt x="2558" y="0"/>
                                </a:lnTo>
                                <a:lnTo>
                                  <a:pt x="2558" y="15"/>
                                </a:lnTo>
                                <a:lnTo>
                                  <a:pt x="2603" y="15"/>
                                </a:lnTo>
                                <a:lnTo>
                                  <a:pt x="2603" y="0"/>
                                </a:lnTo>
                                <a:close/>
                                <a:moveTo>
                                  <a:pt x="2678" y="0"/>
                                </a:moveTo>
                                <a:lnTo>
                                  <a:pt x="2633" y="0"/>
                                </a:lnTo>
                                <a:lnTo>
                                  <a:pt x="2633" y="15"/>
                                </a:lnTo>
                                <a:lnTo>
                                  <a:pt x="2678" y="15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54" y="0"/>
                                </a:moveTo>
                                <a:lnTo>
                                  <a:pt x="2709" y="0"/>
                                </a:lnTo>
                                <a:lnTo>
                                  <a:pt x="2709" y="15"/>
                                </a:lnTo>
                                <a:lnTo>
                                  <a:pt x="2754" y="15"/>
                                </a:lnTo>
                                <a:lnTo>
                                  <a:pt x="2754" y="0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84" y="0"/>
                                </a:lnTo>
                                <a:lnTo>
                                  <a:pt x="2784" y="15"/>
                                </a:lnTo>
                                <a:lnTo>
                                  <a:pt x="2829" y="15"/>
                                </a:lnTo>
                                <a:lnTo>
                                  <a:pt x="2829" y="0"/>
                                </a:lnTo>
                                <a:close/>
                                <a:moveTo>
                                  <a:pt x="2904" y="0"/>
                                </a:moveTo>
                                <a:lnTo>
                                  <a:pt x="2859" y="0"/>
                                </a:lnTo>
                                <a:lnTo>
                                  <a:pt x="2859" y="15"/>
                                </a:lnTo>
                                <a:lnTo>
                                  <a:pt x="2904" y="15"/>
                                </a:lnTo>
                                <a:lnTo>
                                  <a:pt x="2904" y="0"/>
                                </a:lnTo>
                                <a:close/>
                                <a:moveTo>
                                  <a:pt x="2979" y="0"/>
                                </a:moveTo>
                                <a:lnTo>
                                  <a:pt x="2934" y="0"/>
                                </a:lnTo>
                                <a:lnTo>
                                  <a:pt x="2934" y="15"/>
                                </a:lnTo>
                                <a:lnTo>
                                  <a:pt x="2979" y="15"/>
                                </a:lnTo>
                                <a:lnTo>
                                  <a:pt x="2979" y="0"/>
                                </a:lnTo>
                                <a:close/>
                                <a:moveTo>
                                  <a:pt x="3055" y="0"/>
                                </a:moveTo>
                                <a:lnTo>
                                  <a:pt x="3010" y="0"/>
                                </a:lnTo>
                                <a:lnTo>
                                  <a:pt x="3010" y="15"/>
                                </a:lnTo>
                                <a:lnTo>
                                  <a:pt x="3055" y="15"/>
                                </a:lnTo>
                                <a:lnTo>
                                  <a:pt x="3055" y="0"/>
                                </a:lnTo>
                                <a:close/>
                                <a:moveTo>
                                  <a:pt x="3130" y="0"/>
                                </a:moveTo>
                                <a:lnTo>
                                  <a:pt x="3085" y="0"/>
                                </a:lnTo>
                                <a:lnTo>
                                  <a:pt x="3085" y="15"/>
                                </a:lnTo>
                                <a:lnTo>
                                  <a:pt x="3130" y="15"/>
                                </a:lnTo>
                                <a:lnTo>
                                  <a:pt x="3130" y="0"/>
                                </a:lnTo>
                                <a:close/>
                                <a:moveTo>
                                  <a:pt x="3205" y="0"/>
                                </a:moveTo>
                                <a:lnTo>
                                  <a:pt x="3160" y="0"/>
                                </a:lnTo>
                                <a:lnTo>
                                  <a:pt x="3160" y="15"/>
                                </a:lnTo>
                                <a:lnTo>
                                  <a:pt x="3205" y="15"/>
                                </a:lnTo>
                                <a:lnTo>
                                  <a:pt x="3205" y="0"/>
                                </a:lnTo>
                                <a:close/>
                                <a:moveTo>
                                  <a:pt x="3280" y="0"/>
                                </a:moveTo>
                                <a:lnTo>
                                  <a:pt x="3235" y="0"/>
                                </a:lnTo>
                                <a:lnTo>
                                  <a:pt x="3235" y="15"/>
                                </a:lnTo>
                                <a:lnTo>
                                  <a:pt x="3280" y="15"/>
                                </a:lnTo>
                                <a:lnTo>
                                  <a:pt x="3280" y="0"/>
                                </a:lnTo>
                                <a:close/>
                                <a:moveTo>
                                  <a:pt x="3356" y="0"/>
                                </a:moveTo>
                                <a:lnTo>
                                  <a:pt x="3311" y="0"/>
                                </a:lnTo>
                                <a:lnTo>
                                  <a:pt x="3311" y="15"/>
                                </a:lnTo>
                                <a:lnTo>
                                  <a:pt x="3356" y="15"/>
                                </a:lnTo>
                                <a:lnTo>
                                  <a:pt x="3356" y="0"/>
                                </a:lnTo>
                                <a:close/>
                                <a:moveTo>
                                  <a:pt x="3431" y="0"/>
                                </a:moveTo>
                                <a:lnTo>
                                  <a:pt x="3386" y="0"/>
                                </a:lnTo>
                                <a:lnTo>
                                  <a:pt x="3386" y="15"/>
                                </a:lnTo>
                                <a:lnTo>
                                  <a:pt x="3431" y="15"/>
                                </a:lnTo>
                                <a:lnTo>
                                  <a:pt x="3431" y="0"/>
                                </a:lnTo>
                                <a:close/>
                                <a:moveTo>
                                  <a:pt x="3506" y="0"/>
                                </a:moveTo>
                                <a:lnTo>
                                  <a:pt x="3461" y="0"/>
                                </a:lnTo>
                                <a:lnTo>
                                  <a:pt x="3461" y="15"/>
                                </a:lnTo>
                                <a:lnTo>
                                  <a:pt x="3506" y="15"/>
                                </a:lnTo>
                                <a:lnTo>
                                  <a:pt x="3506" y="0"/>
                                </a:lnTo>
                                <a:close/>
                                <a:moveTo>
                                  <a:pt x="3581" y="0"/>
                                </a:moveTo>
                                <a:lnTo>
                                  <a:pt x="3536" y="0"/>
                                </a:lnTo>
                                <a:lnTo>
                                  <a:pt x="3536" y="15"/>
                                </a:lnTo>
                                <a:lnTo>
                                  <a:pt x="3581" y="15"/>
                                </a:lnTo>
                                <a:lnTo>
                                  <a:pt x="3581" y="0"/>
                                </a:lnTo>
                                <a:close/>
                                <a:moveTo>
                                  <a:pt x="3657" y="0"/>
                                </a:moveTo>
                                <a:lnTo>
                                  <a:pt x="3612" y="0"/>
                                </a:lnTo>
                                <a:lnTo>
                                  <a:pt x="3612" y="15"/>
                                </a:lnTo>
                                <a:lnTo>
                                  <a:pt x="3657" y="15"/>
                                </a:lnTo>
                                <a:lnTo>
                                  <a:pt x="3657" y="0"/>
                                </a:lnTo>
                                <a:close/>
                                <a:moveTo>
                                  <a:pt x="3732" y="0"/>
                                </a:moveTo>
                                <a:lnTo>
                                  <a:pt x="3687" y="0"/>
                                </a:lnTo>
                                <a:lnTo>
                                  <a:pt x="3687" y="15"/>
                                </a:lnTo>
                                <a:lnTo>
                                  <a:pt x="3732" y="15"/>
                                </a:lnTo>
                                <a:lnTo>
                                  <a:pt x="3732" y="0"/>
                                </a:lnTo>
                                <a:close/>
                                <a:moveTo>
                                  <a:pt x="3807" y="0"/>
                                </a:moveTo>
                                <a:lnTo>
                                  <a:pt x="3762" y="0"/>
                                </a:lnTo>
                                <a:lnTo>
                                  <a:pt x="3762" y="15"/>
                                </a:lnTo>
                                <a:lnTo>
                                  <a:pt x="3807" y="15"/>
                                </a:lnTo>
                                <a:lnTo>
                                  <a:pt x="3807" y="0"/>
                                </a:lnTo>
                                <a:close/>
                                <a:moveTo>
                                  <a:pt x="3882" y="0"/>
                                </a:moveTo>
                                <a:lnTo>
                                  <a:pt x="3837" y="0"/>
                                </a:lnTo>
                                <a:lnTo>
                                  <a:pt x="3837" y="15"/>
                                </a:lnTo>
                                <a:lnTo>
                                  <a:pt x="3882" y="15"/>
                                </a:lnTo>
                                <a:lnTo>
                                  <a:pt x="3882" y="0"/>
                                </a:lnTo>
                                <a:close/>
                                <a:moveTo>
                                  <a:pt x="3958" y="0"/>
                                </a:moveTo>
                                <a:lnTo>
                                  <a:pt x="3913" y="0"/>
                                </a:lnTo>
                                <a:lnTo>
                                  <a:pt x="3913" y="15"/>
                                </a:lnTo>
                                <a:lnTo>
                                  <a:pt x="3958" y="15"/>
                                </a:lnTo>
                                <a:lnTo>
                                  <a:pt x="3958" y="0"/>
                                </a:lnTo>
                                <a:close/>
                                <a:moveTo>
                                  <a:pt x="4033" y="0"/>
                                </a:moveTo>
                                <a:lnTo>
                                  <a:pt x="3988" y="0"/>
                                </a:lnTo>
                                <a:lnTo>
                                  <a:pt x="3988" y="15"/>
                                </a:lnTo>
                                <a:lnTo>
                                  <a:pt x="4033" y="15"/>
                                </a:lnTo>
                                <a:lnTo>
                                  <a:pt x="4033" y="0"/>
                                </a:lnTo>
                                <a:close/>
                                <a:moveTo>
                                  <a:pt x="4108" y="0"/>
                                </a:moveTo>
                                <a:lnTo>
                                  <a:pt x="4063" y="0"/>
                                </a:lnTo>
                                <a:lnTo>
                                  <a:pt x="4063" y="15"/>
                                </a:lnTo>
                                <a:lnTo>
                                  <a:pt x="4108" y="15"/>
                                </a:lnTo>
                                <a:lnTo>
                                  <a:pt x="4108" y="0"/>
                                </a:lnTo>
                                <a:close/>
                                <a:moveTo>
                                  <a:pt x="4183" y="0"/>
                                </a:moveTo>
                                <a:lnTo>
                                  <a:pt x="4138" y="0"/>
                                </a:lnTo>
                                <a:lnTo>
                                  <a:pt x="4138" y="15"/>
                                </a:lnTo>
                                <a:lnTo>
                                  <a:pt x="4183" y="15"/>
                                </a:lnTo>
                                <a:lnTo>
                                  <a:pt x="4183" y="0"/>
                                </a:lnTo>
                                <a:close/>
                                <a:moveTo>
                                  <a:pt x="4259" y="0"/>
                                </a:moveTo>
                                <a:lnTo>
                                  <a:pt x="4214" y="0"/>
                                </a:lnTo>
                                <a:lnTo>
                                  <a:pt x="4214" y="15"/>
                                </a:lnTo>
                                <a:lnTo>
                                  <a:pt x="4259" y="15"/>
                                </a:lnTo>
                                <a:lnTo>
                                  <a:pt x="4259" y="0"/>
                                </a:lnTo>
                                <a:close/>
                                <a:moveTo>
                                  <a:pt x="4334" y="0"/>
                                </a:moveTo>
                                <a:lnTo>
                                  <a:pt x="4289" y="0"/>
                                </a:lnTo>
                                <a:lnTo>
                                  <a:pt x="4289" y="15"/>
                                </a:lnTo>
                                <a:lnTo>
                                  <a:pt x="4334" y="15"/>
                                </a:lnTo>
                                <a:lnTo>
                                  <a:pt x="4334" y="0"/>
                                </a:lnTo>
                                <a:close/>
                                <a:moveTo>
                                  <a:pt x="4409" y="0"/>
                                </a:moveTo>
                                <a:lnTo>
                                  <a:pt x="4364" y="0"/>
                                </a:lnTo>
                                <a:lnTo>
                                  <a:pt x="4364" y="15"/>
                                </a:lnTo>
                                <a:lnTo>
                                  <a:pt x="4409" y="15"/>
                                </a:lnTo>
                                <a:lnTo>
                                  <a:pt x="4409" y="0"/>
                                </a:lnTo>
                                <a:close/>
                                <a:moveTo>
                                  <a:pt x="4484" y="0"/>
                                </a:moveTo>
                                <a:lnTo>
                                  <a:pt x="4439" y="0"/>
                                </a:lnTo>
                                <a:lnTo>
                                  <a:pt x="4439" y="15"/>
                                </a:lnTo>
                                <a:lnTo>
                                  <a:pt x="4484" y="15"/>
                                </a:lnTo>
                                <a:lnTo>
                                  <a:pt x="4484" y="0"/>
                                </a:lnTo>
                                <a:close/>
                                <a:moveTo>
                                  <a:pt x="4560" y="0"/>
                                </a:moveTo>
                                <a:lnTo>
                                  <a:pt x="4515" y="0"/>
                                </a:lnTo>
                                <a:lnTo>
                                  <a:pt x="4515" y="15"/>
                                </a:lnTo>
                                <a:lnTo>
                                  <a:pt x="4560" y="15"/>
                                </a:lnTo>
                                <a:lnTo>
                                  <a:pt x="4560" y="0"/>
                                </a:lnTo>
                                <a:close/>
                                <a:moveTo>
                                  <a:pt x="4635" y="0"/>
                                </a:moveTo>
                                <a:lnTo>
                                  <a:pt x="4590" y="0"/>
                                </a:lnTo>
                                <a:lnTo>
                                  <a:pt x="4590" y="15"/>
                                </a:lnTo>
                                <a:lnTo>
                                  <a:pt x="4635" y="15"/>
                                </a:lnTo>
                                <a:lnTo>
                                  <a:pt x="4635" y="0"/>
                                </a:lnTo>
                                <a:close/>
                                <a:moveTo>
                                  <a:pt x="4710" y="0"/>
                                </a:moveTo>
                                <a:lnTo>
                                  <a:pt x="4665" y="0"/>
                                </a:lnTo>
                                <a:lnTo>
                                  <a:pt x="4665" y="15"/>
                                </a:lnTo>
                                <a:lnTo>
                                  <a:pt x="4710" y="15"/>
                                </a:lnTo>
                                <a:lnTo>
                                  <a:pt x="4710" y="0"/>
                                </a:lnTo>
                                <a:close/>
                                <a:moveTo>
                                  <a:pt x="4785" y="0"/>
                                </a:moveTo>
                                <a:lnTo>
                                  <a:pt x="4740" y="0"/>
                                </a:lnTo>
                                <a:lnTo>
                                  <a:pt x="4740" y="15"/>
                                </a:lnTo>
                                <a:lnTo>
                                  <a:pt x="4785" y="15"/>
                                </a:lnTo>
                                <a:lnTo>
                                  <a:pt x="4785" y="0"/>
                                </a:lnTo>
                                <a:close/>
                                <a:moveTo>
                                  <a:pt x="4860" y="0"/>
                                </a:moveTo>
                                <a:lnTo>
                                  <a:pt x="4815" y="0"/>
                                </a:lnTo>
                                <a:lnTo>
                                  <a:pt x="4815" y="15"/>
                                </a:lnTo>
                                <a:lnTo>
                                  <a:pt x="4860" y="15"/>
                                </a:lnTo>
                                <a:lnTo>
                                  <a:pt x="4860" y="0"/>
                                </a:lnTo>
                                <a:close/>
                                <a:moveTo>
                                  <a:pt x="4936" y="0"/>
                                </a:moveTo>
                                <a:lnTo>
                                  <a:pt x="4891" y="0"/>
                                </a:lnTo>
                                <a:lnTo>
                                  <a:pt x="4891" y="15"/>
                                </a:lnTo>
                                <a:lnTo>
                                  <a:pt x="4936" y="15"/>
                                </a:lnTo>
                                <a:lnTo>
                                  <a:pt x="4936" y="0"/>
                                </a:lnTo>
                                <a:close/>
                                <a:moveTo>
                                  <a:pt x="5011" y="0"/>
                                </a:moveTo>
                                <a:lnTo>
                                  <a:pt x="4966" y="0"/>
                                </a:lnTo>
                                <a:lnTo>
                                  <a:pt x="4966" y="15"/>
                                </a:lnTo>
                                <a:lnTo>
                                  <a:pt x="5011" y="15"/>
                                </a:lnTo>
                                <a:lnTo>
                                  <a:pt x="5011" y="0"/>
                                </a:lnTo>
                                <a:close/>
                                <a:moveTo>
                                  <a:pt x="5086" y="0"/>
                                </a:moveTo>
                                <a:lnTo>
                                  <a:pt x="5041" y="0"/>
                                </a:lnTo>
                                <a:lnTo>
                                  <a:pt x="5041" y="15"/>
                                </a:lnTo>
                                <a:lnTo>
                                  <a:pt x="5086" y="15"/>
                                </a:lnTo>
                                <a:lnTo>
                                  <a:pt x="5086" y="0"/>
                                </a:lnTo>
                                <a:close/>
                                <a:moveTo>
                                  <a:pt x="5161" y="0"/>
                                </a:moveTo>
                                <a:lnTo>
                                  <a:pt x="5116" y="0"/>
                                </a:lnTo>
                                <a:lnTo>
                                  <a:pt x="5116" y="15"/>
                                </a:lnTo>
                                <a:lnTo>
                                  <a:pt x="5161" y="15"/>
                                </a:lnTo>
                                <a:lnTo>
                                  <a:pt x="5161" y="0"/>
                                </a:lnTo>
                                <a:close/>
                                <a:moveTo>
                                  <a:pt x="5237" y="0"/>
                                </a:moveTo>
                                <a:lnTo>
                                  <a:pt x="5192" y="0"/>
                                </a:lnTo>
                                <a:lnTo>
                                  <a:pt x="5192" y="15"/>
                                </a:lnTo>
                                <a:lnTo>
                                  <a:pt x="5237" y="15"/>
                                </a:lnTo>
                                <a:lnTo>
                                  <a:pt x="5237" y="0"/>
                                </a:lnTo>
                                <a:close/>
                                <a:moveTo>
                                  <a:pt x="5312" y="0"/>
                                </a:moveTo>
                                <a:lnTo>
                                  <a:pt x="5267" y="0"/>
                                </a:lnTo>
                                <a:lnTo>
                                  <a:pt x="5267" y="15"/>
                                </a:lnTo>
                                <a:lnTo>
                                  <a:pt x="5312" y="15"/>
                                </a:lnTo>
                                <a:lnTo>
                                  <a:pt x="5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AutoShape 95"/>
                        <wps:cNvSpPr>
                          <a:spLocks/>
                        </wps:cNvSpPr>
                        <wps:spPr bwMode="auto">
                          <a:xfrm>
                            <a:off x="6661" y="224"/>
                            <a:ext cx="948" cy="15"/>
                          </a:xfrm>
                          <a:custGeom>
                            <a:avLst/>
                            <a:gdLst>
                              <a:gd name="T0" fmla="+- 0 6662 6662"/>
                              <a:gd name="T1" fmla="*/ T0 w 948"/>
                              <a:gd name="T2" fmla="+- 0 224 224"/>
                              <a:gd name="T3" fmla="*/ 224 h 15"/>
                              <a:gd name="T4" fmla="+- 0 6707 6662"/>
                              <a:gd name="T5" fmla="*/ T4 w 948"/>
                              <a:gd name="T6" fmla="+- 0 239 224"/>
                              <a:gd name="T7" fmla="*/ 239 h 15"/>
                              <a:gd name="T8" fmla="+- 0 6782 6662"/>
                              <a:gd name="T9" fmla="*/ T8 w 948"/>
                              <a:gd name="T10" fmla="+- 0 224 224"/>
                              <a:gd name="T11" fmla="*/ 224 h 15"/>
                              <a:gd name="T12" fmla="+- 0 6737 6662"/>
                              <a:gd name="T13" fmla="*/ T12 w 948"/>
                              <a:gd name="T14" fmla="+- 0 239 224"/>
                              <a:gd name="T15" fmla="*/ 239 h 15"/>
                              <a:gd name="T16" fmla="+- 0 6782 6662"/>
                              <a:gd name="T17" fmla="*/ T16 w 948"/>
                              <a:gd name="T18" fmla="+- 0 224 224"/>
                              <a:gd name="T19" fmla="*/ 224 h 15"/>
                              <a:gd name="T20" fmla="+- 0 6812 6662"/>
                              <a:gd name="T21" fmla="*/ T20 w 948"/>
                              <a:gd name="T22" fmla="+- 0 224 224"/>
                              <a:gd name="T23" fmla="*/ 224 h 15"/>
                              <a:gd name="T24" fmla="+- 0 6857 6662"/>
                              <a:gd name="T25" fmla="*/ T24 w 948"/>
                              <a:gd name="T26" fmla="+- 0 239 224"/>
                              <a:gd name="T27" fmla="*/ 239 h 15"/>
                              <a:gd name="T28" fmla="+- 0 6933 6662"/>
                              <a:gd name="T29" fmla="*/ T28 w 948"/>
                              <a:gd name="T30" fmla="+- 0 224 224"/>
                              <a:gd name="T31" fmla="*/ 224 h 15"/>
                              <a:gd name="T32" fmla="+- 0 6888 6662"/>
                              <a:gd name="T33" fmla="*/ T32 w 948"/>
                              <a:gd name="T34" fmla="+- 0 239 224"/>
                              <a:gd name="T35" fmla="*/ 239 h 15"/>
                              <a:gd name="T36" fmla="+- 0 6933 6662"/>
                              <a:gd name="T37" fmla="*/ T36 w 948"/>
                              <a:gd name="T38" fmla="+- 0 224 224"/>
                              <a:gd name="T39" fmla="*/ 224 h 15"/>
                              <a:gd name="T40" fmla="+- 0 6963 6662"/>
                              <a:gd name="T41" fmla="*/ T40 w 948"/>
                              <a:gd name="T42" fmla="+- 0 224 224"/>
                              <a:gd name="T43" fmla="*/ 224 h 15"/>
                              <a:gd name="T44" fmla="+- 0 7008 6662"/>
                              <a:gd name="T45" fmla="*/ T44 w 948"/>
                              <a:gd name="T46" fmla="+- 0 239 224"/>
                              <a:gd name="T47" fmla="*/ 239 h 15"/>
                              <a:gd name="T48" fmla="+- 0 7083 6662"/>
                              <a:gd name="T49" fmla="*/ T48 w 948"/>
                              <a:gd name="T50" fmla="+- 0 224 224"/>
                              <a:gd name="T51" fmla="*/ 224 h 15"/>
                              <a:gd name="T52" fmla="+- 0 7038 6662"/>
                              <a:gd name="T53" fmla="*/ T52 w 948"/>
                              <a:gd name="T54" fmla="+- 0 239 224"/>
                              <a:gd name="T55" fmla="*/ 239 h 15"/>
                              <a:gd name="T56" fmla="+- 0 7083 6662"/>
                              <a:gd name="T57" fmla="*/ T56 w 948"/>
                              <a:gd name="T58" fmla="+- 0 224 224"/>
                              <a:gd name="T59" fmla="*/ 224 h 15"/>
                              <a:gd name="T60" fmla="+- 0 7113 6662"/>
                              <a:gd name="T61" fmla="*/ T60 w 948"/>
                              <a:gd name="T62" fmla="+- 0 224 224"/>
                              <a:gd name="T63" fmla="*/ 224 h 15"/>
                              <a:gd name="T64" fmla="+- 0 7158 6662"/>
                              <a:gd name="T65" fmla="*/ T64 w 948"/>
                              <a:gd name="T66" fmla="+- 0 239 224"/>
                              <a:gd name="T67" fmla="*/ 239 h 15"/>
                              <a:gd name="T68" fmla="+- 0 7234 6662"/>
                              <a:gd name="T69" fmla="*/ T68 w 948"/>
                              <a:gd name="T70" fmla="+- 0 224 224"/>
                              <a:gd name="T71" fmla="*/ 224 h 15"/>
                              <a:gd name="T72" fmla="+- 0 7189 6662"/>
                              <a:gd name="T73" fmla="*/ T72 w 948"/>
                              <a:gd name="T74" fmla="+- 0 239 224"/>
                              <a:gd name="T75" fmla="*/ 239 h 15"/>
                              <a:gd name="T76" fmla="+- 0 7234 6662"/>
                              <a:gd name="T77" fmla="*/ T76 w 948"/>
                              <a:gd name="T78" fmla="+- 0 224 224"/>
                              <a:gd name="T79" fmla="*/ 224 h 15"/>
                              <a:gd name="T80" fmla="+- 0 7264 6662"/>
                              <a:gd name="T81" fmla="*/ T80 w 948"/>
                              <a:gd name="T82" fmla="+- 0 224 224"/>
                              <a:gd name="T83" fmla="*/ 224 h 15"/>
                              <a:gd name="T84" fmla="+- 0 7309 6662"/>
                              <a:gd name="T85" fmla="*/ T84 w 948"/>
                              <a:gd name="T86" fmla="+- 0 239 224"/>
                              <a:gd name="T87" fmla="*/ 239 h 15"/>
                              <a:gd name="T88" fmla="+- 0 7384 6662"/>
                              <a:gd name="T89" fmla="*/ T88 w 948"/>
                              <a:gd name="T90" fmla="+- 0 224 224"/>
                              <a:gd name="T91" fmla="*/ 224 h 15"/>
                              <a:gd name="T92" fmla="+- 0 7339 6662"/>
                              <a:gd name="T93" fmla="*/ T92 w 948"/>
                              <a:gd name="T94" fmla="+- 0 239 224"/>
                              <a:gd name="T95" fmla="*/ 239 h 15"/>
                              <a:gd name="T96" fmla="+- 0 7384 6662"/>
                              <a:gd name="T97" fmla="*/ T96 w 948"/>
                              <a:gd name="T98" fmla="+- 0 224 224"/>
                              <a:gd name="T99" fmla="*/ 224 h 15"/>
                              <a:gd name="T100" fmla="+- 0 7414 6662"/>
                              <a:gd name="T101" fmla="*/ T100 w 948"/>
                              <a:gd name="T102" fmla="+- 0 224 224"/>
                              <a:gd name="T103" fmla="*/ 224 h 15"/>
                              <a:gd name="T104" fmla="+- 0 7459 6662"/>
                              <a:gd name="T105" fmla="*/ T104 w 948"/>
                              <a:gd name="T106" fmla="+- 0 239 224"/>
                              <a:gd name="T107" fmla="*/ 239 h 15"/>
                              <a:gd name="T108" fmla="+- 0 7535 6662"/>
                              <a:gd name="T109" fmla="*/ T108 w 948"/>
                              <a:gd name="T110" fmla="+- 0 224 224"/>
                              <a:gd name="T111" fmla="*/ 224 h 15"/>
                              <a:gd name="T112" fmla="+- 0 7490 6662"/>
                              <a:gd name="T113" fmla="*/ T112 w 948"/>
                              <a:gd name="T114" fmla="+- 0 239 224"/>
                              <a:gd name="T115" fmla="*/ 239 h 15"/>
                              <a:gd name="T116" fmla="+- 0 7535 6662"/>
                              <a:gd name="T117" fmla="*/ T116 w 948"/>
                              <a:gd name="T118" fmla="+- 0 224 224"/>
                              <a:gd name="T119" fmla="*/ 224 h 15"/>
                              <a:gd name="T120" fmla="+- 0 7565 6662"/>
                              <a:gd name="T121" fmla="*/ T120 w 948"/>
                              <a:gd name="T122" fmla="+- 0 224 224"/>
                              <a:gd name="T123" fmla="*/ 224 h 15"/>
                              <a:gd name="T124" fmla="+- 0 7610 6662"/>
                              <a:gd name="T125" fmla="*/ T124 w 948"/>
                              <a:gd name="T126" fmla="+- 0 239 224"/>
                              <a:gd name="T127" fmla="*/ 239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948" h="1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1" y="0"/>
                                </a:moveTo>
                                <a:lnTo>
                                  <a:pt x="226" y="0"/>
                                </a:lnTo>
                                <a:lnTo>
                                  <a:pt x="226" y="15"/>
                                </a:lnTo>
                                <a:lnTo>
                                  <a:pt x="271" y="15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2" y="0"/>
                                </a:moveTo>
                                <a:lnTo>
                                  <a:pt x="527" y="0"/>
                                </a:lnTo>
                                <a:lnTo>
                                  <a:pt x="527" y="15"/>
                                </a:lnTo>
                                <a:lnTo>
                                  <a:pt x="572" y="15"/>
                                </a:lnTo>
                                <a:lnTo>
                                  <a:pt x="572" y="0"/>
                                </a:lnTo>
                                <a:close/>
                                <a:moveTo>
                                  <a:pt x="647" y="0"/>
                                </a:moveTo>
                                <a:lnTo>
                                  <a:pt x="602" y="0"/>
                                </a:lnTo>
                                <a:lnTo>
                                  <a:pt x="602" y="15"/>
                                </a:lnTo>
                                <a:lnTo>
                                  <a:pt x="647" y="15"/>
                                </a:lnTo>
                                <a:lnTo>
                                  <a:pt x="647" y="0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828" y="0"/>
                                </a:lnTo>
                                <a:lnTo>
                                  <a:pt x="828" y="15"/>
                                </a:lnTo>
                                <a:lnTo>
                                  <a:pt x="873" y="15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48" y="0"/>
                                </a:moveTo>
                                <a:lnTo>
                                  <a:pt x="903" y="0"/>
                                </a:lnTo>
                                <a:lnTo>
                                  <a:pt x="903" y="15"/>
                                </a:lnTo>
                                <a:lnTo>
                                  <a:pt x="948" y="15"/>
                                </a:lnTo>
                                <a:lnTo>
                                  <a:pt x="9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7640" y="232"/>
                            <a:ext cx="313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395" y="892"/>
                            <a:ext cx="937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AutoShape 92"/>
                        <wps:cNvSpPr>
                          <a:spLocks/>
                        </wps:cNvSpPr>
                        <wps:spPr bwMode="auto">
                          <a:xfrm>
                            <a:off x="1394" y="224"/>
                            <a:ext cx="9375" cy="675"/>
                          </a:xfrm>
                          <a:custGeom>
                            <a:avLst/>
                            <a:gdLst>
                              <a:gd name="T0" fmla="+- 0 1395 1395"/>
                              <a:gd name="T1" fmla="*/ T0 w 9375"/>
                              <a:gd name="T2" fmla="+- 0 854 224"/>
                              <a:gd name="T3" fmla="*/ 854 h 675"/>
                              <a:gd name="T4" fmla="+- 0 1410 1395"/>
                              <a:gd name="T5" fmla="*/ T4 w 9375"/>
                              <a:gd name="T6" fmla="+- 0 899 224"/>
                              <a:gd name="T7" fmla="*/ 899 h 675"/>
                              <a:gd name="T8" fmla="+- 0 1410 1395"/>
                              <a:gd name="T9" fmla="*/ T8 w 9375"/>
                              <a:gd name="T10" fmla="+- 0 775 224"/>
                              <a:gd name="T11" fmla="*/ 775 h 675"/>
                              <a:gd name="T12" fmla="+- 0 1395 1395"/>
                              <a:gd name="T13" fmla="*/ T12 w 9375"/>
                              <a:gd name="T14" fmla="+- 0 820 224"/>
                              <a:gd name="T15" fmla="*/ 820 h 675"/>
                              <a:gd name="T16" fmla="+- 0 1410 1395"/>
                              <a:gd name="T17" fmla="*/ T16 w 9375"/>
                              <a:gd name="T18" fmla="+- 0 775 224"/>
                              <a:gd name="T19" fmla="*/ 775 h 675"/>
                              <a:gd name="T20" fmla="+- 0 1395 1395"/>
                              <a:gd name="T21" fmla="*/ T20 w 9375"/>
                              <a:gd name="T22" fmla="+- 0 697 224"/>
                              <a:gd name="T23" fmla="*/ 697 h 675"/>
                              <a:gd name="T24" fmla="+- 0 1410 1395"/>
                              <a:gd name="T25" fmla="*/ T24 w 9375"/>
                              <a:gd name="T26" fmla="+- 0 742 224"/>
                              <a:gd name="T27" fmla="*/ 742 h 675"/>
                              <a:gd name="T28" fmla="+- 0 1410 1395"/>
                              <a:gd name="T29" fmla="*/ T28 w 9375"/>
                              <a:gd name="T30" fmla="+- 0 618 224"/>
                              <a:gd name="T31" fmla="*/ 618 h 675"/>
                              <a:gd name="T32" fmla="+- 0 1395 1395"/>
                              <a:gd name="T33" fmla="*/ T32 w 9375"/>
                              <a:gd name="T34" fmla="+- 0 663 224"/>
                              <a:gd name="T35" fmla="*/ 663 h 675"/>
                              <a:gd name="T36" fmla="+- 0 1410 1395"/>
                              <a:gd name="T37" fmla="*/ T36 w 9375"/>
                              <a:gd name="T38" fmla="+- 0 618 224"/>
                              <a:gd name="T39" fmla="*/ 618 h 675"/>
                              <a:gd name="T40" fmla="+- 0 1395 1395"/>
                              <a:gd name="T41" fmla="*/ T40 w 9375"/>
                              <a:gd name="T42" fmla="+- 0 539 224"/>
                              <a:gd name="T43" fmla="*/ 539 h 675"/>
                              <a:gd name="T44" fmla="+- 0 1410 1395"/>
                              <a:gd name="T45" fmla="*/ T44 w 9375"/>
                              <a:gd name="T46" fmla="+- 0 584 224"/>
                              <a:gd name="T47" fmla="*/ 584 h 675"/>
                              <a:gd name="T48" fmla="+- 0 1410 1395"/>
                              <a:gd name="T49" fmla="*/ T48 w 9375"/>
                              <a:gd name="T50" fmla="+- 0 460 224"/>
                              <a:gd name="T51" fmla="*/ 460 h 675"/>
                              <a:gd name="T52" fmla="+- 0 1395 1395"/>
                              <a:gd name="T53" fmla="*/ T52 w 9375"/>
                              <a:gd name="T54" fmla="+- 0 505 224"/>
                              <a:gd name="T55" fmla="*/ 505 h 675"/>
                              <a:gd name="T56" fmla="+- 0 1410 1395"/>
                              <a:gd name="T57" fmla="*/ T56 w 9375"/>
                              <a:gd name="T58" fmla="+- 0 460 224"/>
                              <a:gd name="T59" fmla="*/ 460 h 675"/>
                              <a:gd name="T60" fmla="+- 0 1395 1395"/>
                              <a:gd name="T61" fmla="*/ T60 w 9375"/>
                              <a:gd name="T62" fmla="+- 0 382 224"/>
                              <a:gd name="T63" fmla="*/ 382 h 675"/>
                              <a:gd name="T64" fmla="+- 0 1410 1395"/>
                              <a:gd name="T65" fmla="*/ T64 w 9375"/>
                              <a:gd name="T66" fmla="+- 0 427 224"/>
                              <a:gd name="T67" fmla="*/ 427 h 675"/>
                              <a:gd name="T68" fmla="+- 0 1410 1395"/>
                              <a:gd name="T69" fmla="*/ T68 w 9375"/>
                              <a:gd name="T70" fmla="+- 0 303 224"/>
                              <a:gd name="T71" fmla="*/ 303 h 675"/>
                              <a:gd name="T72" fmla="+- 0 1395 1395"/>
                              <a:gd name="T73" fmla="*/ T72 w 9375"/>
                              <a:gd name="T74" fmla="+- 0 348 224"/>
                              <a:gd name="T75" fmla="*/ 348 h 675"/>
                              <a:gd name="T76" fmla="+- 0 1410 1395"/>
                              <a:gd name="T77" fmla="*/ T76 w 9375"/>
                              <a:gd name="T78" fmla="+- 0 303 224"/>
                              <a:gd name="T79" fmla="*/ 303 h 675"/>
                              <a:gd name="T80" fmla="+- 0 1395 1395"/>
                              <a:gd name="T81" fmla="*/ T80 w 9375"/>
                              <a:gd name="T82" fmla="+- 0 224 224"/>
                              <a:gd name="T83" fmla="*/ 224 h 675"/>
                              <a:gd name="T84" fmla="+- 0 1410 1395"/>
                              <a:gd name="T85" fmla="*/ T84 w 9375"/>
                              <a:gd name="T86" fmla="+- 0 269 224"/>
                              <a:gd name="T87" fmla="*/ 269 h 675"/>
                              <a:gd name="T88" fmla="+- 0 10770 1395"/>
                              <a:gd name="T89" fmla="*/ T88 w 9375"/>
                              <a:gd name="T90" fmla="+- 0 854 224"/>
                              <a:gd name="T91" fmla="*/ 854 h 675"/>
                              <a:gd name="T92" fmla="+- 0 10755 1395"/>
                              <a:gd name="T93" fmla="*/ T92 w 9375"/>
                              <a:gd name="T94" fmla="+- 0 899 224"/>
                              <a:gd name="T95" fmla="*/ 899 h 675"/>
                              <a:gd name="T96" fmla="+- 0 10770 1395"/>
                              <a:gd name="T97" fmla="*/ T96 w 9375"/>
                              <a:gd name="T98" fmla="+- 0 854 224"/>
                              <a:gd name="T99" fmla="*/ 854 h 675"/>
                              <a:gd name="T100" fmla="+- 0 10755 1395"/>
                              <a:gd name="T101" fmla="*/ T100 w 9375"/>
                              <a:gd name="T102" fmla="+- 0 775 224"/>
                              <a:gd name="T103" fmla="*/ 775 h 675"/>
                              <a:gd name="T104" fmla="+- 0 10770 1395"/>
                              <a:gd name="T105" fmla="*/ T104 w 9375"/>
                              <a:gd name="T106" fmla="+- 0 820 224"/>
                              <a:gd name="T107" fmla="*/ 820 h 675"/>
                              <a:gd name="T108" fmla="+- 0 10770 1395"/>
                              <a:gd name="T109" fmla="*/ T108 w 9375"/>
                              <a:gd name="T110" fmla="+- 0 697 224"/>
                              <a:gd name="T111" fmla="*/ 697 h 675"/>
                              <a:gd name="T112" fmla="+- 0 10755 1395"/>
                              <a:gd name="T113" fmla="*/ T112 w 9375"/>
                              <a:gd name="T114" fmla="+- 0 742 224"/>
                              <a:gd name="T115" fmla="*/ 742 h 675"/>
                              <a:gd name="T116" fmla="+- 0 10770 1395"/>
                              <a:gd name="T117" fmla="*/ T116 w 9375"/>
                              <a:gd name="T118" fmla="+- 0 697 224"/>
                              <a:gd name="T119" fmla="*/ 697 h 675"/>
                              <a:gd name="T120" fmla="+- 0 10755 1395"/>
                              <a:gd name="T121" fmla="*/ T120 w 9375"/>
                              <a:gd name="T122" fmla="+- 0 618 224"/>
                              <a:gd name="T123" fmla="*/ 618 h 675"/>
                              <a:gd name="T124" fmla="+- 0 10770 1395"/>
                              <a:gd name="T125" fmla="*/ T124 w 9375"/>
                              <a:gd name="T126" fmla="+- 0 663 224"/>
                              <a:gd name="T127" fmla="*/ 663 h 675"/>
                              <a:gd name="T128" fmla="+- 0 10770 1395"/>
                              <a:gd name="T129" fmla="*/ T128 w 9375"/>
                              <a:gd name="T130" fmla="+- 0 539 224"/>
                              <a:gd name="T131" fmla="*/ 539 h 675"/>
                              <a:gd name="T132" fmla="+- 0 10755 1395"/>
                              <a:gd name="T133" fmla="*/ T132 w 9375"/>
                              <a:gd name="T134" fmla="+- 0 584 224"/>
                              <a:gd name="T135" fmla="*/ 584 h 675"/>
                              <a:gd name="T136" fmla="+- 0 10770 1395"/>
                              <a:gd name="T137" fmla="*/ T136 w 9375"/>
                              <a:gd name="T138" fmla="+- 0 539 224"/>
                              <a:gd name="T139" fmla="*/ 539 h 675"/>
                              <a:gd name="T140" fmla="+- 0 10755 1395"/>
                              <a:gd name="T141" fmla="*/ T140 w 9375"/>
                              <a:gd name="T142" fmla="+- 0 460 224"/>
                              <a:gd name="T143" fmla="*/ 460 h 675"/>
                              <a:gd name="T144" fmla="+- 0 10770 1395"/>
                              <a:gd name="T145" fmla="*/ T144 w 9375"/>
                              <a:gd name="T146" fmla="+- 0 505 224"/>
                              <a:gd name="T147" fmla="*/ 505 h 675"/>
                              <a:gd name="T148" fmla="+- 0 10770 1395"/>
                              <a:gd name="T149" fmla="*/ T148 w 9375"/>
                              <a:gd name="T150" fmla="+- 0 382 224"/>
                              <a:gd name="T151" fmla="*/ 382 h 675"/>
                              <a:gd name="T152" fmla="+- 0 10755 1395"/>
                              <a:gd name="T153" fmla="*/ T152 w 9375"/>
                              <a:gd name="T154" fmla="+- 0 427 224"/>
                              <a:gd name="T155" fmla="*/ 427 h 675"/>
                              <a:gd name="T156" fmla="+- 0 10770 1395"/>
                              <a:gd name="T157" fmla="*/ T156 w 9375"/>
                              <a:gd name="T158" fmla="+- 0 382 224"/>
                              <a:gd name="T159" fmla="*/ 382 h 675"/>
                              <a:gd name="T160" fmla="+- 0 10755 1395"/>
                              <a:gd name="T161" fmla="*/ T160 w 9375"/>
                              <a:gd name="T162" fmla="+- 0 303 224"/>
                              <a:gd name="T163" fmla="*/ 303 h 675"/>
                              <a:gd name="T164" fmla="+- 0 10770 1395"/>
                              <a:gd name="T165" fmla="*/ T164 w 9375"/>
                              <a:gd name="T166" fmla="+- 0 348 224"/>
                              <a:gd name="T167" fmla="*/ 348 h 675"/>
                              <a:gd name="T168" fmla="+- 0 10770 1395"/>
                              <a:gd name="T169" fmla="*/ T168 w 9375"/>
                              <a:gd name="T170" fmla="+- 0 224 224"/>
                              <a:gd name="T171" fmla="*/ 224 h 675"/>
                              <a:gd name="T172" fmla="+- 0 10755 1395"/>
                              <a:gd name="T173" fmla="*/ T172 w 9375"/>
                              <a:gd name="T174" fmla="+- 0 269 224"/>
                              <a:gd name="T175" fmla="*/ 269 h 675"/>
                              <a:gd name="T176" fmla="+- 0 10770 1395"/>
                              <a:gd name="T177" fmla="*/ T176 w 9375"/>
                              <a:gd name="T178" fmla="+- 0 224 224"/>
                              <a:gd name="T179" fmla="*/ 224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9375" h="675">
                                <a:moveTo>
                                  <a:pt x="15" y="630"/>
                                </a:moveTo>
                                <a:lnTo>
                                  <a:pt x="0" y="630"/>
                                </a:lnTo>
                                <a:lnTo>
                                  <a:pt x="0" y="675"/>
                                </a:lnTo>
                                <a:lnTo>
                                  <a:pt x="15" y="675"/>
                                </a:lnTo>
                                <a:lnTo>
                                  <a:pt x="15" y="630"/>
                                </a:lnTo>
                                <a:close/>
                                <a:moveTo>
                                  <a:pt x="15" y="551"/>
                                </a:moveTo>
                                <a:lnTo>
                                  <a:pt x="0" y="551"/>
                                </a:lnTo>
                                <a:lnTo>
                                  <a:pt x="0" y="596"/>
                                </a:lnTo>
                                <a:lnTo>
                                  <a:pt x="15" y="596"/>
                                </a:lnTo>
                                <a:lnTo>
                                  <a:pt x="15" y="551"/>
                                </a:lnTo>
                                <a:close/>
                                <a:moveTo>
                                  <a:pt x="15" y="473"/>
                                </a:moveTo>
                                <a:lnTo>
                                  <a:pt x="0" y="473"/>
                                </a:lnTo>
                                <a:lnTo>
                                  <a:pt x="0" y="518"/>
                                </a:lnTo>
                                <a:lnTo>
                                  <a:pt x="15" y="518"/>
                                </a:lnTo>
                                <a:lnTo>
                                  <a:pt x="15" y="473"/>
                                </a:lnTo>
                                <a:close/>
                                <a:moveTo>
                                  <a:pt x="15" y="394"/>
                                </a:moveTo>
                                <a:lnTo>
                                  <a:pt x="0" y="394"/>
                                </a:lnTo>
                                <a:lnTo>
                                  <a:pt x="0" y="439"/>
                                </a:lnTo>
                                <a:lnTo>
                                  <a:pt x="15" y="439"/>
                                </a:lnTo>
                                <a:lnTo>
                                  <a:pt x="15" y="394"/>
                                </a:lnTo>
                                <a:close/>
                                <a:moveTo>
                                  <a:pt x="15" y="315"/>
                                </a:moveTo>
                                <a:lnTo>
                                  <a:pt x="0" y="315"/>
                                </a:lnTo>
                                <a:lnTo>
                                  <a:pt x="0" y="360"/>
                                </a:lnTo>
                                <a:lnTo>
                                  <a:pt x="15" y="360"/>
                                </a:lnTo>
                                <a:lnTo>
                                  <a:pt x="15" y="315"/>
                                </a:lnTo>
                                <a:close/>
                                <a:moveTo>
                                  <a:pt x="15" y="236"/>
                                </a:moveTo>
                                <a:lnTo>
                                  <a:pt x="0" y="236"/>
                                </a:lnTo>
                                <a:lnTo>
                                  <a:pt x="0" y="281"/>
                                </a:lnTo>
                                <a:lnTo>
                                  <a:pt x="15" y="281"/>
                                </a:lnTo>
                                <a:lnTo>
                                  <a:pt x="15" y="236"/>
                                </a:lnTo>
                                <a:close/>
                                <a:moveTo>
                                  <a:pt x="15" y="158"/>
                                </a:moveTo>
                                <a:lnTo>
                                  <a:pt x="0" y="158"/>
                                </a:lnTo>
                                <a:lnTo>
                                  <a:pt x="0" y="203"/>
                                </a:lnTo>
                                <a:lnTo>
                                  <a:pt x="15" y="203"/>
                                </a:lnTo>
                                <a:lnTo>
                                  <a:pt x="15" y="158"/>
                                </a:lnTo>
                                <a:close/>
                                <a:moveTo>
                                  <a:pt x="15" y="79"/>
                                </a:moveTo>
                                <a:lnTo>
                                  <a:pt x="0" y="79"/>
                                </a:lnTo>
                                <a:lnTo>
                                  <a:pt x="0" y="124"/>
                                </a:lnTo>
                                <a:lnTo>
                                  <a:pt x="15" y="124"/>
                                </a:lnTo>
                                <a:lnTo>
                                  <a:pt x="15" y="79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15" y="45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9375" y="630"/>
                                </a:moveTo>
                                <a:lnTo>
                                  <a:pt x="9360" y="630"/>
                                </a:lnTo>
                                <a:lnTo>
                                  <a:pt x="9360" y="675"/>
                                </a:lnTo>
                                <a:lnTo>
                                  <a:pt x="9375" y="675"/>
                                </a:lnTo>
                                <a:lnTo>
                                  <a:pt x="9375" y="630"/>
                                </a:lnTo>
                                <a:close/>
                                <a:moveTo>
                                  <a:pt x="9375" y="551"/>
                                </a:moveTo>
                                <a:lnTo>
                                  <a:pt x="9360" y="551"/>
                                </a:lnTo>
                                <a:lnTo>
                                  <a:pt x="9360" y="596"/>
                                </a:lnTo>
                                <a:lnTo>
                                  <a:pt x="9375" y="596"/>
                                </a:lnTo>
                                <a:lnTo>
                                  <a:pt x="9375" y="551"/>
                                </a:lnTo>
                                <a:close/>
                                <a:moveTo>
                                  <a:pt x="9375" y="473"/>
                                </a:moveTo>
                                <a:lnTo>
                                  <a:pt x="9360" y="473"/>
                                </a:lnTo>
                                <a:lnTo>
                                  <a:pt x="9360" y="518"/>
                                </a:lnTo>
                                <a:lnTo>
                                  <a:pt x="9375" y="518"/>
                                </a:lnTo>
                                <a:lnTo>
                                  <a:pt x="9375" y="473"/>
                                </a:lnTo>
                                <a:close/>
                                <a:moveTo>
                                  <a:pt x="9375" y="394"/>
                                </a:moveTo>
                                <a:lnTo>
                                  <a:pt x="9360" y="394"/>
                                </a:lnTo>
                                <a:lnTo>
                                  <a:pt x="9360" y="439"/>
                                </a:lnTo>
                                <a:lnTo>
                                  <a:pt x="9375" y="439"/>
                                </a:lnTo>
                                <a:lnTo>
                                  <a:pt x="9375" y="394"/>
                                </a:lnTo>
                                <a:close/>
                                <a:moveTo>
                                  <a:pt x="9375" y="315"/>
                                </a:moveTo>
                                <a:lnTo>
                                  <a:pt x="9360" y="315"/>
                                </a:lnTo>
                                <a:lnTo>
                                  <a:pt x="9360" y="360"/>
                                </a:lnTo>
                                <a:lnTo>
                                  <a:pt x="9375" y="360"/>
                                </a:lnTo>
                                <a:lnTo>
                                  <a:pt x="9375" y="315"/>
                                </a:lnTo>
                                <a:close/>
                                <a:moveTo>
                                  <a:pt x="9375" y="236"/>
                                </a:moveTo>
                                <a:lnTo>
                                  <a:pt x="9360" y="236"/>
                                </a:lnTo>
                                <a:lnTo>
                                  <a:pt x="9360" y="281"/>
                                </a:lnTo>
                                <a:lnTo>
                                  <a:pt x="9375" y="281"/>
                                </a:lnTo>
                                <a:lnTo>
                                  <a:pt x="9375" y="236"/>
                                </a:lnTo>
                                <a:close/>
                                <a:moveTo>
                                  <a:pt x="9375" y="158"/>
                                </a:moveTo>
                                <a:lnTo>
                                  <a:pt x="9360" y="158"/>
                                </a:lnTo>
                                <a:lnTo>
                                  <a:pt x="9360" y="203"/>
                                </a:lnTo>
                                <a:lnTo>
                                  <a:pt x="9375" y="203"/>
                                </a:lnTo>
                                <a:lnTo>
                                  <a:pt x="9375" y="158"/>
                                </a:lnTo>
                                <a:close/>
                                <a:moveTo>
                                  <a:pt x="9375" y="79"/>
                                </a:moveTo>
                                <a:lnTo>
                                  <a:pt x="9360" y="79"/>
                                </a:lnTo>
                                <a:lnTo>
                                  <a:pt x="9360" y="124"/>
                                </a:lnTo>
                                <a:lnTo>
                                  <a:pt x="9375" y="124"/>
                                </a:lnTo>
                                <a:lnTo>
                                  <a:pt x="9375" y="79"/>
                                </a:lnTo>
                                <a:close/>
                                <a:moveTo>
                                  <a:pt x="9375" y="0"/>
                                </a:moveTo>
                                <a:lnTo>
                                  <a:pt x="9360" y="0"/>
                                </a:lnTo>
                                <a:lnTo>
                                  <a:pt x="9360" y="45"/>
                                </a:lnTo>
                                <a:lnTo>
                                  <a:pt x="9375" y="45"/>
                                </a:lnTo>
                                <a:lnTo>
                                  <a:pt x="9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1410" y="239"/>
                            <a:ext cx="9345" cy="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9FEAF4" w14:textId="77777777" w:rsidR="00B9738E" w:rsidRDefault="00592588">
                              <w:pPr>
                                <w:spacing w:before="124"/>
                                <w:ind w:left="141"/>
                                <w:rPr>
                                  <w:rFonts w:ascii="Roboto Lt"/>
                                  <w:sz w:val="28"/>
                                </w:rPr>
                              </w:pPr>
                              <w:r>
                                <w:rPr>
                                  <w:rFonts w:ascii="Roboto Lt"/>
                                  <w:sz w:val="28"/>
                                  <w:u w:val="single"/>
                                </w:rPr>
                                <w:t>2.1</w:t>
                              </w:r>
                              <w:r>
                                <w:rPr>
                                  <w:rFonts w:ascii="Roboto Lt"/>
                                  <w:spacing w:val="-5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 Lt"/>
                                  <w:sz w:val="28"/>
                                  <w:u w:val="single"/>
                                </w:rPr>
                                <w:t>Existin</w:t>
                              </w:r>
                              <w:r>
                                <w:rPr>
                                  <w:rFonts w:ascii="Roboto Lt"/>
                                  <w:sz w:val="28"/>
                                </w:rPr>
                                <w:t>g</w:t>
                              </w:r>
                              <w:r>
                                <w:rPr>
                                  <w:rFonts w:ascii="Roboto Lt"/>
                                  <w:spacing w:val="-15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 Lt"/>
                                  <w:sz w:val="28"/>
                                  <w:u w:val="single"/>
                                </w:rPr>
                                <w:t>Problem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ABA843" id="Group 90" o:spid="_x0000_s1031" style="position:absolute;margin-left:69.75pt;margin-top:11.2pt;width:468.75pt;height:33.75pt;z-index:-251658226;mso-wrap-distance-left:0;mso-wrap-distance-right:0;mso-position-horizontal-relative:page;mso-position-vertical-relative:text" coordorigin="1395,224" coordsize="9375,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">
                <v:rect id="Rectangle 97" o:spid="_x0000_s1032" style="position:absolute;left:1395;top:224;width:9375;height: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" fillcolor="#cfd0d9" stroked="f"/>
                <v:shape id="AutoShape 96" o:spid="_x0000_s1033" style="position:absolute;left:1394;top:224;width:5312;height:15;visibility:visible;mso-wrap-style:square;v-text-anchor:top" coordsize="531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" path="m45,l,,,15r45,l45,xm120,l75,r,15l120,15,120,xm195,l150,r,15l195,15,195,xm271,l226,r,15l271,15,271,xm346,l301,r,15l346,15,346,xm421,l376,r,15l421,15,421,xm496,l451,r,15l496,15,496,xm572,l527,r,15l572,15,572,xm647,l602,r,15l647,15,647,xm722,l677,r,15l722,15,722,xm797,l752,r,15l797,15,797,xm873,l828,r,15l873,15,873,xm948,l903,r,15l948,15,948,xm1023,l978,r,15l1023,15r,-15xm1098,r-45,l1053,15r45,l1098,xm1174,r-45,l1129,15r45,l1174,xm1249,r-45,l1204,15r45,l1249,xm1324,r-45,l1279,15r45,l1324,xm1399,r-45,l1354,15r45,l1399,xm1475,r-45,l1430,15r45,l1475,xm1550,r-45,l1505,15r45,l1550,xm1625,r-45,l1580,15r45,l1625,xm1700,r-45,l1655,15r45,l1700,xm1776,r-45,l1731,15r45,l1776,xm1851,r-45,l1806,15r45,l1851,xm1926,r-45,l1881,15r45,l1926,xm2001,r-45,l1956,15r45,l2001,xm2077,r-45,l2032,15r45,l2077,xm2152,r-45,l2107,15r45,l2152,xm2227,r-45,l2182,15r45,l2227,xm2302,r-45,l2257,15r45,l2302,xm2377,r-45,l2332,15r45,l2377,xm2453,r-45,l2408,15r45,l2453,xm2528,r-45,l2483,15r45,l2528,xm2603,r-45,l2558,15r45,l2603,xm2678,r-45,l2633,15r45,l2678,xm2754,r-45,l2709,15r45,l2754,xm2829,r-45,l2784,15r45,l2829,xm2904,r-45,l2859,15r45,l2904,xm2979,r-45,l2934,15r45,l2979,xm3055,r-45,l3010,15r45,l3055,xm3130,r-45,l3085,15r45,l3130,xm3205,r-45,l3160,15r45,l3205,xm3280,r-45,l3235,15r45,l3280,xm3356,r-45,l3311,15r45,l3356,xm3431,r-45,l3386,15r45,l3431,xm3506,r-45,l3461,15r45,l3506,xm3581,r-45,l3536,15r45,l3581,xm3657,r-45,l3612,15r45,l3657,xm3732,r-45,l3687,15r45,l3732,xm3807,r-45,l3762,15r45,l3807,xm3882,r-45,l3837,15r45,l3882,xm3958,r-45,l3913,15r45,l3958,xm4033,r-45,l3988,15r45,l4033,xm4108,r-45,l4063,15r45,l4108,xm4183,r-45,l4138,15r45,l4183,xm4259,r-45,l4214,15r45,l4259,xm4334,r-45,l4289,15r45,l4334,xm4409,r-45,l4364,15r45,l4409,xm4484,r-45,l4439,15r45,l4484,xm4560,r-45,l4515,15r45,l4560,xm4635,r-45,l4590,15r45,l4635,xm4710,r-45,l4665,15r45,l4710,xm4785,r-45,l4740,15r45,l4785,xm4860,r-45,l4815,15r45,l4860,xm4936,r-45,l4891,15r45,l4936,xm5011,r-45,l4966,15r45,l5011,xm5086,r-45,l5041,15r45,l5086,xm5161,r-45,l5116,15r45,l5161,xm5237,r-45,l5192,15r45,l5237,xm5312,r-45,l5267,15r45,l5312,xe" fillcolor="black" stroked="f">
                  <v:path arrowok="t" o:connecttype="custom" o:connectlocs="120,224;150,224;226,239;346,239;421,224;572,224;602,224;677,239;797,239;873,224;1023,224;1053,224;1129,239;1249,239;1324,224;1475,224;1505,224;1580,239;1700,239;1776,224;1926,224;1956,224;2032,239;2152,239;2227,224;2377,224;2408,224;2483,239;2603,239;2678,224;2829,224;2859,224;2934,239;3055,239;3130,224;3280,224;3311,224;3386,239;3506,239;3581,224;3732,224;3762,224;3837,239;3958,239;4033,224;4183,224;4214,224;4289,239;4409,239;4484,224;4635,224;4665,224;4740,239;4860,239;4936,224;5086,224;5116,224;5192,239;5312,239" o:connectangles="0,0,0,0,0,0,0,0,0,0,0,0,0,0,0,0,0,0,0,0,0,0,0,0,0,0,0,0,0,0,0,0,0,0,0,0,0,0,0,0,0,0,0,0,0,0,0,0,0,0,0,0,0,0,0,0,0,0,0"/>
                </v:shape>
                <v:shape id="AutoShape 95" o:spid="_x0000_s1034" style="position:absolute;left:6661;top:224;width:948;height:15;visibility:visible;mso-wrap-style:square;v-text-anchor:top" coordsize="9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" path="m45,l,,,15r45,l45,xm120,l75,r,15l120,15,120,xm195,l150,r,15l195,15,195,xm271,l226,r,15l271,15,271,xm346,l301,r,15l346,15,346,xm421,l376,r,15l421,15,421,xm496,l451,r,15l496,15,496,xm572,l527,r,15l572,15,572,xm647,l602,r,15l647,15,647,xm722,l677,r,15l722,15,722,xm797,l752,r,15l797,15,797,xm873,l828,r,15l873,15,873,xm948,l903,r,15l948,15,948,xe" fillcolor="black" stroked="f">
                  <v:path arrowok="t" o:connecttype="custom" o:connectlocs="0,224;45,239;120,224;75,239;120,224;150,224;195,239;271,224;226,239;271,224;301,224;346,239;421,224;376,239;421,224;451,224;496,239;572,224;527,239;572,224;602,224;647,239;722,224;677,239;722,224;752,224;797,239;873,224;828,239;873,224;903,224;948,239" o:connectangles="0,0,0,0,0,0,0,0,0,0,0,0,0,0,0,0,0,0,0,0,0,0,0,0,0,0,0,0,0,0,0,0"/>
                </v:shape>
                <v:line id="Line 94" o:spid="_x0000_s1035" style="position:absolute;visibility:visible;mso-wrap-style:square" from="7640,232" to="10770,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">
                  <v:stroke dashstyle="3 1"/>
                </v:line>
                <v:line id="Line 93" o:spid="_x0000_s1036" style="position:absolute;visibility:visible;mso-wrap-style:square" from="1395,892" to="10770,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">
                  <v:stroke dashstyle="3 1"/>
                </v:line>
                <v:shape id="AutoShape 92" o:spid="_x0000_s1037" style="position:absolute;left:1394;top:224;width:9375;height:675;visibility:visible;mso-wrap-style:square;v-text-anchor:top" coordsize="9375,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" path="m15,630l,630r,45l15,675r,-45xm15,551l,551r,45l15,596r,-45xm15,473l,473r,45l15,518r,-45xm15,394l,394r,45l15,439r,-45xm15,315l,315r,45l15,360r,-45xm15,236l,236r,45l15,281r,-45xm15,158l,158r,45l15,203r,-45xm15,79l,79r,45l15,124r,-45xm15,l,,,45r15,l15,xm9375,630r-15,l9360,675r15,l9375,630xm9375,551r-15,l9360,596r15,l9375,551xm9375,473r-15,l9360,518r15,l9375,473xm9375,394r-15,l9360,439r15,l9375,394xm9375,315r-15,l9360,360r15,l9375,315xm9375,236r-15,l9360,281r15,l9375,236xm9375,158r-15,l9360,203r15,l9375,158xm9375,79r-15,l9360,124r15,l9375,79xm9375,r-15,l9360,45r15,l9375,xe" fillcolor="black" stroked="f">
                  <v:path arrowok="t" o:connecttype="custom" o:connectlocs="0,854;15,899;15,775;0,820;15,775;0,697;15,742;15,618;0,663;15,618;0,539;15,584;15,460;0,505;15,460;0,382;15,427;15,303;0,348;15,303;0,224;15,269;9375,854;9360,899;9375,854;9360,775;9375,820;9375,697;9360,742;9375,697;9360,618;9375,663;9375,539;9360,584;9375,539;9360,460;9375,505;9375,382;9360,427;9375,382;9360,303;9375,348;9375,224;9360,269;9375,224" o:connectangles="0,0,0,0,0,0,0,0,0,0,0,0,0,0,0,0,0,0,0,0,0,0,0,0,0,0,0,0,0,0,0,0,0,0,0,0,0,0,0,0,0,0,0,0,0"/>
                </v:shape>
                <v:shape id="Text Box 91" o:spid="_x0000_s1038" type="#_x0000_t202" style="position:absolute;left:1410;top:239;width:9345;height: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14:paraId="309FEAF4" w14:textId="77777777" w:rsidR="00B9738E" w:rsidRDefault="00592588">
                        <w:pPr>
                          <w:spacing w:before="124"/>
                          <w:ind w:left="141"/>
                          <w:rPr>
                            <w:rFonts w:ascii="Roboto Lt"/>
                            <w:sz w:val="28"/>
                          </w:rPr>
                        </w:pPr>
                        <w:r>
                          <w:rPr>
                            <w:rFonts w:ascii="Roboto Lt"/>
                            <w:sz w:val="28"/>
                            <w:u w:val="single"/>
                          </w:rPr>
                          <w:t>2.1</w:t>
                        </w:r>
                        <w:r>
                          <w:rPr>
                            <w:rFonts w:ascii="Roboto Lt"/>
                            <w:spacing w:val="-5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 Lt"/>
                            <w:sz w:val="28"/>
                            <w:u w:val="single"/>
                          </w:rPr>
                          <w:t>Existin</w:t>
                        </w:r>
                        <w:r>
                          <w:rPr>
                            <w:rFonts w:ascii="Roboto Lt"/>
                            <w:sz w:val="28"/>
                          </w:rPr>
                          <w:t>g</w:t>
                        </w:r>
                        <w:r>
                          <w:rPr>
                            <w:rFonts w:ascii="Roboto Lt"/>
                            <w:spacing w:val="-15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 Lt"/>
                            <w:sz w:val="28"/>
                            <w:u w:val="single"/>
                          </w:rPr>
                          <w:t>Problem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C5D70FC" w14:textId="77777777" w:rsidR="00B9738E" w:rsidRDefault="00592588">
      <w:pPr>
        <w:pStyle w:val="BodyText"/>
        <w:spacing w:before="226" w:after="119" w:line="300" w:lineRule="auto"/>
        <w:ind w:left="959" w:right="985" w:firstLine="1485"/>
        <w:jc w:val="both"/>
      </w:pPr>
      <w:r>
        <w:t>In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society,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disabilities.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developing</w:t>
      </w:r>
      <w:r>
        <w:rPr>
          <w:spacing w:val="-1"/>
        </w:rPr>
        <w:t xml:space="preserve"> </w:t>
      </w:r>
      <w:r>
        <w:t>day</w:t>
      </w:r>
      <w:r>
        <w:rPr>
          <w:spacing w:val="-58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day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developments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undertaken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betterment</w:t>
      </w:r>
      <w:r>
        <w:rPr>
          <w:spacing w:val="1"/>
        </w:rPr>
        <w:t xml:space="preserve"> </w:t>
      </w:r>
      <w:r>
        <w:t>of these people.</w:t>
      </w:r>
      <w:r>
        <w:rPr>
          <w:spacing w:val="1"/>
        </w:rPr>
        <w:t xml:space="preserve"> </w:t>
      </w:r>
      <w:r>
        <w:t>Communications between deaf-mute and a normal person has always been a challenging task. It</w:t>
      </w:r>
      <w:r>
        <w:rPr>
          <w:spacing w:val="1"/>
        </w:rPr>
        <w:t xml:space="preserve"> </w:t>
      </w:r>
      <w:r>
        <w:t>is very difficult for mute people to convey their message to normal people. Since normal</w:t>
      </w:r>
      <w:r>
        <w:t xml:space="preserve"> people</w:t>
      </w:r>
      <w:r>
        <w:rPr>
          <w:spacing w:val="1"/>
        </w:rPr>
        <w:t xml:space="preserve"> </w:t>
      </w:r>
      <w:r>
        <w:t>are not trained on hand sign language. In emergency times conveying their message is very</w:t>
      </w:r>
      <w:r>
        <w:rPr>
          <w:spacing w:val="1"/>
        </w:rPr>
        <w:t xml:space="preserve"> </w:t>
      </w:r>
      <w:r>
        <w:t>difficult. The human hand has remained a popular choice to convey information in situations</w:t>
      </w:r>
      <w:r>
        <w:rPr>
          <w:spacing w:val="1"/>
        </w:rPr>
        <w:t xml:space="preserve"> </w:t>
      </w:r>
      <w:r>
        <w:t>where other forms like speech cannot be used. Voice Conversion Sys</w:t>
      </w:r>
      <w:r>
        <w:t>tem with Hand Gesture</w:t>
      </w:r>
      <w:r>
        <w:rPr>
          <w:spacing w:val="1"/>
        </w:rPr>
        <w:t xml:space="preserve"> </w:t>
      </w:r>
      <w:r>
        <w:t>Recognition and translation will be very useful to have a proper conversation between a normal</w:t>
      </w:r>
      <w:r>
        <w:rPr>
          <w:spacing w:val="1"/>
        </w:rPr>
        <w:t xml:space="preserve"> </w:t>
      </w:r>
      <w:r>
        <w:t>person and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impaired</w:t>
      </w:r>
      <w:r>
        <w:rPr>
          <w:spacing w:val="-1"/>
        </w:rPr>
        <w:t xml:space="preserve"> </w:t>
      </w:r>
      <w:r>
        <w:t>person in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language.</w:t>
      </w:r>
    </w:p>
    <w:p w14:paraId="47C44418" w14:textId="69FDE306" w:rsidR="00B9738E" w:rsidRDefault="00BD4F51">
      <w:pPr>
        <w:pStyle w:val="BodyText"/>
        <w:ind w:left="91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262E0F0" wp14:editId="16843BFC">
                <wp:extent cx="5953125" cy="409575"/>
                <wp:effectExtent l="0" t="4445" r="0" b="5080"/>
                <wp:docPr id="106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409575"/>
                          <a:chOff x="0" y="0"/>
                          <a:chExt cx="9375" cy="645"/>
                        </a:xfrm>
                      </wpg:grpSpPr>
                      <wps:wsp>
                        <wps:cNvPr id="107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75" cy="645"/>
                          </a:xfrm>
                          <a:prstGeom prst="rect">
                            <a:avLst/>
                          </a:prstGeom>
                          <a:solidFill>
                            <a:srgbClr val="CFD0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AutoShape 8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6215" cy="15"/>
                          </a:xfrm>
                          <a:custGeom>
                            <a:avLst/>
                            <a:gdLst>
                              <a:gd name="T0" fmla="*/ 75 w 6215"/>
                              <a:gd name="T1" fmla="*/ 0 h 15"/>
                              <a:gd name="T2" fmla="*/ 195 w 6215"/>
                              <a:gd name="T3" fmla="*/ 15 h 15"/>
                              <a:gd name="T4" fmla="*/ 346 w 6215"/>
                              <a:gd name="T5" fmla="*/ 0 h 15"/>
                              <a:gd name="T6" fmla="*/ 376 w 6215"/>
                              <a:gd name="T7" fmla="*/ 15 h 15"/>
                              <a:gd name="T8" fmla="*/ 496 w 6215"/>
                              <a:gd name="T9" fmla="*/ 0 h 15"/>
                              <a:gd name="T10" fmla="*/ 602 w 6215"/>
                              <a:gd name="T11" fmla="*/ 0 h 15"/>
                              <a:gd name="T12" fmla="*/ 722 w 6215"/>
                              <a:gd name="T13" fmla="*/ 15 h 15"/>
                              <a:gd name="T14" fmla="*/ 873 w 6215"/>
                              <a:gd name="T15" fmla="*/ 0 h 15"/>
                              <a:gd name="T16" fmla="*/ 903 w 6215"/>
                              <a:gd name="T17" fmla="*/ 15 h 15"/>
                              <a:gd name="T18" fmla="*/ 1023 w 6215"/>
                              <a:gd name="T19" fmla="*/ 0 h 15"/>
                              <a:gd name="T20" fmla="*/ 1129 w 6215"/>
                              <a:gd name="T21" fmla="*/ 0 h 15"/>
                              <a:gd name="T22" fmla="*/ 1249 w 6215"/>
                              <a:gd name="T23" fmla="*/ 15 h 15"/>
                              <a:gd name="T24" fmla="*/ 1399 w 6215"/>
                              <a:gd name="T25" fmla="*/ 0 h 15"/>
                              <a:gd name="T26" fmla="*/ 1430 w 6215"/>
                              <a:gd name="T27" fmla="*/ 15 h 15"/>
                              <a:gd name="T28" fmla="*/ 1550 w 6215"/>
                              <a:gd name="T29" fmla="*/ 0 h 15"/>
                              <a:gd name="T30" fmla="*/ 1655 w 6215"/>
                              <a:gd name="T31" fmla="*/ 0 h 15"/>
                              <a:gd name="T32" fmla="*/ 1776 w 6215"/>
                              <a:gd name="T33" fmla="*/ 15 h 15"/>
                              <a:gd name="T34" fmla="*/ 1926 w 6215"/>
                              <a:gd name="T35" fmla="*/ 0 h 15"/>
                              <a:gd name="T36" fmla="*/ 1956 w 6215"/>
                              <a:gd name="T37" fmla="*/ 15 h 15"/>
                              <a:gd name="T38" fmla="*/ 2077 w 6215"/>
                              <a:gd name="T39" fmla="*/ 0 h 15"/>
                              <a:gd name="T40" fmla="*/ 2182 w 6215"/>
                              <a:gd name="T41" fmla="*/ 0 h 15"/>
                              <a:gd name="T42" fmla="*/ 2302 w 6215"/>
                              <a:gd name="T43" fmla="*/ 15 h 15"/>
                              <a:gd name="T44" fmla="*/ 2453 w 6215"/>
                              <a:gd name="T45" fmla="*/ 0 h 15"/>
                              <a:gd name="T46" fmla="*/ 2483 w 6215"/>
                              <a:gd name="T47" fmla="*/ 15 h 15"/>
                              <a:gd name="T48" fmla="*/ 2603 w 6215"/>
                              <a:gd name="T49" fmla="*/ 0 h 15"/>
                              <a:gd name="T50" fmla="*/ 2709 w 6215"/>
                              <a:gd name="T51" fmla="*/ 0 h 15"/>
                              <a:gd name="T52" fmla="*/ 2829 w 6215"/>
                              <a:gd name="T53" fmla="*/ 15 h 15"/>
                              <a:gd name="T54" fmla="*/ 2979 w 6215"/>
                              <a:gd name="T55" fmla="*/ 0 h 15"/>
                              <a:gd name="T56" fmla="*/ 3010 w 6215"/>
                              <a:gd name="T57" fmla="*/ 15 h 15"/>
                              <a:gd name="T58" fmla="*/ 3130 w 6215"/>
                              <a:gd name="T59" fmla="*/ 0 h 15"/>
                              <a:gd name="T60" fmla="*/ 3235 w 6215"/>
                              <a:gd name="T61" fmla="*/ 0 h 15"/>
                              <a:gd name="T62" fmla="*/ 3356 w 6215"/>
                              <a:gd name="T63" fmla="*/ 15 h 15"/>
                              <a:gd name="T64" fmla="*/ 3506 w 6215"/>
                              <a:gd name="T65" fmla="*/ 0 h 15"/>
                              <a:gd name="T66" fmla="*/ 3536 w 6215"/>
                              <a:gd name="T67" fmla="*/ 15 h 15"/>
                              <a:gd name="T68" fmla="*/ 3657 w 6215"/>
                              <a:gd name="T69" fmla="*/ 0 h 15"/>
                              <a:gd name="T70" fmla="*/ 3762 w 6215"/>
                              <a:gd name="T71" fmla="*/ 0 h 15"/>
                              <a:gd name="T72" fmla="*/ 3882 w 6215"/>
                              <a:gd name="T73" fmla="*/ 15 h 15"/>
                              <a:gd name="T74" fmla="*/ 4033 w 6215"/>
                              <a:gd name="T75" fmla="*/ 0 h 15"/>
                              <a:gd name="T76" fmla="*/ 4063 w 6215"/>
                              <a:gd name="T77" fmla="*/ 15 h 15"/>
                              <a:gd name="T78" fmla="*/ 4183 w 6215"/>
                              <a:gd name="T79" fmla="*/ 0 h 15"/>
                              <a:gd name="T80" fmla="*/ 4289 w 6215"/>
                              <a:gd name="T81" fmla="*/ 0 h 15"/>
                              <a:gd name="T82" fmla="*/ 4409 w 6215"/>
                              <a:gd name="T83" fmla="*/ 15 h 15"/>
                              <a:gd name="T84" fmla="*/ 4560 w 6215"/>
                              <a:gd name="T85" fmla="*/ 0 h 15"/>
                              <a:gd name="T86" fmla="*/ 4590 w 6215"/>
                              <a:gd name="T87" fmla="*/ 15 h 15"/>
                              <a:gd name="T88" fmla="*/ 4710 w 6215"/>
                              <a:gd name="T89" fmla="*/ 0 h 15"/>
                              <a:gd name="T90" fmla="*/ 4815 w 6215"/>
                              <a:gd name="T91" fmla="*/ 0 h 15"/>
                              <a:gd name="T92" fmla="*/ 4936 w 6215"/>
                              <a:gd name="T93" fmla="*/ 15 h 15"/>
                              <a:gd name="T94" fmla="*/ 5086 w 6215"/>
                              <a:gd name="T95" fmla="*/ 0 h 15"/>
                              <a:gd name="T96" fmla="*/ 5116 w 6215"/>
                              <a:gd name="T97" fmla="*/ 15 h 15"/>
                              <a:gd name="T98" fmla="*/ 5237 w 6215"/>
                              <a:gd name="T99" fmla="*/ 0 h 15"/>
                              <a:gd name="T100" fmla="*/ 5342 w 6215"/>
                              <a:gd name="T101" fmla="*/ 0 h 15"/>
                              <a:gd name="T102" fmla="*/ 5462 w 6215"/>
                              <a:gd name="T103" fmla="*/ 15 h 15"/>
                              <a:gd name="T104" fmla="*/ 5613 w 6215"/>
                              <a:gd name="T105" fmla="*/ 0 h 15"/>
                              <a:gd name="T106" fmla="*/ 5643 w 6215"/>
                              <a:gd name="T107" fmla="*/ 15 h 15"/>
                              <a:gd name="T108" fmla="*/ 5763 w 6215"/>
                              <a:gd name="T109" fmla="*/ 0 h 15"/>
                              <a:gd name="T110" fmla="*/ 5869 w 6215"/>
                              <a:gd name="T111" fmla="*/ 0 h 15"/>
                              <a:gd name="T112" fmla="*/ 5989 w 6215"/>
                              <a:gd name="T113" fmla="*/ 15 h 15"/>
                              <a:gd name="T114" fmla="*/ 6140 w 6215"/>
                              <a:gd name="T115" fmla="*/ 0 h 15"/>
                              <a:gd name="T116" fmla="*/ 6170 w 6215"/>
                              <a:gd name="T117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215" h="1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1" y="0"/>
                                </a:moveTo>
                                <a:lnTo>
                                  <a:pt x="226" y="0"/>
                                </a:lnTo>
                                <a:lnTo>
                                  <a:pt x="226" y="15"/>
                                </a:lnTo>
                                <a:lnTo>
                                  <a:pt x="271" y="15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2" y="0"/>
                                </a:moveTo>
                                <a:lnTo>
                                  <a:pt x="527" y="0"/>
                                </a:lnTo>
                                <a:lnTo>
                                  <a:pt x="527" y="15"/>
                                </a:lnTo>
                                <a:lnTo>
                                  <a:pt x="572" y="15"/>
                                </a:lnTo>
                                <a:lnTo>
                                  <a:pt x="572" y="0"/>
                                </a:lnTo>
                                <a:close/>
                                <a:moveTo>
                                  <a:pt x="647" y="0"/>
                                </a:moveTo>
                                <a:lnTo>
                                  <a:pt x="602" y="0"/>
                                </a:lnTo>
                                <a:lnTo>
                                  <a:pt x="602" y="15"/>
                                </a:lnTo>
                                <a:lnTo>
                                  <a:pt x="647" y="15"/>
                                </a:lnTo>
                                <a:lnTo>
                                  <a:pt x="647" y="0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828" y="0"/>
                                </a:lnTo>
                                <a:lnTo>
                                  <a:pt x="828" y="15"/>
                                </a:lnTo>
                                <a:lnTo>
                                  <a:pt x="873" y="15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48" y="0"/>
                                </a:moveTo>
                                <a:lnTo>
                                  <a:pt x="903" y="0"/>
                                </a:lnTo>
                                <a:lnTo>
                                  <a:pt x="903" y="15"/>
                                </a:lnTo>
                                <a:lnTo>
                                  <a:pt x="948" y="15"/>
                                </a:lnTo>
                                <a:lnTo>
                                  <a:pt x="948" y="0"/>
                                </a:lnTo>
                                <a:close/>
                                <a:moveTo>
                                  <a:pt x="1023" y="0"/>
                                </a:moveTo>
                                <a:lnTo>
                                  <a:pt x="978" y="0"/>
                                </a:lnTo>
                                <a:lnTo>
                                  <a:pt x="978" y="15"/>
                                </a:lnTo>
                                <a:lnTo>
                                  <a:pt x="1023" y="15"/>
                                </a:lnTo>
                                <a:lnTo>
                                  <a:pt x="1023" y="0"/>
                                </a:lnTo>
                                <a:close/>
                                <a:moveTo>
                                  <a:pt x="1098" y="0"/>
                                </a:moveTo>
                                <a:lnTo>
                                  <a:pt x="1053" y="0"/>
                                </a:lnTo>
                                <a:lnTo>
                                  <a:pt x="1053" y="15"/>
                                </a:lnTo>
                                <a:lnTo>
                                  <a:pt x="1098" y="15"/>
                                </a:lnTo>
                                <a:lnTo>
                                  <a:pt x="1098" y="0"/>
                                </a:lnTo>
                                <a:close/>
                                <a:moveTo>
                                  <a:pt x="1174" y="0"/>
                                </a:moveTo>
                                <a:lnTo>
                                  <a:pt x="1129" y="0"/>
                                </a:lnTo>
                                <a:lnTo>
                                  <a:pt x="1129" y="15"/>
                                </a:lnTo>
                                <a:lnTo>
                                  <a:pt x="1174" y="15"/>
                                </a:lnTo>
                                <a:lnTo>
                                  <a:pt x="1174" y="0"/>
                                </a:lnTo>
                                <a:close/>
                                <a:moveTo>
                                  <a:pt x="1249" y="0"/>
                                </a:moveTo>
                                <a:lnTo>
                                  <a:pt x="1204" y="0"/>
                                </a:lnTo>
                                <a:lnTo>
                                  <a:pt x="1204" y="15"/>
                                </a:lnTo>
                                <a:lnTo>
                                  <a:pt x="1249" y="15"/>
                                </a:lnTo>
                                <a:lnTo>
                                  <a:pt x="1249" y="0"/>
                                </a:lnTo>
                                <a:close/>
                                <a:moveTo>
                                  <a:pt x="1324" y="0"/>
                                </a:moveTo>
                                <a:lnTo>
                                  <a:pt x="1279" y="0"/>
                                </a:lnTo>
                                <a:lnTo>
                                  <a:pt x="1279" y="15"/>
                                </a:lnTo>
                                <a:lnTo>
                                  <a:pt x="1324" y="15"/>
                                </a:lnTo>
                                <a:lnTo>
                                  <a:pt x="1324" y="0"/>
                                </a:lnTo>
                                <a:close/>
                                <a:moveTo>
                                  <a:pt x="1399" y="0"/>
                                </a:moveTo>
                                <a:lnTo>
                                  <a:pt x="1354" y="0"/>
                                </a:lnTo>
                                <a:lnTo>
                                  <a:pt x="1354" y="15"/>
                                </a:lnTo>
                                <a:lnTo>
                                  <a:pt x="1399" y="15"/>
                                </a:lnTo>
                                <a:lnTo>
                                  <a:pt x="1399" y="0"/>
                                </a:lnTo>
                                <a:close/>
                                <a:moveTo>
                                  <a:pt x="1475" y="0"/>
                                </a:moveTo>
                                <a:lnTo>
                                  <a:pt x="1430" y="0"/>
                                </a:lnTo>
                                <a:lnTo>
                                  <a:pt x="1430" y="15"/>
                                </a:lnTo>
                                <a:lnTo>
                                  <a:pt x="1475" y="15"/>
                                </a:lnTo>
                                <a:lnTo>
                                  <a:pt x="1475" y="0"/>
                                </a:lnTo>
                                <a:close/>
                                <a:moveTo>
                                  <a:pt x="1550" y="0"/>
                                </a:moveTo>
                                <a:lnTo>
                                  <a:pt x="1505" y="0"/>
                                </a:lnTo>
                                <a:lnTo>
                                  <a:pt x="1505" y="15"/>
                                </a:lnTo>
                                <a:lnTo>
                                  <a:pt x="1550" y="15"/>
                                </a:lnTo>
                                <a:lnTo>
                                  <a:pt x="1550" y="0"/>
                                </a:lnTo>
                                <a:close/>
                                <a:moveTo>
                                  <a:pt x="1625" y="0"/>
                                </a:moveTo>
                                <a:lnTo>
                                  <a:pt x="1580" y="0"/>
                                </a:lnTo>
                                <a:lnTo>
                                  <a:pt x="1580" y="15"/>
                                </a:lnTo>
                                <a:lnTo>
                                  <a:pt x="1625" y="15"/>
                                </a:lnTo>
                                <a:lnTo>
                                  <a:pt x="1625" y="0"/>
                                </a:lnTo>
                                <a:close/>
                                <a:moveTo>
                                  <a:pt x="1700" y="0"/>
                                </a:moveTo>
                                <a:lnTo>
                                  <a:pt x="1655" y="0"/>
                                </a:lnTo>
                                <a:lnTo>
                                  <a:pt x="1655" y="15"/>
                                </a:lnTo>
                                <a:lnTo>
                                  <a:pt x="1700" y="15"/>
                                </a:lnTo>
                                <a:lnTo>
                                  <a:pt x="1700" y="0"/>
                                </a:lnTo>
                                <a:close/>
                                <a:moveTo>
                                  <a:pt x="1776" y="0"/>
                                </a:moveTo>
                                <a:lnTo>
                                  <a:pt x="1731" y="0"/>
                                </a:lnTo>
                                <a:lnTo>
                                  <a:pt x="1731" y="15"/>
                                </a:lnTo>
                                <a:lnTo>
                                  <a:pt x="1776" y="15"/>
                                </a:lnTo>
                                <a:lnTo>
                                  <a:pt x="1776" y="0"/>
                                </a:lnTo>
                                <a:close/>
                                <a:moveTo>
                                  <a:pt x="1851" y="0"/>
                                </a:moveTo>
                                <a:lnTo>
                                  <a:pt x="1806" y="0"/>
                                </a:lnTo>
                                <a:lnTo>
                                  <a:pt x="1806" y="15"/>
                                </a:lnTo>
                                <a:lnTo>
                                  <a:pt x="1851" y="15"/>
                                </a:lnTo>
                                <a:lnTo>
                                  <a:pt x="1851" y="0"/>
                                </a:lnTo>
                                <a:close/>
                                <a:moveTo>
                                  <a:pt x="1926" y="0"/>
                                </a:moveTo>
                                <a:lnTo>
                                  <a:pt x="1881" y="0"/>
                                </a:lnTo>
                                <a:lnTo>
                                  <a:pt x="1881" y="15"/>
                                </a:lnTo>
                                <a:lnTo>
                                  <a:pt x="1926" y="15"/>
                                </a:lnTo>
                                <a:lnTo>
                                  <a:pt x="1926" y="0"/>
                                </a:lnTo>
                                <a:close/>
                                <a:moveTo>
                                  <a:pt x="2001" y="0"/>
                                </a:moveTo>
                                <a:lnTo>
                                  <a:pt x="1956" y="0"/>
                                </a:lnTo>
                                <a:lnTo>
                                  <a:pt x="1956" y="15"/>
                                </a:lnTo>
                                <a:lnTo>
                                  <a:pt x="2001" y="15"/>
                                </a:lnTo>
                                <a:lnTo>
                                  <a:pt x="2001" y="0"/>
                                </a:lnTo>
                                <a:close/>
                                <a:moveTo>
                                  <a:pt x="2077" y="0"/>
                                </a:moveTo>
                                <a:lnTo>
                                  <a:pt x="2032" y="0"/>
                                </a:lnTo>
                                <a:lnTo>
                                  <a:pt x="2032" y="15"/>
                                </a:lnTo>
                                <a:lnTo>
                                  <a:pt x="2077" y="15"/>
                                </a:lnTo>
                                <a:lnTo>
                                  <a:pt x="2077" y="0"/>
                                </a:lnTo>
                                <a:close/>
                                <a:moveTo>
                                  <a:pt x="2152" y="0"/>
                                </a:moveTo>
                                <a:lnTo>
                                  <a:pt x="2107" y="0"/>
                                </a:lnTo>
                                <a:lnTo>
                                  <a:pt x="2107" y="15"/>
                                </a:lnTo>
                                <a:lnTo>
                                  <a:pt x="2152" y="15"/>
                                </a:lnTo>
                                <a:lnTo>
                                  <a:pt x="2152" y="0"/>
                                </a:lnTo>
                                <a:close/>
                                <a:moveTo>
                                  <a:pt x="2227" y="0"/>
                                </a:moveTo>
                                <a:lnTo>
                                  <a:pt x="2182" y="0"/>
                                </a:lnTo>
                                <a:lnTo>
                                  <a:pt x="2182" y="15"/>
                                </a:lnTo>
                                <a:lnTo>
                                  <a:pt x="2227" y="15"/>
                                </a:lnTo>
                                <a:lnTo>
                                  <a:pt x="2227" y="0"/>
                                </a:lnTo>
                                <a:close/>
                                <a:moveTo>
                                  <a:pt x="2302" y="0"/>
                                </a:moveTo>
                                <a:lnTo>
                                  <a:pt x="2257" y="0"/>
                                </a:lnTo>
                                <a:lnTo>
                                  <a:pt x="2257" y="15"/>
                                </a:lnTo>
                                <a:lnTo>
                                  <a:pt x="2302" y="15"/>
                                </a:lnTo>
                                <a:lnTo>
                                  <a:pt x="2302" y="0"/>
                                </a:lnTo>
                                <a:close/>
                                <a:moveTo>
                                  <a:pt x="2377" y="0"/>
                                </a:moveTo>
                                <a:lnTo>
                                  <a:pt x="2332" y="0"/>
                                </a:lnTo>
                                <a:lnTo>
                                  <a:pt x="2332" y="15"/>
                                </a:lnTo>
                                <a:lnTo>
                                  <a:pt x="2377" y="15"/>
                                </a:lnTo>
                                <a:lnTo>
                                  <a:pt x="2377" y="0"/>
                                </a:lnTo>
                                <a:close/>
                                <a:moveTo>
                                  <a:pt x="2453" y="0"/>
                                </a:moveTo>
                                <a:lnTo>
                                  <a:pt x="2408" y="0"/>
                                </a:lnTo>
                                <a:lnTo>
                                  <a:pt x="2408" y="15"/>
                                </a:lnTo>
                                <a:lnTo>
                                  <a:pt x="2453" y="15"/>
                                </a:lnTo>
                                <a:lnTo>
                                  <a:pt x="2453" y="0"/>
                                </a:lnTo>
                                <a:close/>
                                <a:moveTo>
                                  <a:pt x="2528" y="0"/>
                                </a:moveTo>
                                <a:lnTo>
                                  <a:pt x="2483" y="0"/>
                                </a:lnTo>
                                <a:lnTo>
                                  <a:pt x="2483" y="15"/>
                                </a:lnTo>
                                <a:lnTo>
                                  <a:pt x="2528" y="15"/>
                                </a:lnTo>
                                <a:lnTo>
                                  <a:pt x="2528" y="0"/>
                                </a:lnTo>
                                <a:close/>
                                <a:moveTo>
                                  <a:pt x="2603" y="0"/>
                                </a:moveTo>
                                <a:lnTo>
                                  <a:pt x="2558" y="0"/>
                                </a:lnTo>
                                <a:lnTo>
                                  <a:pt x="2558" y="15"/>
                                </a:lnTo>
                                <a:lnTo>
                                  <a:pt x="2603" y="15"/>
                                </a:lnTo>
                                <a:lnTo>
                                  <a:pt x="2603" y="0"/>
                                </a:lnTo>
                                <a:close/>
                                <a:moveTo>
                                  <a:pt x="2678" y="0"/>
                                </a:moveTo>
                                <a:lnTo>
                                  <a:pt x="2633" y="0"/>
                                </a:lnTo>
                                <a:lnTo>
                                  <a:pt x="2633" y="15"/>
                                </a:lnTo>
                                <a:lnTo>
                                  <a:pt x="2678" y="15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54" y="0"/>
                                </a:moveTo>
                                <a:lnTo>
                                  <a:pt x="2709" y="0"/>
                                </a:lnTo>
                                <a:lnTo>
                                  <a:pt x="2709" y="15"/>
                                </a:lnTo>
                                <a:lnTo>
                                  <a:pt x="2754" y="15"/>
                                </a:lnTo>
                                <a:lnTo>
                                  <a:pt x="2754" y="0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84" y="0"/>
                                </a:lnTo>
                                <a:lnTo>
                                  <a:pt x="2784" y="15"/>
                                </a:lnTo>
                                <a:lnTo>
                                  <a:pt x="2829" y="15"/>
                                </a:lnTo>
                                <a:lnTo>
                                  <a:pt x="2829" y="0"/>
                                </a:lnTo>
                                <a:close/>
                                <a:moveTo>
                                  <a:pt x="2904" y="0"/>
                                </a:moveTo>
                                <a:lnTo>
                                  <a:pt x="2859" y="0"/>
                                </a:lnTo>
                                <a:lnTo>
                                  <a:pt x="2859" y="15"/>
                                </a:lnTo>
                                <a:lnTo>
                                  <a:pt x="2904" y="15"/>
                                </a:lnTo>
                                <a:lnTo>
                                  <a:pt x="2904" y="0"/>
                                </a:lnTo>
                                <a:close/>
                                <a:moveTo>
                                  <a:pt x="2979" y="0"/>
                                </a:moveTo>
                                <a:lnTo>
                                  <a:pt x="2934" y="0"/>
                                </a:lnTo>
                                <a:lnTo>
                                  <a:pt x="2934" y="15"/>
                                </a:lnTo>
                                <a:lnTo>
                                  <a:pt x="2979" y="15"/>
                                </a:lnTo>
                                <a:lnTo>
                                  <a:pt x="2979" y="0"/>
                                </a:lnTo>
                                <a:close/>
                                <a:moveTo>
                                  <a:pt x="3055" y="0"/>
                                </a:moveTo>
                                <a:lnTo>
                                  <a:pt x="3010" y="0"/>
                                </a:lnTo>
                                <a:lnTo>
                                  <a:pt x="3010" y="15"/>
                                </a:lnTo>
                                <a:lnTo>
                                  <a:pt x="3055" y="15"/>
                                </a:lnTo>
                                <a:lnTo>
                                  <a:pt x="3055" y="0"/>
                                </a:lnTo>
                                <a:close/>
                                <a:moveTo>
                                  <a:pt x="3130" y="0"/>
                                </a:moveTo>
                                <a:lnTo>
                                  <a:pt x="3085" y="0"/>
                                </a:lnTo>
                                <a:lnTo>
                                  <a:pt x="3085" y="15"/>
                                </a:lnTo>
                                <a:lnTo>
                                  <a:pt x="3130" y="15"/>
                                </a:lnTo>
                                <a:lnTo>
                                  <a:pt x="3130" y="0"/>
                                </a:lnTo>
                                <a:close/>
                                <a:moveTo>
                                  <a:pt x="3205" y="0"/>
                                </a:moveTo>
                                <a:lnTo>
                                  <a:pt x="3160" y="0"/>
                                </a:lnTo>
                                <a:lnTo>
                                  <a:pt x="3160" y="15"/>
                                </a:lnTo>
                                <a:lnTo>
                                  <a:pt x="3205" y="15"/>
                                </a:lnTo>
                                <a:lnTo>
                                  <a:pt x="3205" y="0"/>
                                </a:lnTo>
                                <a:close/>
                                <a:moveTo>
                                  <a:pt x="3280" y="0"/>
                                </a:moveTo>
                                <a:lnTo>
                                  <a:pt x="3235" y="0"/>
                                </a:lnTo>
                                <a:lnTo>
                                  <a:pt x="3235" y="15"/>
                                </a:lnTo>
                                <a:lnTo>
                                  <a:pt x="3280" y="15"/>
                                </a:lnTo>
                                <a:lnTo>
                                  <a:pt x="3280" y="0"/>
                                </a:lnTo>
                                <a:close/>
                                <a:moveTo>
                                  <a:pt x="3356" y="0"/>
                                </a:moveTo>
                                <a:lnTo>
                                  <a:pt x="3311" y="0"/>
                                </a:lnTo>
                                <a:lnTo>
                                  <a:pt x="3311" y="15"/>
                                </a:lnTo>
                                <a:lnTo>
                                  <a:pt x="3356" y="15"/>
                                </a:lnTo>
                                <a:lnTo>
                                  <a:pt x="3356" y="0"/>
                                </a:lnTo>
                                <a:close/>
                                <a:moveTo>
                                  <a:pt x="3431" y="0"/>
                                </a:moveTo>
                                <a:lnTo>
                                  <a:pt x="3386" y="0"/>
                                </a:lnTo>
                                <a:lnTo>
                                  <a:pt x="3386" y="15"/>
                                </a:lnTo>
                                <a:lnTo>
                                  <a:pt x="3431" y="15"/>
                                </a:lnTo>
                                <a:lnTo>
                                  <a:pt x="3431" y="0"/>
                                </a:lnTo>
                                <a:close/>
                                <a:moveTo>
                                  <a:pt x="3506" y="0"/>
                                </a:moveTo>
                                <a:lnTo>
                                  <a:pt x="3461" y="0"/>
                                </a:lnTo>
                                <a:lnTo>
                                  <a:pt x="3461" y="15"/>
                                </a:lnTo>
                                <a:lnTo>
                                  <a:pt x="3506" y="15"/>
                                </a:lnTo>
                                <a:lnTo>
                                  <a:pt x="3506" y="0"/>
                                </a:lnTo>
                                <a:close/>
                                <a:moveTo>
                                  <a:pt x="3581" y="0"/>
                                </a:moveTo>
                                <a:lnTo>
                                  <a:pt x="3536" y="0"/>
                                </a:lnTo>
                                <a:lnTo>
                                  <a:pt x="3536" y="15"/>
                                </a:lnTo>
                                <a:lnTo>
                                  <a:pt x="3581" y="15"/>
                                </a:lnTo>
                                <a:lnTo>
                                  <a:pt x="3581" y="0"/>
                                </a:lnTo>
                                <a:close/>
                                <a:moveTo>
                                  <a:pt x="3657" y="0"/>
                                </a:moveTo>
                                <a:lnTo>
                                  <a:pt x="3612" y="0"/>
                                </a:lnTo>
                                <a:lnTo>
                                  <a:pt x="3612" y="15"/>
                                </a:lnTo>
                                <a:lnTo>
                                  <a:pt x="3657" y="15"/>
                                </a:lnTo>
                                <a:lnTo>
                                  <a:pt x="3657" y="0"/>
                                </a:lnTo>
                                <a:close/>
                                <a:moveTo>
                                  <a:pt x="3732" y="0"/>
                                </a:moveTo>
                                <a:lnTo>
                                  <a:pt x="3687" y="0"/>
                                </a:lnTo>
                                <a:lnTo>
                                  <a:pt x="3687" y="15"/>
                                </a:lnTo>
                                <a:lnTo>
                                  <a:pt x="3732" y="15"/>
                                </a:lnTo>
                                <a:lnTo>
                                  <a:pt x="3732" y="0"/>
                                </a:lnTo>
                                <a:close/>
                                <a:moveTo>
                                  <a:pt x="3807" y="0"/>
                                </a:moveTo>
                                <a:lnTo>
                                  <a:pt x="3762" y="0"/>
                                </a:lnTo>
                                <a:lnTo>
                                  <a:pt x="3762" y="15"/>
                                </a:lnTo>
                                <a:lnTo>
                                  <a:pt x="3807" y="15"/>
                                </a:lnTo>
                                <a:lnTo>
                                  <a:pt x="3807" y="0"/>
                                </a:lnTo>
                                <a:close/>
                                <a:moveTo>
                                  <a:pt x="3882" y="0"/>
                                </a:moveTo>
                                <a:lnTo>
                                  <a:pt x="3837" y="0"/>
                                </a:lnTo>
                                <a:lnTo>
                                  <a:pt x="3837" y="15"/>
                                </a:lnTo>
                                <a:lnTo>
                                  <a:pt x="3882" y="15"/>
                                </a:lnTo>
                                <a:lnTo>
                                  <a:pt x="3882" y="0"/>
                                </a:lnTo>
                                <a:close/>
                                <a:moveTo>
                                  <a:pt x="3958" y="0"/>
                                </a:moveTo>
                                <a:lnTo>
                                  <a:pt x="3913" y="0"/>
                                </a:lnTo>
                                <a:lnTo>
                                  <a:pt x="3913" y="15"/>
                                </a:lnTo>
                                <a:lnTo>
                                  <a:pt x="3958" y="15"/>
                                </a:lnTo>
                                <a:lnTo>
                                  <a:pt x="3958" y="0"/>
                                </a:lnTo>
                                <a:close/>
                                <a:moveTo>
                                  <a:pt x="4033" y="0"/>
                                </a:moveTo>
                                <a:lnTo>
                                  <a:pt x="3988" y="0"/>
                                </a:lnTo>
                                <a:lnTo>
                                  <a:pt x="3988" y="15"/>
                                </a:lnTo>
                                <a:lnTo>
                                  <a:pt x="4033" y="15"/>
                                </a:lnTo>
                                <a:lnTo>
                                  <a:pt x="4033" y="0"/>
                                </a:lnTo>
                                <a:close/>
                                <a:moveTo>
                                  <a:pt x="4108" y="0"/>
                                </a:moveTo>
                                <a:lnTo>
                                  <a:pt x="4063" y="0"/>
                                </a:lnTo>
                                <a:lnTo>
                                  <a:pt x="4063" y="15"/>
                                </a:lnTo>
                                <a:lnTo>
                                  <a:pt x="4108" y="15"/>
                                </a:lnTo>
                                <a:lnTo>
                                  <a:pt x="4108" y="0"/>
                                </a:lnTo>
                                <a:close/>
                                <a:moveTo>
                                  <a:pt x="4183" y="0"/>
                                </a:moveTo>
                                <a:lnTo>
                                  <a:pt x="4138" y="0"/>
                                </a:lnTo>
                                <a:lnTo>
                                  <a:pt x="4138" y="15"/>
                                </a:lnTo>
                                <a:lnTo>
                                  <a:pt x="4183" y="15"/>
                                </a:lnTo>
                                <a:lnTo>
                                  <a:pt x="4183" y="0"/>
                                </a:lnTo>
                                <a:close/>
                                <a:moveTo>
                                  <a:pt x="4259" y="0"/>
                                </a:moveTo>
                                <a:lnTo>
                                  <a:pt x="4214" y="0"/>
                                </a:lnTo>
                                <a:lnTo>
                                  <a:pt x="4214" y="15"/>
                                </a:lnTo>
                                <a:lnTo>
                                  <a:pt x="4259" y="15"/>
                                </a:lnTo>
                                <a:lnTo>
                                  <a:pt x="4259" y="0"/>
                                </a:lnTo>
                                <a:close/>
                                <a:moveTo>
                                  <a:pt x="4334" y="0"/>
                                </a:moveTo>
                                <a:lnTo>
                                  <a:pt x="4289" y="0"/>
                                </a:lnTo>
                                <a:lnTo>
                                  <a:pt x="4289" y="15"/>
                                </a:lnTo>
                                <a:lnTo>
                                  <a:pt x="4334" y="15"/>
                                </a:lnTo>
                                <a:lnTo>
                                  <a:pt x="4334" y="0"/>
                                </a:lnTo>
                                <a:close/>
                                <a:moveTo>
                                  <a:pt x="4409" y="0"/>
                                </a:moveTo>
                                <a:lnTo>
                                  <a:pt x="4364" y="0"/>
                                </a:lnTo>
                                <a:lnTo>
                                  <a:pt x="4364" y="15"/>
                                </a:lnTo>
                                <a:lnTo>
                                  <a:pt x="4409" y="15"/>
                                </a:lnTo>
                                <a:lnTo>
                                  <a:pt x="4409" y="0"/>
                                </a:lnTo>
                                <a:close/>
                                <a:moveTo>
                                  <a:pt x="4484" y="0"/>
                                </a:moveTo>
                                <a:lnTo>
                                  <a:pt x="4439" y="0"/>
                                </a:lnTo>
                                <a:lnTo>
                                  <a:pt x="4439" y="15"/>
                                </a:lnTo>
                                <a:lnTo>
                                  <a:pt x="4484" y="15"/>
                                </a:lnTo>
                                <a:lnTo>
                                  <a:pt x="4484" y="0"/>
                                </a:lnTo>
                                <a:close/>
                                <a:moveTo>
                                  <a:pt x="4560" y="0"/>
                                </a:moveTo>
                                <a:lnTo>
                                  <a:pt x="4515" y="0"/>
                                </a:lnTo>
                                <a:lnTo>
                                  <a:pt x="4515" y="15"/>
                                </a:lnTo>
                                <a:lnTo>
                                  <a:pt x="4560" y="15"/>
                                </a:lnTo>
                                <a:lnTo>
                                  <a:pt x="4560" y="0"/>
                                </a:lnTo>
                                <a:close/>
                                <a:moveTo>
                                  <a:pt x="4635" y="0"/>
                                </a:moveTo>
                                <a:lnTo>
                                  <a:pt x="4590" y="0"/>
                                </a:lnTo>
                                <a:lnTo>
                                  <a:pt x="4590" y="15"/>
                                </a:lnTo>
                                <a:lnTo>
                                  <a:pt x="4635" y="15"/>
                                </a:lnTo>
                                <a:lnTo>
                                  <a:pt x="4635" y="0"/>
                                </a:lnTo>
                                <a:close/>
                                <a:moveTo>
                                  <a:pt x="4710" y="0"/>
                                </a:moveTo>
                                <a:lnTo>
                                  <a:pt x="4665" y="0"/>
                                </a:lnTo>
                                <a:lnTo>
                                  <a:pt x="4665" y="15"/>
                                </a:lnTo>
                                <a:lnTo>
                                  <a:pt x="4710" y="15"/>
                                </a:lnTo>
                                <a:lnTo>
                                  <a:pt x="4710" y="0"/>
                                </a:lnTo>
                                <a:close/>
                                <a:moveTo>
                                  <a:pt x="4785" y="0"/>
                                </a:moveTo>
                                <a:lnTo>
                                  <a:pt x="4740" y="0"/>
                                </a:lnTo>
                                <a:lnTo>
                                  <a:pt x="4740" y="15"/>
                                </a:lnTo>
                                <a:lnTo>
                                  <a:pt x="4785" y="15"/>
                                </a:lnTo>
                                <a:lnTo>
                                  <a:pt x="4785" y="0"/>
                                </a:lnTo>
                                <a:close/>
                                <a:moveTo>
                                  <a:pt x="4860" y="0"/>
                                </a:moveTo>
                                <a:lnTo>
                                  <a:pt x="4815" y="0"/>
                                </a:lnTo>
                                <a:lnTo>
                                  <a:pt x="4815" y="15"/>
                                </a:lnTo>
                                <a:lnTo>
                                  <a:pt x="4860" y="15"/>
                                </a:lnTo>
                                <a:lnTo>
                                  <a:pt x="4860" y="0"/>
                                </a:lnTo>
                                <a:close/>
                                <a:moveTo>
                                  <a:pt x="4936" y="0"/>
                                </a:moveTo>
                                <a:lnTo>
                                  <a:pt x="4891" y="0"/>
                                </a:lnTo>
                                <a:lnTo>
                                  <a:pt x="4891" y="15"/>
                                </a:lnTo>
                                <a:lnTo>
                                  <a:pt x="4936" y="15"/>
                                </a:lnTo>
                                <a:lnTo>
                                  <a:pt x="4936" y="0"/>
                                </a:lnTo>
                                <a:close/>
                                <a:moveTo>
                                  <a:pt x="5011" y="0"/>
                                </a:moveTo>
                                <a:lnTo>
                                  <a:pt x="4966" y="0"/>
                                </a:lnTo>
                                <a:lnTo>
                                  <a:pt x="4966" y="15"/>
                                </a:lnTo>
                                <a:lnTo>
                                  <a:pt x="5011" y="15"/>
                                </a:lnTo>
                                <a:lnTo>
                                  <a:pt x="5011" y="0"/>
                                </a:lnTo>
                                <a:close/>
                                <a:moveTo>
                                  <a:pt x="5086" y="0"/>
                                </a:moveTo>
                                <a:lnTo>
                                  <a:pt x="5041" y="0"/>
                                </a:lnTo>
                                <a:lnTo>
                                  <a:pt x="5041" y="15"/>
                                </a:lnTo>
                                <a:lnTo>
                                  <a:pt x="5086" y="15"/>
                                </a:lnTo>
                                <a:lnTo>
                                  <a:pt x="5086" y="0"/>
                                </a:lnTo>
                                <a:close/>
                                <a:moveTo>
                                  <a:pt x="5161" y="0"/>
                                </a:moveTo>
                                <a:lnTo>
                                  <a:pt x="5116" y="0"/>
                                </a:lnTo>
                                <a:lnTo>
                                  <a:pt x="5116" y="15"/>
                                </a:lnTo>
                                <a:lnTo>
                                  <a:pt x="5161" y="15"/>
                                </a:lnTo>
                                <a:lnTo>
                                  <a:pt x="5161" y="0"/>
                                </a:lnTo>
                                <a:close/>
                                <a:moveTo>
                                  <a:pt x="5237" y="0"/>
                                </a:moveTo>
                                <a:lnTo>
                                  <a:pt x="5192" y="0"/>
                                </a:lnTo>
                                <a:lnTo>
                                  <a:pt x="5192" y="15"/>
                                </a:lnTo>
                                <a:lnTo>
                                  <a:pt x="5237" y="15"/>
                                </a:lnTo>
                                <a:lnTo>
                                  <a:pt x="5237" y="0"/>
                                </a:lnTo>
                                <a:close/>
                                <a:moveTo>
                                  <a:pt x="5312" y="0"/>
                                </a:moveTo>
                                <a:lnTo>
                                  <a:pt x="5267" y="0"/>
                                </a:lnTo>
                                <a:lnTo>
                                  <a:pt x="5267" y="15"/>
                                </a:lnTo>
                                <a:lnTo>
                                  <a:pt x="5312" y="15"/>
                                </a:lnTo>
                                <a:lnTo>
                                  <a:pt x="5312" y="0"/>
                                </a:lnTo>
                                <a:close/>
                                <a:moveTo>
                                  <a:pt x="5387" y="0"/>
                                </a:moveTo>
                                <a:lnTo>
                                  <a:pt x="5342" y="0"/>
                                </a:lnTo>
                                <a:lnTo>
                                  <a:pt x="5342" y="15"/>
                                </a:lnTo>
                                <a:lnTo>
                                  <a:pt x="5387" y="15"/>
                                </a:lnTo>
                                <a:lnTo>
                                  <a:pt x="5387" y="0"/>
                                </a:lnTo>
                                <a:close/>
                                <a:moveTo>
                                  <a:pt x="5462" y="0"/>
                                </a:moveTo>
                                <a:lnTo>
                                  <a:pt x="5417" y="0"/>
                                </a:lnTo>
                                <a:lnTo>
                                  <a:pt x="5417" y="15"/>
                                </a:lnTo>
                                <a:lnTo>
                                  <a:pt x="5462" y="15"/>
                                </a:lnTo>
                                <a:lnTo>
                                  <a:pt x="5462" y="0"/>
                                </a:lnTo>
                                <a:close/>
                                <a:moveTo>
                                  <a:pt x="5538" y="0"/>
                                </a:moveTo>
                                <a:lnTo>
                                  <a:pt x="5493" y="0"/>
                                </a:lnTo>
                                <a:lnTo>
                                  <a:pt x="5493" y="15"/>
                                </a:lnTo>
                                <a:lnTo>
                                  <a:pt x="5538" y="15"/>
                                </a:lnTo>
                                <a:lnTo>
                                  <a:pt x="5538" y="0"/>
                                </a:lnTo>
                                <a:close/>
                                <a:moveTo>
                                  <a:pt x="5613" y="0"/>
                                </a:moveTo>
                                <a:lnTo>
                                  <a:pt x="5568" y="0"/>
                                </a:lnTo>
                                <a:lnTo>
                                  <a:pt x="5568" y="15"/>
                                </a:lnTo>
                                <a:lnTo>
                                  <a:pt x="5613" y="15"/>
                                </a:lnTo>
                                <a:lnTo>
                                  <a:pt x="5613" y="0"/>
                                </a:lnTo>
                                <a:close/>
                                <a:moveTo>
                                  <a:pt x="5688" y="0"/>
                                </a:moveTo>
                                <a:lnTo>
                                  <a:pt x="5643" y="0"/>
                                </a:lnTo>
                                <a:lnTo>
                                  <a:pt x="5643" y="15"/>
                                </a:lnTo>
                                <a:lnTo>
                                  <a:pt x="5688" y="15"/>
                                </a:lnTo>
                                <a:lnTo>
                                  <a:pt x="5688" y="0"/>
                                </a:lnTo>
                                <a:close/>
                                <a:moveTo>
                                  <a:pt x="5763" y="0"/>
                                </a:moveTo>
                                <a:lnTo>
                                  <a:pt x="5718" y="0"/>
                                </a:lnTo>
                                <a:lnTo>
                                  <a:pt x="5718" y="15"/>
                                </a:lnTo>
                                <a:lnTo>
                                  <a:pt x="5763" y="15"/>
                                </a:lnTo>
                                <a:lnTo>
                                  <a:pt x="5763" y="0"/>
                                </a:lnTo>
                                <a:close/>
                                <a:moveTo>
                                  <a:pt x="5839" y="0"/>
                                </a:moveTo>
                                <a:lnTo>
                                  <a:pt x="5794" y="0"/>
                                </a:lnTo>
                                <a:lnTo>
                                  <a:pt x="5794" y="15"/>
                                </a:lnTo>
                                <a:lnTo>
                                  <a:pt x="5839" y="15"/>
                                </a:lnTo>
                                <a:lnTo>
                                  <a:pt x="5839" y="0"/>
                                </a:lnTo>
                                <a:close/>
                                <a:moveTo>
                                  <a:pt x="5914" y="0"/>
                                </a:moveTo>
                                <a:lnTo>
                                  <a:pt x="5869" y="0"/>
                                </a:lnTo>
                                <a:lnTo>
                                  <a:pt x="5869" y="15"/>
                                </a:lnTo>
                                <a:lnTo>
                                  <a:pt x="5914" y="15"/>
                                </a:lnTo>
                                <a:lnTo>
                                  <a:pt x="5914" y="0"/>
                                </a:lnTo>
                                <a:close/>
                                <a:moveTo>
                                  <a:pt x="5989" y="0"/>
                                </a:moveTo>
                                <a:lnTo>
                                  <a:pt x="5944" y="0"/>
                                </a:lnTo>
                                <a:lnTo>
                                  <a:pt x="5944" y="15"/>
                                </a:lnTo>
                                <a:lnTo>
                                  <a:pt x="5989" y="15"/>
                                </a:lnTo>
                                <a:lnTo>
                                  <a:pt x="5989" y="0"/>
                                </a:lnTo>
                                <a:close/>
                                <a:moveTo>
                                  <a:pt x="6064" y="0"/>
                                </a:moveTo>
                                <a:lnTo>
                                  <a:pt x="6019" y="0"/>
                                </a:lnTo>
                                <a:lnTo>
                                  <a:pt x="6019" y="15"/>
                                </a:lnTo>
                                <a:lnTo>
                                  <a:pt x="6064" y="15"/>
                                </a:lnTo>
                                <a:lnTo>
                                  <a:pt x="6064" y="0"/>
                                </a:lnTo>
                                <a:close/>
                                <a:moveTo>
                                  <a:pt x="6140" y="0"/>
                                </a:moveTo>
                                <a:lnTo>
                                  <a:pt x="6095" y="0"/>
                                </a:lnTo>
                                <a:lnTo>
                                  <a:pt x="6095" y="15"/>
                                </a:lnTo>
                                <a:lnTo>
                                  <a:pt x="6140" y="15"/>
                                </a:lnTo>
                                <a:lnTo>
                                  <a:pt x="6140" y="0"/>
                                </a:lnTo>
                                <a:close/>
                                <a:moveTo>
                                  <a:pt x="6215" y="0"/>
                                </a:moveTo>
                                <a:lnTo>
                                  <a:pt x="6170" y="0"/>
                                </a:lnTo>
                                <a:lnTo>
                                  <a:pt x="6170" y="15"/>
                                </a:lnTo>
                                <a:lnTo>
                                  <a:pt x="6215" y="15"/>
                                </a:lnTo>
                                <a:lnTo>
                                  <a:pt x="62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6245" y="8"/>
                            <a:ext cx="313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AutoShape 86"/>
                        <wps:cNvSpPr>
                          <a:spLocks/>
                        </wps:cNvSpPr>
                        <wps:spPr bwMode="auto">
                          <a:xfrm>
                            <a:off x="-1" y="630"/>
                            <a:ext cx="6215" cy="15"/>
                          </a:xfrm>
                          <a:custGeom>
                            <a:avLst/>
                            <a:gdLst>
                              <a:gd name="T0" fmla="*/ 75 w 6215"/>
                              <a:gd name="T1" fmla="+- 0 630 630"/>
                              <a:gd name="T2" fmla="*/ 630 h 15"/>
                              <a:gd name="T3" fmla="*/ 195 w 6215"/>
                              <a:gd name="T4" fmla="+- 0 645 630"/>
                              <a:gd name="T5" fmla="*/ 645 h 15"/>
                              <a:gd name="T6" fmla="*/ 346 w 6215"/>
                              <a:gd name="T7" fmla="+- 0 630 630"/>
                              <a:gd name="T8" fmla="*/ 630 h 15"/>
                              <a:gd name="T9" fmla="*/ 376 w 6215"/>
                              <a:gd name="T10" fmla="+- 0 645 630"/>
                              <a:gd name="T11" fmla="*/ 645 h 15"/>
                              <a:gd name="T12" fmla="*/ 496 w 6215"/>
                              <a:gd name="T13" fmla="+- 0 630 630"/>
                              <a:gd name="T14" fmla="*/ 630 h 15"/>
                              <a:gd name="T15" fmla="*/ 602 w 6215"/>
                              <a:gd name="T16" fmla="+- 0 630 630"/>
                              <a:gd name="T17" fmla="*/ 630 h 15"/>
                              <a:gd name="T18" fmla="*/ 722 w 6215"/>
                              <a:gd name="T19" fmla="+- 0 645 630"/>
                              <a:gd name="T20" fmla="*/ 645 h 15"/>
                              <a:gd name="T21" fmla="*/ 873 w 6215"/>
                              <a:gd name="T22" fmla="+- 0 630 630"/>
                              <a:gd name="T23" fmla="*/ 630 h 15"/>
                              <a:gd name="T24" fmla="*/ 903 w 6215"/>
                              <a:gd name="T25" fmla="+- 0 645 630"/>
                              <a:gd name="T26" fmla="*/ 645 h 15"/>
                              <a:gd name="T27" fmla="*/ 1023 w 6215"/>
                              <a:gd name="T28" fmla="+- 0 630 630"/>
                              <a:gd name="T29" fmla="*/ 630 h 15"/>
                              <a:gd name="T30" fmla="*/ 1129 w 6215"/>
                              <a:gd name="T31" fmla="+- 0 630 630"/>
                              <a:gd name="T32" fmla="*/ 630 h 15"/>
                              <a:gd name="T33" fmla="*/ 1249 w 6215"/>
                              <a:gd name="T34" fmla="+- 0 645 630"/>
                              <a:gd name="T35" fmla="*/ 645 h 15"/>
                              <a:gd name="T36" fmla="*/ 1399 w 6215"/>
                              <a:gd name="T37" fmla="+- 0 630 630"/>
                              <a:gd name="T38" fmla="*/ 630 h 15"/>
                              <a:gd name="T39" fmla="*/ 1430 w 6215"/>
                              <a:gd name="T40" fmla="+- 0 645 630"/>
                              <a:gd name="T41" fmla="*/ 645 h 15"/>
                              <a:gd name="T42" fmla="*/ 1550 w 6215"/>
                              <a:gd name="T43" fmla="+- 0 630 630"/>
                              <a:gd name="T44" fmla="*/ 630 h 15"/>
                              <a:gd name="T45" fmla="*/ 1655 w 6215"/>
                              <a:gd name="T46" fmla="+- 0 630 630"/>
                              <a:gd name="T47" fmla="*/ 630 h 15"/>
                              <a:gd name="T48" fmla="*/ 1776 w 6215"/>
                              <a:gd name="T49" fmla="+- 0 645 630"/>
                              <a:gd name="T50" fmla="*/ 645 h 15"/>
                              <a:gd name="T51" fmla="*/ 1926 w 6215"/>
                              <a:gd name="T52" fmla="+- 0 630 630"/>
                              <a:gd name="T53" fmla="*/ 630 h 15"/>
                              <a:gd name="T54" fmla="*/ 1956 w 6215"/>
                              <a:gd name="T55" fmla="+- 0 645 630"/>
                              <a:gd name="T56" fmla="*/ 645 h 15"/>
                              <a:gd name="T57" fmla="*/ 2077 w 6215"/>
                              <a:gd name="T58" fmla="+- 0 630 630"/>
                              <a:gd name="T59" fmla="*/ 630 h 15"/>
                              <a:gd name="T60" fmla="*/ 2182 w 6215"/>
                              <a:gd name="T61" fmla="+- 0 630 630"/>
                              <a:gd name="T62" fmla="*/ 630 h 15"/>
                              <a:gd name="T63" fmla="*/ 2302 w 6215"/>
                              <a:gd name="T64" fmla="+- 0 645 630"/>
                              <a:gd name="T65" fmla="*/ 645 h 15"/>
                              <a:gd name="T66" fmla="*/ 2453 w 6215"/>
                              <a:gd name="T67" fmla="+- 0 630 630"/>
                              <a:gd name="T68" fmla="*/ 630 h 15"/>
                              <a:gd name="T69" fmla="*/ 2483 w 6215"/>
                              <a:gd name="T70" fmla="+- 0 645 630"/>
                              <a:gd name="T71" fmla="*/ 645 h 15"/>
                              <a:gd name="T72" fmla="*/ 2603 w 6215"/>
                              <a:gd name="T73" fmla="+- 0 630 630"/>
                              <a:gd name="T74" fmla="*/ 630 h 15"/>
                              <a:gd name="T75" fmla="*/ 2709 w 6215"/>
                              <a:gd name="T76" fmla="+- 0 630 630"/>
                              <a:gd name="T77" fmla="*/ 630 h 15"/>
                              <a:gd name="T78" fmla="*/ 2829 w 6215"/>
                              <a:gd name="T79" fmla="+- 0 645 630"/>
                              <a:gd name="T80" fmla="*/ 645 h 15"/>
                              <a:gd name="T81" fmla="*/ 2979 w 6215"/>
                              <a:gd name="T82" fmla="+- 0 630 630"/>
                              <a:gd name="T83" fmla="*/ 630 h 15"/>
                              <a:gd name="T84" fmla="*/ 3010 w 6215"/>
                              <a:gd name="T85" fmla="+- 0 645 630"/>
                              <a:gd name="T86" fmla="*/ 645 h 15"/>
                              <a:gd name="T87" fmla="*/ 3130 w 6215"/>
                              <a:gd name="T88" fmla="+- 0 630 630"/>
                              <a:gd name="T89" fmla="*/ 630 h 15"/>
                              <a:gd name="T90" fmla="*/ 3235 w 6215"/>
                              <a:gd name="T91" fmla="+- 0 630 630"/>
                              <a:gd name="T92" fmla="*/ 630 h 15"/>
                              <a:gd name="T93" fmla="*/ 3356 w 6215"/>
                              <a:gd name="T94" fmla="+- 0 645 630"/>
                              <a:gd name="T95" fmla="*/ 645 h 15"/>
                              <a:gd name="T96" fmla="*/ 3506 w 6215"/>
                              <a:gd name="T97" fmla="+- 0 630 630"/>
                              <a:gd name="T98" fmla="*/ 630 h 15"/>
                              <a:gd name="T99" fmla="*/ 3536 w 6215"/>
                              <a:gd name="T100" fmla="+- 0 645 630"/>
                              <a:gd name="T101" fmla="*/ 645 h 15"/>
                              <a:gd name="T102" fmla="*/ 3657 w 6215"/>
                              <a:gd name="T103" fmla="+- 0 630 630"/>
                              <a:gd name="T104" fmla="*/ 630 h 15"/>
                              <a:gd name="T105" fmla="*/ 3762 w 6215"/>
                              <a:gd name="T106" fmla="+- 0 630 630"/>
                              <a:gd name="T107" fmla="*/ 630 h 15"/>
                              <a:gd name="T108" fmla="*/ 3882 w 6215"/>
                              <a:gd name="T109" fmla="+- 0 645 630"/>
                              <a:gd name="T110" fmla="*/ 645 h 15"/>
                              <a:gd name="T111" fmla="*/ 4033 w 6215"/>
                              <a:gd name="T112" fmla="+- 0 630 630"/>
                              <a:gd name="T113" fmla="*/ 630 h 15"/>
                              <a:gd name="T114" fmla="*/ 4063 w 6215"/>
                              <a:gd name="T115" fmla="+- 0 645 630"/>
                              <a:gd name="T116" fmla="*/ 645 h 15"/>
                              <a:gd name="T117" fmla="*/ 4183 w 6215"/>
                              <a:gd name="T118" fmla="+- 0 630 630"/>
                              <a:gd name="T119" fmla="*/ 630 h 15"/>
                              <a:gd name="T120" fmla="*/ 4289 w 6215"/>
                              <a:gd name="T121" fmla="+- 0 630 630"/>
                              <a:gd name="T122" fmla="*/ 630 h 15"/>
                              <a:gd name="T123" fmla="*/ 4409 w 6215"/>
                              <a:gd name="T124" fmla="+- 0 645 630"/>
                              <a:gd name="T125" fmla="*/ 645 h 15"/>
                              <a:gd name="T126" fmla="*/ 4560 w 6215"/>
                              <a:gd name="T127" fmla="+- 0 630 630"/>
                              <a:gd name="T128" fmla="*/ 630 h 15"/>
                              <a:gd name="T129" fmla="*/ 4590 w 6215"/>
                              <a:gd name="T130" fmla="+- 0 645 630"/>
                              <a:gd name="T131" fmla="*/ 645 h 15"/>
                              <a:gd name="T132" fmla="*/ 4710 w 6215"/>
                              <a:gd name="T133" fmla="+- 0 630 630"/>
                              <a:gd name="T134" fmla="*/ 630 h 15"/>
                              <a:gd name="T135" fmla="*/ 4815 w 6215"/>
                              <a:gd name="T136" fmla="+- 0 630 630"/>
                              <a:gd name="T137" fmla="*/ 630 h 15"/>
                              <a:gd name="T138" fmla="*/ 4936 w 6215"/>
                              <a:gd name="T139" fmla="+- 0 645 630"/>
                              <a:gd name="T140" fmla="*/ 645 h 15"/>
                              <a:gd name="T141" fmla="*/ 5086 w 6215"/>
                              <a:gd name="T142" fmla="+- 0 630 630"/>
                              <a:gd name="T143" fmla="*/ 630 h 15"/>
                              <a:gd name="T144" fmla="*/ 5116 w 6215"/>
                              <a:gd name="T145" fmla="+- 0 645 630"/>
                              <a:gd name="T146" fmla="*/ 645 h 15"/>
                              <a:gd name="T147" fmla="*/ 5237 w 6215"/>
                              <a:gd name="T148" fmla="+- 0 630 630"/>
                              <a:gd name="T149" fmla="*/ 630 h 15"/>
                              <a:gd name="T150" fmla="*/ 5342 w 6215"/>
                              <a:gd name="T151" fmla="+- 0 630 630"/>
                              <a:gd name="T152" fmla="*/ 630 h 15"/>
                              <a:gd name="T153" fmla="*/ 5462 w 6215"/>
                              <a:gd name="T154" fmla="+- 0 645 630"/>
                              <a:gd name="T155" fmla="*/ 645 h 15"/>
                              <a:gd name="T156" fmla="*/ 5613 w 6215"/>
                              <a:gd name="T157" fmla="+- 0 630 630"/>
                              <a:gd name="T158" fmla="*/ 630 h 15"/>
                              <a:gd name="T159" fmla="*/ 5643 w 6215"/>
                              <a:gd name="T160" fmla="+- 0 645 630"/>
                              <a:gd name="T161" fmla="*/ 645 h 15"/>
                              <a:gd name="T162" fmla="*/ 5763 w 6215"/>
                              <a:gd name="T163" fmla="+- 0 630 630"/>
                              <a:gd name="T164" fmla="*/ 630 h 15"/>
                              <a:gd name="T165" fmla="*/ 5869 w 6215"/>
                              <a:gd name="T166" fmla="+- 0 630 630"/>
                              <a:gd name="T167" fmla="*/ 630 h 15"/>
                              <a:gd name="T168" fmla="*/ 5989 w 6215"/>
                              <a:gd name="T169" fmla="+- 0 645 630"/>
                              <a:gd name="T170" fmla="*/ 645 h 15"/>
                              <a:gd name="T171" fmla="*/ 6140 w 6215"/>
                              <a:gd name="T172" fmla="+- 0 630 630"/>
                              <a:gd name="T173" fmla="*/ 630 h 15"/>
                              <a:gd name="T174" fmla="*/ 6170 w 6215"/>
                              <a:gd name="T175" fmla="+- 0 645 630"/>
                              <a:gd name="T176" fmla="*/ 645 h 1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  <a:cxn ang="0">
                                <a:pos x="T153" y="T155"/>
                              </a:cxn>
                              <a:cxn ang="0">
                                <a:pos x="T156" y="T158"/>
                              </a:cxn>
                              <a:cxn ang="0">
                                <a:pos x="T159" y="T161"/>
                              </a:cxn>
                              <a:cxn ang="0">
                                <a:pos x="T162" y="T164"/>
                              </a:cxn>
                              <a:cxn ang="0">
                                <a:pos x="T165" y="T167"/>
                              </a:cxn>
                              <a:cxn ang="0">
                                <a:pos x="T168" y="T170"/>
                              </a:cxn>
                              <a:cxn ang="0">
                                <a:pos x="T171" y="T173"/>
                              </a:cxn>
                              <a:cxn ang="0">
                                <a:pos x="T174" y="T176"/>
                              </a:cxn>
                            </a:cxnLst>
                            <a:rect l="0" t="0" r="r" b="b"/>
                            <a:pathLst>
                              <a:path w="6215" h="1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1" y="0"/>
                                </a:moveTo>
                                <a:lnTo>
                                  <a:pt x="226" y="0"/>
                                </a:lnTo>
                                <a:lnTo>
                                  <a:pt x="226" y="15"/>
                                </a:lnTo>
                                <a:lnTo>
                                  <a:pt x="271" y="15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2" y="0"/>
                                </a:moveTo>
                                <a:lnTo>
                                  <a:pt x="527" y="0"/>
                                </a:lnTo>
                                <a:lnTo>
                                  <a:pt x="527" y="15"/>
                                </a:lnTo>
                                <a:lnTo>
                                  <a:pt x="572" y="15"/>
                                </a:lnTo>
                                <a:lnTo>
                                  <a:pt x="572" y="0"/>
                                </a:lnTo>
                                <a:close/>
                                <a:moveTo>
                                  <a:pt x="647" y="0"/>
                                </a:moveTo>
                                <a:lnTo>
                                  <a:pt x="602" y="0"/>
                                </a:lnTo>
                                <a:lnTo>
                                  <a:pt x="602" y="15"/>
                                </a:lnTo>
                                <a:lnTo>
                                  <a:pt x="647" y="15"/>
                                </a:lnTo>
                                <a:lnTo>
                                  <a:pt x="647" y="0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828" y="0"/>
                                </a:lnTo>
                                <a:lnTo>
                                  <a:pt x="828" y="15"/>
                                </a:lnTo>
                                <a:lnTo>
                                  <a:pt x="873" y="15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48" y="0"/>
                                </a:moveTo>
                                <a:lnTo>
                                  <a:pt x="903" y="0"/>
                                </a:lnTo>
                                <a:lnTo>
                                  <a:pt x="903" y="15"/>
                                </a:lnTo>
                                <a:lnTo>
                                  <a:pt x="948" y="15"/>
                                </a:lnTo>
                                <a:lnTo>
                                  <a:pt x="948" y="0"/>
                                </a:lnTo>
                                <a:close/>
                                <a:moveTo>
                                  <a:pt x="1023" y="0"/>
                                </a:moveTo>
                                <a:lnTo>
                                  <a:pt x="978" y="0"/>
                                </a:lnTo>
                                <a:lnTo>
                                  <a:pt x="978" y="15"/>
                                </a:lnTo>
                                <a:lnTo>
                                  <a:pt x="1023" y="15"/>
                                </a:lnTo>
                                <a:lnTo>
                                  <a:pt x="1023" y="0"/>
                                </a:lnTo>
                                <a:close/>
                                <a:moveTo>
                                  <a:pt x="1098" y="0"/>
                                </a:moveTo>
                                <a:lnTo>
                                  <a:pt x="1053" y="0"/>
                                </a:lnTo>
                                <a:lnTo>
                                  <a:pt x="1053" y="15"/>
                                </a:lnTo>
                                <a:lnTo>
                                  <a:pt x="1098" y="15"/>
                                </a:lnTo>
                                <a:lnTo>
                                  <a:pt x="1098" y="0"/>
                                </a:lnTo>
                                <a:close/>
                                <a:moveTo>
                                  <a:pt x="1174" y="0"/>
                                </a:moveTo>
                                <a:lnTo>
                                  <a:pt x="1129" y="0"/>
                                </a:lnTo>
                                <a:lnTo>
                                  <a:pt x="1129" y="15"/>
                                </a:lnTo>
                                <a:lnTo>
                                  <a:pt x="1174" y="15"/>
                                </a:lnTo>
                                <a:lnTo>
                                  <a:pt x="1174" y="0"/>
                                </a:lnTo>
                                <a:close/>
                                <a:moveTo>
                                  <a:pt x="1249" y="0"/>
                                </a:moveTo>
                                <a:lnTo>
                                  <a:pt x="1204" y="0"/>
                                </a:lnTo>
                                <a:lnTo>
                                  <a:pt x="1204" y="15"/>
                                </a:lnTo>
                                <a:lnTo>
                                  <a:pt x="1249" y="15"/>
                                </a:lnTo>
                                <a:lnTo>
                                  <a:pt x="1249" y="0"/>
                                </a:lnTo>
                                <a:close/>
                                <a:moveTo>
                                  <a:pt x="1324" y="0"/>
                                </a:moveTo>
                                <a:lnTo>
                                  <a:pt x="1279" y="0"/>
                                </a:lnTo>
                                <a:lnTo>
                                  <a:pt x="1279" y="15"/>
                                </a:lnTo>
                                <a:lnTo>
                                  <a:pt x="1324" y="15"/>
                                </a:lnTo>
                                <a:lnTo>
                                  <a:pt x="1324" y="0"/>
                                </a:lnTo>
                                <a:close/>
                                <a:moveTo>
                                  <a:pt x="1399" y="0"/>
                                </a:moveTo>
                                <a:lnTo>
                                  <a:pt x="1354" y="0"/>
                                </a:lnTo>
                                <a:lnTo>
                                  <a:pt x="1354" y="15"/>
                                </a:lnTo>
                                <a:lnTo>
                                  <a:pt x="1399" y="15"/>
                                </a:lnTo>
                                <a:lnTo>
                                  <a:pt x="1399" y="0"/>
                                </a:lnTo>
                                <a:close/>
                                <a:moveTo>
                                  <a:pt x="1475" y="0"/>
                                </a:moveTo>
                                <a:lnTo>
                                  <a:pt x="1430" y="0"/>
                                </a:lnTo>
                                <a:lnTo>
                                  <a:pt x="1430" y="15"/>
                                </a:lnTo>
                                <a:lnTo>
                                  <a:pt x="1475" y="15"/>
                                </a:lnTo>
                                <a:lnTo>
                                  <a:pt x="1475" y="0"/>
                                </a:lnTo>
                                <a:close/>
                                <a:moveTo>
                                  <a:pt x="1550" y="0"/>
                                </a:moveTo>
                                <a:lnTo>
                                  <a:pt x="1505" y="0"/>
                                </a:lnTo>
                                <a:lnTo>
                                  <a:pt x="1505" y="15"/>
                                </a:lnTo>
                                <a:lnTo>
                                  <a:pt x="1550" y="15"/>
                                </a:lnTo>
                                <a:lnTo>
                                  <a:pt x="1550" y="0"/>
                                </a:lnTo>
                                <a:close/>
                                <a:moveTo>
                                  <a:pt x="1625" y="0"/>
                                </a:moveTo>
                                <a:lnTo>
                                  <a:pt x="1580" y="0"/>
                                </a:lnTo>
                                <a:lnTo>
                                  <a:pt x="1580" y="15"/>
                                </a:lnTo>
                                <a:lnTo>
                                  <a:pt x="1625" y="15"/>
                                </a:lnTo>
                                <a:lnTo>
                                  <a:pt x="1625" y="0"/>
                                </a:lnTo>
                                <a:close/>
                                <a:moveTo>
                                  <a:pt x="1700" y="0"/>
                                </a:moveTo>
                                <a:lnTo>
                                  <a:pt x="1655" y="0"/>
                                </a:lnTo>
                                <a:lnTo>
                                  <a:pt x="1655" y="15"/>
                                </a:lnTo>
                                <a:lnTo>
                                  <a:pt x="1700" y="15"/>
                                </a:lnTo>
                                <a:lnTo>
                                  <a:pt x="1700" y="0"/>
                                </a:lnTo>
                                <a:close/>
                                <a:moveTo>
                                  <a:pt x="1776" y="0"/>
                                </a:moveTo>
                                <a:lnTo>
                                  <a:pt x="1731" y="0"/>
                                </a:lnTo>
                                <a:lnTo>
                                  <a:pt x="1731" y="15"/>
                                </a:lnTo>
                                <a:lnTo>
                                  <a:pt x="1776" y="15"/>
                                </a:lnTo>
                                <a:lnTo>
                                  <a:pt x="1776" y="0"/>
                                </a:lnTo>
                                <a:close/>
                                <a:moveTo>
                                  <a:pt x="1851" y="0"/>
                                </a:moveTo>
                                <a:lnTo>
                                  <a:pt x="1806" y="0"/>
                                </a:lnTo>
                                <a:lnTo>
                                  <a:pt x="1806" y="15"/>
                                </a:lnTo>
                                <a:lnTo>
                                  <a:pt x="1851" y="15"/>
                                </a:lnTo>
                                <a:lnTo>
                                  <a:pt x="1851" y="0"/>
                                </a:lnTo>
                                <a:close/>
                                <a:moveTo>
                                  <a:pt x="1926" y="0"/>
                                </a:moveTo>
                                <a:lnTo>
                                  <a:pt x="1881" y="0"/>
                                </a:lnTo>
                                <a:lnTo>
                                  <a:pt x="1881" y="15"/>
                                </a:lnTo>
                                <a:lnTo>
                                  <a:pt x="1926" y="15"/>
                                </a:lnTo>
                                <a:lnTo>
                                  <a:pt x="1926" y="0"/>
                                </a:lnTo>
                                <a:close/>
                                <a:moveTo>
                                  <a:pt x="2001" y="0"/>
                                </a:moveTo>
                                <a:lnTo>
                                  <a:pt x="1956" y="0"/>
                                </a:lnTo>
                                <a:lnTo>
                                  <a:pt x="1956" y="15"/>
                                </a:lnTo>
                                <a:lnTo>
                                  <a:pt x="2001" y="15"/>
                                </a:lnTo>
                                <a:lnTo>
                                  <a:pt x="2001" y="0"/>
                                </a:lnTo>
                                <a:close/>
                                <a:moveTo>
                                  <a:pt x="2077" y="0"/>
                                </a:moveTo>
                                <a:lnTo>
                                  <a:pt x="2032" y="0"/>
                                </a:lnTo>
                                <a:lnTo>
                                  <a:pt x="2032" y="15"/>
                                </a:lnTo>
                                <a:lnTo>
                                  <a:pt x="2077" y="15"/>
                                </a:lnTo>
                                <a:lnTo>
                                  <a:pt x="2077" y="0"/>
                                </a:lnTo>
                                <a:close/>
                                <a:moveTo>
                                  <a:pt x="2152" y="0"/>
                                </a:moveTo>
                                <a:lnTo>
                                  <a:pt x="2107" y="0"/>
                                </a:lnTo>
                                <a:lnTo>
                                  <a:pt x="2107" y="15"/>
                                </a:lnTo>
                                <a:lnTo>
                                  <a:pt x="2152" y="15"/>
                                </a:lnTo>
                                <a:lnTo>
                                  <a:pt x="2152" y="0"/>
                                </a:lnTo>
                                <a:close/>
                                <a:moveTo>
                                  <a:pt x="2227" y="0"/>
                                </a:moveTo>
                                <a:lnTo>
                                  <a:pt x="2182" y="0"/>
                                </a:lnTo>
                                <a:lnTo>
                                  <a:pt x="2182" y="15"/>
                                </a:lnTo>
                                <a:lnTo>
                                  <a:pt x="2227" y="15"/>
                                </a:lnTo>
                                <a:lnTo>
                                  <a:pt x="2227" y="0"/>
                                </a:lnTo>
                                <a:close/>
                                <a:moveTo>
                                  <a:pt x="2302" y="0"/>
                                </a:moveTo>
                                <a:lnTo>
                                  <a:pt x="2257" y="0"/>
                                </a:lnTo>
                                <a:lnTo>
                                  <a:pt x="2257" y="15"/>
                                </a:lnTo>
                                <a:lnTo>
                                  <a:pt x="2302" y="15"/>
                                </a:lnTo>
                                <a:lnTo>
                                  <a:pt x="2302" y="0"/>
                                </a:lnTo>
                                <a:close/>
                                <a:moveTo>
                                  <a:pt x="2377" y="0"/>
                                </a:moveTo>
                                <a:lnTo>
                                  <a:pt x="2332" y="0"/>
                                </a:lnTo>
                                <a:lnTo>
                                  <a:pt x="2332" y="15"/>
                                </a:lnTo>
                                <a:lnTo>
                                  <a:pt x="2377" y="15"/>
                                </a:lnTo>
                                <a:lnTo>
                                  <a:pt x="2377" y="0"/>
                                </a:lnTo>
                                <a:close/>
                                <a:moveTo>
                                  <a:pt x="2453" y="0"/>
                                </a:moveTo>
                                <a:lnTo>
                                  <a:pt x="2408" y="0"/>
                                </a:lnTo>
                                <a:lnTo>
                                  <a:pt x="2408" y="15"/>
                                </a:lnTo>
                                <a:lnTo>
                                  <a:pt x="2453" y="15"/>
                                </a:lnTo>
                                <a:lnTo>
                                  <a:pt x="2453" y="0"/>
                                </a:lnTo>
                                <a:close/>
                                <a:moveTo>
                                  <a:pt x="2528" y="0"/>
                                </a:moveTo>
                                <a:lnTo>
                                  <a:pt x="2483" y="0"/>
                                </a:lnTo>
                                <a:lnTo>
                                  <a:pt x="2483" y="15"/>
                                </a:lnTo>
                                <a:lnTo>
                                  <a:pt x="2528" y="15"/>
                                </a:lnTo>
                                <a:lnTo>
                                  <a:pt x="2528" y="0"/>
                                </a:lnTo>
                                <a:close/>
                                <a:moveTo>
                                  <a:pt x="2603" y="0"/>
                                </a:moveTo>
                                <a:lnTo>
                                  <a:pt x="2558" y="0"/>
                                </a:lnTo>
                                <a:lnTo>
                                  <a:pt x="2558" y="15"/>
                                </a:lnTo>
                                <a:lnTo>
                                  <a:pt x="2603" y="15"/>
                                </a:lnTo>
                                <a:lnTo>
                                  <a:pt x="2603" y="0"/>
                                </a:lnTo>
                                <a:close/>
                                <a:moveTo>
                                  <a:pt x="2678" y="0"/>
                                </a:moveTo>
                                <a:lnTo>
                                  <a:pt x="2633" y="0"/>
                                </a:lnTo>
                                <a:lnTo>
                                  <a:pt x="2633" y="15"/>
                                </a:lnTo>
                                <a:lnTo>
                                  <a:pt x="2678" y="15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54" y="0"/>
                                </a:moveTo>
                                <a:lnTo>
                                  <a:pt x="2709" y="0"/>
                                </a:lnTo>
                                <a:lnTo>
                                  <a:pt x="2709" y="15"/>
                                </a:lnTo>
                                <a:lnTo>
                                  <a:pt x="2754" y="15"/>
                                </a:lnTo>
                                <a:lnTo>
                                  <a:pt x="2754" y="0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84" y="0"/>
                                </a:lnTo>
                                <a:lnTo>
                                  <a:pt x="2784" y="15"/>
                                </a:lnTo>
                                <a:lnTo>
                                  <a:pt x="2829" y="15"/>
                                </a:lnTo>
                                <a:lnTo>
                                  <a:pt x="2829" y="0"/>
                                </a:lnTo>
                                <a:close/>
                                <a:moveTo>
                                  <a:pt x="2904" y="0"/>
                                </a:moveTo>
                                <a:lnTo>
                                  <a:pt x="2859" y="0"/>
                                </a:lnTo>
                                <a:lnTo>
                                  <a:pt x="2859" y="15"/>
                                </a:lnTo>
                                <a:lnTo>
                                  <a:pt x="2904" y="15"/>
                                </a:lnTo>
                                <a:lnTo>
                                  <a:pt x="2904" y="0"/>
                                </a:lnTo>
                                <a:close/>
                                <a:moveTo>
                                  <a:pt x="2979" y="0"/>
                                </a:moveTo>
                                <a:lnTo>
                                  <a:pt x="2934" y="0"/>
                                </a:lnTo>
                                <a:lnTo>
                                  <a:pt x="2934" y="15"/>
                                </a:lnTo>
                                <a:lnTo>
                                  <a:pt x="2979" y="15"/>
                                </a:lnTo>
                                <a:lnTo>
                                  <a:pt x="2979" y="0"/>
                                </a:lnTo>
                                <a:close/>
                                <a:moveTo>
                                  <a:pt x="3055" y="0"/>
                                </a:moveTo>
                                <a:lnTo>
                                  <a:pt x="3010" y="0"/>
                                </a:lnTo>
                                <a:lnTo>
                                  <a:pt x="3010" y="15"/>
                                </a:lnTo>
                                <a:lnTo>
                                  <a:pt x="3055" y="15"/>
                                </a:lnTo>
                                <a:lnTo>
                                  <a:pt x="3055" y="0"/>
                                </a:lnTo>
                                <a:close/>
                                <a:moveTo>
                                  <a:pt x="3130" y="0"/>
                                </a:moveTo>
                                <a:lnTo>
                                  <a:pt x="3085" y="0"/>
                                </a:lnTo>
                                <a:lnTo>
                                  <a:pt x="3085" y="15"/>
                                </a:lnTo>
                                <a:lnTo>
                                  <a:pt x="3130" y="15"/>
                                </a:lnTo>
                                <a:lnTo>
                                  <a:pt x="3130" y="0"/>
                                </a:lnTo>
                                <a:close/>
                                <a:moveTo>
                                  <a:pt x="3205" y="0"/>
                                </a:moveTo>
                                <a:lnTo>
                                  <a:pt x="3160" y="0"/>
                                </a:lnTo>
                                <a:lnTo>
                                  <a:pt x="3160" y="15"/>
                                </a:lnTo>
                                <a:lnTo>
                                  <a:pt x="3205" y="15"/>
                                </a:lnTo>
                                <a:lnTo>
                                  <a:pt x="3205" y="0"/>
                                </a:lnTo>
                                <a:close/>
                                <a:moveTo>
                                  <a:pt x="3280" y="0"/>
                                </a:moveTo>
                                <a:lnTo>
                                  <a:pt x="3235" y="0"/>
                                </a:lnTo>
                                <a:lnTo>
                                  <a:pt x="3235" y="15"/>
                                </a:lnTo>
                                <a:lnTo>
                                  <a:pt x="3280" y="15"/>
                                </a:lnTo>
                                <a:lnTo>
                                  <a:pt x="3280" y="0"/>
                                </a:lnTo>
                                <a:close/>
                                <a:moveTo>
                                  <a:pt x="3356" y="0"/>
                                </a:moveTo>
                                <a:lnTo>
                                  <a:pt x="3311" y="0"/>
                                </a:lnTo>
                                <a:lnTo>
                                  <a:pt x="3311" y="15"/>
                                </a:lnTo>
                                <a:lnTo>
                                  <a:pt x="3356" y="15"/>
                                </a:lnTo>
                                <a:lnTo>
                                  <a:pt x="3356" y="0"/>
                                </a:lnTo>
                                <a:close/>
                                <a:moveTo>
                                  <a:pt x="3431" y="0"/>
                                </a:moveTo>
                                <a:lnTo>
                                  <a:pt x="3386" y="0"/>
                                </a:lnTo>
                                <a:lnTo>
                                  <a:pt x="3386" y="15"/>
                                </a:lnTo>
                                <a:lnTo>
                                  <a:pt x="3431" y="15"/>
                                </a:lnTo>
                                <a:lnTo>
                                  <a:pt x="3431" y="0"/>
                                </a:lnTo>
                                <a:close/>
                                <a:moveTo>
                                  <a:pt x="3506" y="0"/>
                                </a:moveTo>
                                <a:lnTo>
                                  <a:pt x="3461" y="0"/>
                                </a:lnTo>
                                <a:lnTo>
                                  <a:pt x="3461" y="15"/>
                                </a:lnTo>
                                <a:lnTo>
                                  <a:pt x="3506" y="15"/>
                                </a:lnTo>
                                <a:lnTo>
                                  <a:pt x="3506" y="0"/>
                                </a:lnTo>
                                <a:close/>
                                <a:moveTo>
                                  <a:pt x="3581" y="0"/>
                                </a:moveTo>
                                <a:lnTo>
                                  <a:pt x="3536" y="0"/>
                                </a:lnTo>
                                <a:lnTo>
                                  <a:pt x="3536" y="15"/>
                                </a:lnTo>
                                <a:lnTo>
                                  <a:pt x="3581" y="15"/>
                                </a:lnTo>
                                <a:lnTo>
                                  <a:pt x="3581" y="0"/>
                                </a:lnTo>
                                <a:close/>
                                <a:moveTo>
                                  <a:pt x="3657" y="0"/>
                                </a:moveTo>
                                <a:lnTo>
                                  <a:pt x="3612" y="0"/>
                                </a:lnTo>
                                <a:lnTo>
                                  <a:pt x="3612" y="15"/>
                                </a:lnTo>
                                <a:lnTo>
                                  <a:pt x="3657" y="15"/>
                                </a:lnTo>
                                <a:lnTo>
                                  <a:pt x="3657" y="0"/>
                                </a:lnTo>
                                <a:close/>
                                <a:moveTo>
                                  <a:pt x="3732" y="0"/>
                                </a:moveTo>
                                <a:lnTo>
                                  <a:pt x="3687" y="0"/>
                                </a:lnTo>
                                <a:lnTo>
                                  <a:pt x="3687" y="15"/>
                                </a:lnTo>
                                <a:lnTo>
                                  <a:pt x="3732" y="15"/>
                                </a:lnTo>
                                <a:lnTo>
                                  <a:pt x="3732" y="0"/>
                                </a:lnTo>
                                <a:close/>
                                <a:moveTo>
                                  <a:pt x="3807" y="0"/>
                                </a:moveTo>
                                <a:lnTo>
                                  <a:pt x="3762" y="0"/>
                                </a:lnTo>
                                <a:lnTo>
                                  <a:pt x="3762" y="15"/>
                                </a:lnTo>
                                <a:lnTo>
                                  <a:pt x="3807" y="15"/>
                                </a:lnTo>
                                <a:lnTo>
                                  <a:pt x="3807" y="0"/>
                                </a:lnTo>
                                <a:close/>
                                <a:moveTo>
                                  <a:pt x="3882" y="0"/>
                                </a:moveTo>
                                <a:lnTo>
                                  <a:pt x="3837" y="0"/>
                                </a:lnTo>
                                <a:lnTo>
                                  <a:pt x="3837" y="15"/>
                                </a:lnTo>
                                <a:lnTo>
                                  <a:pt x="3882" y="15"/>
                                </a:lnTo>
                                <a:lnTo>
                                  <a:pt x="3882" y="0"/>
                                </a:lnTo>
                                <a:close/>
                                <a:moveTo>
                                  <a:pt x="3958" y="0"/>
                                </a:moveTo>
                                <a:lnTo>
                                  <a:pt x="3913" y="0"/>
                                </a:lnTo>
                                <a:lnTo>
                                  <a:pt x="3913" y="15"/>
                                </a:lnTo>
                                <a:lnTo>
                                  <a:pt x="3958" y="15"/>
                                </a:lnTo>
                                <a:lnTo>
                                  <a:pt x="3958" y="0"/>
                                </a:lnTo>
                                <a:close/>
                                <a:moveTo>
                                  <a:pt x="4033" y="0"/>
                                </a:moveTo>
                                <a:lnTo>
                                  <a:pt x="3988" y="0"/>
                                </a:lnTo>
                                <a:lnTo>
                                  <a:pt x="3988" y="15"/>
                                </a:lnTo>
                                <a:lnTo>
                                  <a:pt x="4033" y="15"/>
                                </a:lnTo>
                                <a:lnTo>
                                  <a:pt x="4033" y="0"/>
                                </a:lnTo>
                                <a:close/>
                                <a:moveTo>
                                  <a:pt x="4108" y="0"/>
                                </a:moveTo>
                                <a:lnTo>
                                  <a:pt x="4063" y="0"/>
                                </a:lnTo>
                                <a:lnTo>
                                  <a:pt x="4063" y="15"/>
                                </a:lnTo>
                                <a:lnTo>
                                  <a:pt x="4108" y="15"/>
                                </a:lnTo>
                                <a:lnTo>
                                  <a:pt x="4108" y="0"/>
                                </a:lnTo>
                                <a:close/>
                                <a:moveTo>
                                  <a:pt x="4183" y="0"/>
                                </a:moveTo>
                                <a:lnTo>
                                  <a:pt x="4138" y="0"/>
                                </a:lnTo>
                                <a:lnTo>
                                  <a:pt x="4138" y="15"/>
                                </a:lnTo>
                                <a:lnTo>
                                  <a:pt x="4183" y="15"/>
                                </a:lnTo>
                                <a:lnTo>
                                  <a:pt x="4183" y="0"/>
                                </a:lnTo>
                                <a:close/>
                                <a:moveTo>
                                  <a:pt x="4259" y="0"/>
                                </a:moveTo>
                                <a:lnTo>
                                  <a:pt x="4214" y="0"/>
                                </a:lnTo>
                                <a:lnTo>
                                  <a:pt x="4214" y="15"/>
                                </a:lnTo>
                                <a:lnTo>
                                  <a:pt x="4259" y="15"/>
                                </a:lnTo>
                                <a:lnTo>
                                  <a:pt x="4259" y="0"/>
                                </a:lnTo>
                                <a:close/>
                                <a:moveTo>
                                  <a:pt x="4334" y="0"/>
                                </a:moveTo>
                                <a:lnTo>
                                  <a:pt x="4289" y="0"/>
                                </a:lnTo>
                                <a:lnTo>
                                  <a:pt x="4289" y="15"/>
                                </a:lnTo>
                                <a:lnTo>
                                  <a:pt x="4334" y="15"/>
                                </a:lnTo>
                                <a:lnTo>
                                  <a:pt x="4334" y="0"/>
                                </a:lnTo>
                                <a:close/>
                                <a:moveTo>
                                  <a:pt x="4409" y="0"/>
                                </a:moveTo>
                                <a:lnTo>
                                  <a:pt x="4364" y="0"/>
                                </a:lnTo>
                                <a:lnTo>
                                  <a:pt x="4364" y="15"/>
                                </a:lnTo>
                                <a:lnTo>
                                  <a:pt x="4409" y="15"/>
                                </a:lnTo>
                                <a:lnTo>
                                  <a:pt x="4409" y="0"/>
                                </a:lnTo>
                                <a:close/>
                                <a:moveTo>
                                  <a:pt x="4484" y="0"/>
                                </a:moveTo>
                                <a:lnTo>
                                  <a:pt x="4439" y="0"/>
                                </a:lnTo>
                                <a:lnTo>
                                  <a:pt x="4439" y="15"/>
                                </a:lnTo>
                                <a:lnTo>
                                  <a:pt x="4484" y="15"/>
                                </a:lnTo>
                                <a:lnTo>
                                  <a:pt x="4484" y="0"/>
                                </a:lnTo>
                                <a:close/>
                                <a:moveTo>
                                  <a:pt x="4560" y="0"/>
                                </a:moveTo>
                                <a:lnTo>
                                  <a:pt x="4515" y="0"/>
                                </a:lnTo>
                                <a:lnTo>
                                  <a:pt x="4515" y="15"/>
                                </a:lnTo>
                                <a:lnTo>
                                  <a:pt x="4560" y="15"/>
                                </a:lnTo>
                                <a:lnTo>
                                  <a:pt x="4560" y="0"/>
                                </a:lnTo>
                                <a:close/>
                                <a:moveTo>
                                  <a:pt x="4635" y="0"/>
                                </a:moveTo>
                                <a:lnTo>
                                  <a:pt x="4590" y="0"/>
                                </a:lnTo>
                                <a:lnTo>
                                  <a:pt x="4590" y="15"/>
                                </a:lnTo>
                                <a:lnTo>
                                  <a:pt x="4635" y="15"/>
                                </a:lnTo>
                                <a:lnTo>
                                  <a:pt x="4635" y="0"/>
                                </a:lnTo>
                                <a:close/>
                                <a:moveTo>
                                  <a:pt x="4710" y="0"/>
                                </a:moveTo>
                                <a:lnTo>
                                  <a:pt x="4665" y="0"/>
                                </a:lnTo>
                                <a:lnTo>
                                  <a:pt x="4665" y="15"/>
                                </a:lnTo>
                                <a:lnTo>
                                  <a:pt x="4710" y="15"/>
                                </a:lnTo>
                                <a:lnTo>
                                  <a:pt x="4710" y="0"/>
                                </a:lnTo>
                                <a:close/>
                                <a:moveTo>
                                  <a:pt x="4785" y="0"/>
                                </a:moveTo>
                                <a:lnTo>
                                  <a:pt x="4740" y="0"/>
                                </a:lnTo>
                                <a:lnTo>
                                  <a:pt x="4740" y="15"/>
                                </a:lnTo>
                                <a:lnTo>
                                  <a:pt x="4785" y="15"/>
                                </a:lnTo>
                                <a:lnTo>
                                  <a:pt x="4785" y="0"/>
                                </a:lnTo>
                                <a:close/>
                                <a:moveTo>
                                  <a:pt x="4860" y="0"/>
                                </a:moveTo>
                                <a:lnTo>
                                  <a:pt x="4815" y="0"/>
                                </a:lnTo>
                                <a:lnTo>
                                  <a:pt x="4815" y="15"/>
                                </a:lnTo>
                                <a:lnTo>
                                  <a:pt x="4860" y="15"/>
                                </a:lnTo>
                                <a:lnTo>
                                  <a:pt x="4860" y="0"/>
                                </a:lnTo>
                                <a:close/>
                                <a:moveTo>
                                  <a:pt x="4936" y="0"/>
                                </a:moveTo>
                                <a:lnTo>
                                  <a:pt x="4891" y="0"/>
                                </a:lnTo>
                                <a:lnTo>
                                  <a:pt x="4891" y="15"/>
                                </a:lnTo>
                                <a:lnTo>
                                  <a:pt x="4936" y="15"/>
                                </a:lnTo>
                                <a:lnTo>
                                  <a:pt x="4936" y="0"/>
                                </a:lnTo>
                                <a:close/>
                                <a:moveTo>
                                  <a:pt x="5011" y="0"/>
                                </a:moveTo>
                                <a:lnTo>
                                  <a:pt x="4966" y="0"/>
                                </a:lnTo>
                                <a:lnTo>
                                  <a:pt x="4966" y="15"/>
                                </a:lnTo>
                                <a:lnTo>
                                  <a:pt x="5011" y="15"/>
                                </a:lnTo>
                                <a:lnTo>
                                  <a:pt x="5011" y="0"/>
                                </a:lnTo>
                                <a:close/>
                                <a:moveTo>
                                  <a:pt x="5086" y="0"/>
                                </a:moveTo>
                                <a:lnTo>
                                  <a:pt x="5041" y="0"/>
                                </a:lnTo>
                                <a:lnTo>
                                  <a:pt x="5041" y="15"/>
                                </a:lnTo>
                                <a:lnTo>
                                  <a:pt x="5086" y="15"/>
                                </a:lnTo>
                                <a:lnTo>
                                  <a:pt x="5086" y="0"/>
                                </a:lnTo>
                                <a:close/>
                                <a:moveTo>
                                  <a:pt x="5161" y="0"/>
                                </a:moveTo>
                                <a:lnTo>
                                  <a:pt x="5116" y="0"/>
                                </a:lnTo>
                                <a:lnTo>
                                  <a:pt x="5116" y="15"/>
                                </a:lnTo>
                                <a:lnTo>
                                  <a:pt x="5161" y="15"/>
                                </a:lnTo>
                                <a:lnTo>
                                  <a:pt x="5161" y="0"/>
                                </a:lnTo>
                                <a:close/>
                                <a:moveTo>
                                  <a:pt x="5237" y="0"/>
                                </a:moveTo>
                                <a:lnTo>
                                  <a:pt x="5192" y="0"/>
                                </a:lnTo>
                                <a:lnTo>
                                  <a:pt x="5192" y="15"/>
                                </a:lnTo>
                                <a:lnTo>
                                  <a:pt x="5237" y="15"/>
                                </a:lnTo>
                                <a:lnTo>
                                  <a:pt x="5237" y="0"/>
                                </a:lnTo>
                                <a:close/>
                                <a:moveTo>
                                  <a:pt x="5312" y="0"/>
                                </a:moveTo>
                                <a:lnTo>
                                  <a:pt x="5267" y="0"/>
                                </a:lnTo>
                                <a:lnTo>
                                  <a:pt x="5267" y="15"/>
                                </a:lnTo>
                                <a:lnTo>
                                  <a:pt x="5312" y="15"/>
                                </a:lnTo>
                                <a:lnTo>
                                  <a:pt x="5312" y="0"/>
                                </a:lnTo>
                                <a:close/>
                                <a:moveTo>
                                  <a:pt x="5387" y="0"/>
                                </a:moveTo>
                                <a:lnTo>
                                  <a:pt x="5342" y="0"/>
                                </a:lnTo>
                                <a:lnTo>
                                  <a:pt x="5342" y="15"/>
                                </a:lnTo>
                                <a:lnTo>
                                  <a:pt x="5387" y="15"/>
                                </a:lnTo>
                                <a:lnTo>
                                  <a:pt x="5387" y="0"/>
                                </a:lnTo>
                                <a:close/>
                                <a:moveTo>
                                  <a:pt x="5462" y="0"/>
                                </a:moveTo>
                                <a:lnTo>
                                  <a:pt x="5417" y="0"/>
                                </a:lnTo>
                                <a:lnTo>
                                  <a:pt x="5417" y="15"/>
                                </a:lnTo>
                                <a:lnTo>
                                  <a:pt x="5462" y="15"/>
                                </a:lnTo>
                                <a:lnTo>
                                  <a:pt x="5462" y="0"/>
                                </a:lnTo>
                                <a:close/>
                                <a:moveTo>
                                  <a:pt x="5538" y="0"/>
                                </a:moveTo>
                                <a:lnTo>
                                  <a:pt x="5493" y="0"/>
                                </a:lnTo>
                                <a:lnTo>
                                  <a:pt x="5493" y="15"/>
                                </a:lnTo>
                                <a:lnTo>
                                  <a:pt x="5538" y="15"/>
                                </a:lnTo>
                                <a:lnTo>
                                  <a:pt x="5538" y="0"/>
                                </a:lnTo>
                                <a:close/>
                                <a:moveTo>
                                  <a:pt x="5613" y="0"/>
                                </a:moveTo>
                                <a:lnTo>
                                  <a:pt x="5568" y="0"/>
                                </a:lnTo>
                                <a:lnTo>
                                  <a:pt x="5568" y="15"/>
                                </a:lnTo>
                                <a:lnTo>
                                  <a:pt x="5613" y="15"/>
                                </a:lnTo>
                                <a:lnTo>
                                  <a:pt x="5613" y="0"/>
                                </a:lnTo>
                                <a:close/>
                                <a:moveTo>
                                  <a:pt x="5688" y="0"/>
                                </a:moveTo>
                                <a:lnTo>
                                  <a:pt x="5643" y="0"/>
                                </a:lnTo>
                                <a:lnTo>
                                  <a:pt x="5643" y="15"/>
                                </a:lnTo>
                                <a:lnTo>
                                  <a:pt x="5688" y="15"/>
                                </a:lnTo>
                                <a:lnTo>
                                  <a:pt x="5688" y="0"/>
                                </a:lnTo>
                                <a:close/>
                                <a:moveTo>
                                  <a:pt x="5763" y="0"/>
                                </a:moveTo>
                                <a:lnTo>
                                  <a:pt x="5718" y="0"/>
                                </a:lnTo>
                                <a:lnTo>
                                  <a:pt x="5718" y="15"/>
                                </a:lnTo>
                                <a:lnTo>
                                  <a:pt x="5763" y="15"/>
                                </a:lnTo>
                                <a:lnTo>
                                  <a:pt x="5763" y="0"/>
                                </a:lnTo>
                                <a:close/>
                                <a:moveTo>
                                  <a:pt x="5839" y="0"/>
                                </a:moveTo>
                                <a:lnTo>
                                  <a:pt x="5794" y="0"/>
                                </a:lnTo>
                                <a:lnTo>
                                  <a:pt x="5794" y="15"/>
                                </a:lnTo>
                                <a:lnTo>
                                  <a:pt x="5839" y="15"/>
                                </a:lnTo>
                                <a:lnTo>
                                  <a:pt x="5839" y="0"/>
                                </a:lnTo>
                                <a:close/>
                                <a:moveTo>
                                  <a:pt x="5914" y="0"/>
                                </a:moveTo>
                                <a:lnTo>
                                  <a:pt x="5869" y="0"/>
                                </a:lnTo>
                                <a:lnTo>
                                  <a:pt x="5869" y="15"/>
                                </a:lnTo>
                                <a:lnTo>
                                  <a:pt x="5914" y="15"/>
                                </a:lnTo>
                                <a:lnTo>
                                  <a:pt x="5914" y="0"/>
                                </a:lnTo>
                                <a:close/>
                                <a:moveTo>
                                  <a:pt x="5989" y="0"/>
                                </a:moveTo>
                                <a:lnTo>
                                  <a:pt x="5944" y="0"/>
                                </a:lnTo>
                                <a:lnTo>
                                  <a:pt x="5944" y="15"/>
                                </a:lnTo>
                                <a:lnTo>
                                  <a:pt x="5989" y="15"/>
                                </a:lnTo>
                                <a:lnTo>
                                  <a:pt x="5989" y="0"/>
                                </a:lnTo>
                                <a:close/>
                                <a:moveTo>
                                  <a:pt x="6064" y="0"/>
                                </a:moveTo>
                                <a:lnTo>
                                  <a:pt x="6019" y="0"/>
                                </a:lnTo>
                                <a:lnTo>
                                  <a:pt x="6019" y="15"/>
                                </a:lnTo>
                                <a:lnTo>
                                  <a:pt x="6064" y="15"/>
                                </a:lnTo>
                                <a:lnTo>
                                  <a:pt x="6064" y="0"/>
                                </a:lnTo>
                                <a:close/>
                                <a:moveTo>
                                  <a:pt x="6140" y="0"/>
                                </a:moveTo>
                                <a:lnTo>
                                  <a:pt x="6095" y="0"/>
                                </a:lnTo>
                                <a:lnTo>
                                  <a:pt x="6095" y="15"/>
                                </a:lnTo>
                                <a:lnTo>
                                  <a:pt x="6140" y="15"/>
                                </a:lnTo>
                                <a:lnTo>
                                  <a:pt x="6140" y="0"/>
                                </a:lnTo>
                                <a:close/>
                                <a:moveTo>
                                  <a:pt x="6215" y="0"/>
                                </a:moveTo>
                                <a:lnTo>
                                  <a:pt x="6170" y="0"/>
                                </a:lnTo>
                                <a:lnTo>
                                  <a:pt x="6170" y="15"/>
                                </a:lnTo>
                                <a:lnTo>
                                  <a:pt x="6215" y="15"/>
                                </a:lnTo>
                                <a:lnTo>
                                  <a:pt x="62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6245" y="638"/>
                            <a:ext cx="313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AutoShape 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9375" cy="645"/>
                          </a:xfrm>
                          <a:custGeom>
                            <a:avLst/>
                            <a:gdLst>
                              <a:gd name="T0" fmla="*/ 0 w 9375"/>
                              <a:gd name="T1" fmla="*/ 600 h 645"/>
                              <a:gd name="T2" fmla="*/ 15 w 9375"/>
                              <a:gd name="T3" fmla="*/ 645 h 645"/>
                              <a:gd name="T4" fmla="*/ 15 w 9375"/>
                              <a:gd name="T5" fmla="*/ 525 h 645"/>
                              <a:gd name="T6" fmla="*/ 0 w 9375"/>
                              <a:gd name="T7" fmla="*/ 570 h 645"/>
                              <a:gd name="T8" fmla="*/ 15 w 9375"/>
                              <a:gd name="T9" fmla="*/ 525 h 645"/>
                              <a:gd name="T10" fmla="*/ 0 w 9375"/>
                              <a:gd name="T11" fmla="*/ 450 h 645"/>
                              <a:gd name="T12" fmla="*/ 15 w 9375"/>
                              <a:gd name="T13" fmla="*/ 495 h 645"/>
                              <a:gd name="T14" fmla="*/ 15 w 9375"/>
                              <a:gd name="T15" fmla="*/ 375 h 645"/>
                              <a:gd name="T16" fmla="*/ 0 w 9375"/>
                              <a:gd name="T17" fmla="*/ 420 h 645"/>
                              <a:gd name="T18" fmla="*/ 15 w 9375"/>
                              <a:gd name="T19" fmla="*/ 375 h 645"/>
                              <a:gd name="T20" fmla="*/ 0 w 9375"/>
                              <a:gd name="T21" fmla="*/ 300 h 645"/>
                              <a:gd name="T22" fmla="*/ 15 w 9375"/>
                              <a:gd name="T23" fmla="*/ 345 h 645"/>
                              <a:gd name="T24" fmla="*/ 15 w 9375"/>
                              <a:gd name="T25" fmla="*/ 225 h 645"/>
                              <a:gd name="T26" fmla="*/ 0 w 9375"/>
                              <a:gd name="T27" fmla="*/ 270 h 645"/>
                              <a:gd name="T28" fmla="*/ 15 w 9375"/>
                              <a:gd name="T29" fmla="*/ 225 h 645"/>
                              <a:gd name="T30" fmla="*/ 0 w 9375"/>
                              <a:gd name="T31" fmla="*/ 150 h 645"/>
                              <a:gd name="T32" fmla="*/ 15 w 9375"/>
                              <a:gd name="T33" fmla="*/ 195 h 645"/>
                              <a:gd name="T34" fmla="*/ 15 w 9375"/>
                              <a:gd name="T35" fmla="*/ 75 h 645"/>
                              <a:gd name="T36" fmla="*/ 0 w 9375"/>
                              <a:gd name="T37" fmla="*/ 120 h 645"/>
                              <a:gd name="T38" fmla="*/ 15 w 9375"/>
                              <a:gd name="T39" fmla="*/ 75 h 645"/>
                              <a:gd name="T40" fmla="*/ 0 w 9375"/>
                              <a:gd name="T41" fmla="*/ 0 h 645"/>
                              <a:gd name="T42" fmla="*/ 15 w 9375"/>
                              <a:gd name="T43" fmla="*/ 45 h 645"/>
                              <a:gd name="T44" fmla="*/ 9375 w 9375"/>
                              <a:gd name="T45" fmla="*/ 600 h 645"/>
                              <a:gd name="T46" fmla="*/ 9360 w 9375"/>
                              <a:gd name="T47" fmla="*/ 645 h 645"/>
                              <a:gd name="T48" fmla="*/ 9375 w 9375"/>
                              <a:gd name="T49" fmla="*/ 600 h 645"/>
                              <a:gd name="T50" fmla="*/ 9360 w 9375"/>
                              <a:gd name="T51" fmla="*/ 525 h 645"/>
                              <a:gd name="T52" fmla="*/ 9375 w 9375"/>
                              <a:gd name="T53" fmla="*/ 570 h 645"/>
                              <a:gd name="T54" fmla="*/ 9375 w 9375"/>
                              <a:gd name="T55" fmla="*/ 450 h 645"/>
                              <a:gd name="T56" fmla="*/ 9360 w 9375"/>
                              <a:gd name="T57" fmla="*/ 495 h 645"/>
                              <a:gd name="T58" fmla="*/ 9375 w 9375"/>
                              <a:gd name="T59" fmla="*/ 450 h 645"/>
                              <a:gd name="T60" fmla="*/ 9360 w 9375"/>
                              <a:gd name="T61" fmla="*/ 375 h 645"/>
                              <a:gd name="T62" fmla="*/ 9375 w 9375"/>
                              <a:gd name="T63" fmla="*/ 420 h 645"/>
                              <a:gd name="T64" fmla="*/ 9375 w 9375"/>
                              <a:gd name="T65" fmla="*/ 300 h 645"/>
                              <a:gd name="T66" fmla="*/ 9360 w 9375"/>
                              <a:gd name="T67" fmla="*/ 345 h 645"/>
                              <a:gd name="T68" fmla="*/ 9375 w 9375"/>
                              <a:gd name="T69" fmla="*/ 300 h 645"/>
                              <a:gd name="T70" fmla="*/ 9360 w 9375"/>
                              <a:gd name="T71" fmla="*/ 225 h 645"/>
                              <a:gd name="T72" fmla="*/ 9375 w 9375"/>
                              <a:gd name="T73" fmla="*/ 270 h 645"/>
                              <a:gd name="T74" fmla="*/ 9375 w 9375"/>
                              <a:gd name="T75" fmla="*/ 150 h 645"/>
                              <a:gd name="T76" fmla="*/ 9360 w 9375"/>
                              <a:gd name="T77" fmla="*/ 195 h 645"/>
                              <a:gd name="T78" fmla="*/ 9375 w 9375"/>
                              <a:gd name="T79" fmla="*/ 150 h 645"/>
                              <a:gd name="T80" fmla="*/ 9360 w 9375"/>
                              <a:gd name="T81" fmla="*/ 75 h 645"/>
                              <a:gd name="T82" fmla="*/ 9375 w 9375"/>
                              <a:gd name="T83" fmla="*/ 120 h 645"/>
                              <a:gd name="T84" fmla="*/ 9375 w 9375"/>
                              <a:gd name="T85" fmla="*/ 0 h 645"/>
                              <a:gd name="T86" fmla="*/ 9360 w 9375"/>
                              <a:gd name="T87" fmla="*/ 45 h 645"/>
                              <a:gd name="T88" fmla="*/ 9375 w 9375"/>
                              <a:gd name="T89" fmla="*/ 0 h 6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9375" h="645">
                                <a:moveTo>
                                  <a:pt x="15" y="600"/>
                                </a:moveTo>
                                <a:lnTo>
                                  <a:pt x="0" y="600"/>
                                </a:lnTo>
                                <a:lnTo>
                                  <a:pt x="0" y="645"/>
                                </a:lnTo>
                                <a:lnTo>
                                  <a:pt x="15" y="645"/>
                                </a:lnTo>
                                <a:lnTo>
                                  <a:pt x="15" y="600"/>
                                </a:lnTo>
                                <a:close/>
                                <a:moveTo>
                                  <a:pt x="15" y="525"/>
                                </a:moveTo>
                                <a:lnTo>
                                  <a:pt x="0" y="525"/>
                                </a:lnTo>
                                <a:lnTo>
                                  <a:pt x="0" y="570"/>
                                </a:lnTo>
                                <a:lnTo>
                                  <a:pt x="15" y="570"/>
                                </a:lnTo>
                                <a:lnTo>
                                  <a:pt x="15" y="525"/>
                                </a:lnTo>
                                <a:close/>
                                <a:moveTo>
                                  <a:pt x="15" y="450"/>
                                </a:moveTo>
                                <a:lnTo>
                                  <a:pt x="0" y="450"/>
                                </a:lnTo>
                                <a:lnTo>
                                  <a:pt x="0" y="495"/>
                                </a:lnTo>
                                <a:lnTo>
                                  <a:pt x="15" y="495"/>
                                </a:lnTo>
                                <a:lnTo>
                                  <a:pt x="15" y="450"/>
                                </a:lnTo>
                                <a:close/>
                                <a:moveTo>
                                  <a:pt x="15" y="375"/>
                                </a:moveTo>
                                <a:lnTo>
                                  <a:pt x="0" y="375"/>
                                </a:lnTo>
                                <a:lnTo>
                                  <a:pt x="0" y="420"/>
                                </a:lnTo>
                                <a:lnTo>
                                  <a:pt x="15" y="420"/>
                                </a:lnTo>
                                <a:lnTo>
                                  <a:pt x="15" y="375"/>
                                </a:lnTo>
                                <a:close/>
                                <a:moveTo>
                                  <a:pt x="15" y="300"/>
                                </a:moveTo>
                                <a:lnTo>
                                  <a:pt x="0" y="300"/>
                                </a:lnTo>
                                <a:lnTo>
                                  <a:pt x="0" y="345"/>
                                </a:lnTo>
                                <a:lnTo>
                                  <a:pt x="15" y="345"/>
                                </a:lnTo>
                                <a:lnTo>
                                  <a:pt x="15" y="300"/>
                                </a:lnTo>
                                <a:close/>
                                <a:moveTo>
                                  <a:pt x="15" y="225"/>
                                </a:moveTo>
                                <a:lnTo>
                                  <a:pt x="0" y="225"/>
                                </a:lnTo>
                                <a:lnTo>
                                  <a:pt x="0" y="270"/>
                                </a:lnTo>
                                <a:lnTo>
                                  <a:pt x="15" y="270"/>
                                </a:lnTo>
                                <a:lnTo>
                                  <a:pt x="15" y="225"/>
                                </a:lnTo>
                                <a:close/>
                                <a:moveTo>
                                  <a:pt x="15" y="150"/>
                                </a:moveTo>
                                <a:lnTo>
                                  <a:pt x="0" y="150"/>
                                </a:lnTo>
                                <a:lnTo>
                                  <a:pt x="0" y="195"/>
                                </a:lnTo>
                                <a:lnTo>
                                  <a:pt x="15" y="195"/>
                                </a:lnTo>
                                <a:lnTo>
                                  <a:pt x="15" y="150"/>
                                </a:lnTo>
                                <a:close/>
                                <a:moveTo>
                                  <a:pt x="15" y="75"/>
                                </a:moveTo>
                                <a:lnTo>
                                  <a:pt x="0" y="75"/>
                                </a:lnTo>
                                <a:lnTo>
                                  <a:pt x="0" y="120"/>
                                </a:lnTo>
                                <a:lnTo>
                                  <a:pt x="15" y="120"/>
                                </a:lnTo>
                                <a:lnTo>
                                  <a:pt x="15" y="75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15" y="45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9375" y="600"/>
                                </a:moveTo>
                                <a:lnTo>
                                  <a:pt x="9360" y="600"/>
                                </a:lnTo>
                                <a:lnTo>
                                  <a:pt x="9360" y="645"/>
                                </a:lnTo>
                                <a:lnTo>
                                  <a:pt x="9375" y="645"/>
                                </a:lnTo>
                                <a:lnTo>
                                  <a:pt x="9375" y="600"/>
                                </a:lnTo>
                                <a:close/>
                                <a:moveTo>
                                  <a:pt x="9375" y="525"/>
                                </a:moveTo>
                                <a:lnTo>
                                  <a:pt x="9360" y="525"/>
                                </a:lnTo>
                                <a:lnTo>
                                  <a:pt x="9360" y="570"/>
                                </a:lnTo>
                                <a:lnTo>
                                  <a:pt x="9375" y="570"/>
                                </a:lnTo>
                                <a:lnTo>
                                  <a:pt x="9375" y="525"/>
                                </a:lnTo>
                                <a:close/>
                                <a:moveTo>
                                  <a:pt x="9375" y="450"/>
                                </a:moveTo>
                                <a:lnTo>
                                  <a:pt x="9360" y="450"/>
                                </a:lnTo>
                                <a:lnTo>
                                  <a:pt x="9360" y="495"/>
                                </a:lnTo>
                                <a:lnTo>
                                  <a:pt x="9375" y="495"/>
                                </a:lnTo>
                                <a:lnTo>
                                  <a:pt x="9375" y="450"/>
                                </a:lnTo>
                                <a:close/>
                                <a:moveTo>
                                  <a:pt x="9375" y="375"/>
                                </a:moveTo>
                                <a:lnTo>
                                  <a:pt x="9360" y="375"/>
                                </a:lnTo>
                                <a:lnTo>
                                  <a:pt x="9360" y="420"/>
                                </a:lnTo>
                                <a:lnTo>
                                  <a:pt x="9375" y="420"/>
                                </a:lnTo>
                                <a:lnTo>
                                  <a:pt x="9375" y="375"/>
                                </a:lnTo>
                                <a:close/>
                                <a:moveTo>
                                  <a:pt x="9375" y="300"/>
                                </a:moveTo>
                                <a:lnTo>
                                  <a:pt x="9360" y="300"/>
                                </a:lnTo>
                                <a:lnTo>
                                  <a:pt x="9360" y="345"/>
                                </a:lnTo>
                                <a:lnTo>
                                  <a:pt x="9375" y="345"/>
                                </a:lnTo>
                                <a:lnTo>
                                  <a:pt x="9375" y="300"/>
                                </a:lnTo>
                                <a:close/>
                                <a:moveTo>
                                  <a:pt x="9375" y="225"/>
                                </a:moveTo>
                                <a:lnTo>
                                  <a:pt x="9360" y="225"/>
                                </a:lnTo>
                                <a:lnTo>
                                  <a:pt x="9360" y="270"/>
                                </a:lnTo>
                                <a:lnTo>
                                  <a:pt x="9375" y="270"/>
                                </a:lnTo>
                                <a:lnTo>
                                  <a:pt x="9375" y="225"/>
                                </a:lnTo>
                                <a:close/>
                                <a:moveTo>
                                  <a:pt x="9375" y="150"/>
                                </a:moveTo>
                                <a:lnTo>
                                  <a:pt x="9360" y="150"/>
                                </a:lnTo>
                                <a:lnTo>
                                  <a:pt x="9360" y="195"/>
                                </a:lnTo>
                                <a:lnTo>
                                  <a:pt x="9375" y="195"/>
                                </a:lnTo>
                                <a:lnTo>
                                  <a:pt x="9375" y="150"/>
                                </a:lnTo>
                                <a:close/>
                                <a:moveTo>
                                  <a:pt x="9375" y="75"/>
                                </a:moveTo>
                                <a:lnTo>
                                  <a:pt x="9360" y="75"/>
                                </a:lnTo>
                                <a:lnTo>
                                  <a:pt x="9360" y="120"/>
                                </a:lnTo>
                                <a:lnTo>
                                  <a:pt x="9375" y="120"/>
                                </a:lnTo>
                                <a:lnTo>
                                  <a:pt x="9375" y="75"/>
                                </a:lnTo>
                                <a:close/>
                                <a:moveTo>
                                  <a:pt x="9375" y="0"/>
                                </a:moveTo>
                                <a:lnTo>
                                  <a:pt x="9360" y="0"/>
                                </a:lnTo>
                                <a:lnTo>
                                  <a:pt x="9360" y="45"/>
                                </a:lnTo>
                                <a:lnTo>
                                  <a:pt x="9375" y="45"/>
                                </a:lnTo>
                                <a:lnTo>
                                  <a:pt x="9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15"/>
                            <a:ext cx="9345" cy="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B00F71" w14:textId="77777777" w:rsidR="00B9738E" w:rsidRDefault="00592588">
                              <w:pPr>
                                <w:spacing w:before="124"/>
                                <w:ind w:left="141"/>
                                <w:rPr>
                                  <w:rFonts w:ascii="Roboto Lt"/>
                                  <w:sz w:val="28"/>
                                </w:rPr>
                              </w:pPr>
                              <w:r>
                                <w:rPr>
                                  <w:rFonts w:ascii="Roboto Lt"/>
                                  <w:sz w:val="28"/>
                                  <w:u w:val="single"/>
                                </w:rPr>
                                <w:t>2.2</w:t>
                              </w:r>
                              <w:r>
                                <w:rPr>
                                  <w:rFonts w:ascii="Roboto Lt"/>
                                  <w:spacing w:val="-3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 Lt"/>
                                  <w:sz w:val="28"/>
                                  <w:u w:val="single"/>
                                </w:rPr>
                                <w:t>References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62E0F0" id="Group 82" o:spid="_x0000_s1039" style="width:468.75pt;height:32.25pt;mso-position-horizontal-relative:char;mso-position-vertical-relative:line" coordsize="9375,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">
                <v:rect id="Rectangle 89" o:spid="_x0000_s1040" style="position:absolute;width:9375;height: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" fillcolor="#cfd0d9" stroked="f"/>
                <v:shape id="AutoShape 88" o:spid="_x0000_s1041" style="position:absolute;left:-1;width:6215;height:15;visibility:visible;mso-wrap-style:square;v-text-anchor:top" coordsize="621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" path="m45,l,,,15r45,l45,xm120,l75,r,15l120,15,120,xm195,l150,r,15l195,15,195,xm271,l226,r,15l271,15,271,xm346,l301,r,15l346,15,346,xm421,l376,r,15l421,15,421,xm496,l451,r,15l496,15,496,xm572,l527,r,15l572,15,572,xm647,l602,r,15l647,15,647,xm722,l677,r,15l722,15,722,xm797,l752,r,15l797,15,797,xm873,l828,r,15l873,15,873,xm948,l903,r,15l948,15,948,xm1023,l978,r,15l1023,15r,-15xm1098,r-45,l1053,15r45,l1098,xm1174,r-45,l1129,15r45,l1174,xm1249,r-45,l1204,15r45,l1249,xm1324,r-45,l1279,15r45,l1324,xm1399,r-45,l1354,15r45,l1399,xm1475,r-45,l1430,15r45,l1475,xm1550,r-45,l1505,15r45,l1550,xm1625,r-45,l1580,15r45,l1625,xm1700,r-45,l1655,15r45,l1700,xm1776,r-45,l1731,15r45,l1776,xm1851,r-45,l1806,15r45,l1851,xm1926,r-45,l1881,15r45,l1926,xm2001,r-45,l1956,15r45,l2001,xm2077,r-45,l2032,15r45,l2077,xm2152,r-45,l2107,15r45,l2152,xm2227,r-45,l2182,15r45,l2227,xm2302,r-45,l2257,15r45,l2302,xm2377,r-45,l2332,15r45,l2377,xm2453,r-45,l2408,15r45,l2453,xm2528,r-45,l2483,15r45,l2528,xm2603,r-45,l2558,15r45,l2603,xm2678,r-45,l2633,15r45,l2678,xm2754,r-45,l2709,15r45,l2754,xm2829,r-45,l2784,15r45,l2829,xm2904,r-45,l2859,15r45,l2904,xm2979,r-45,l2934,15r45,l2979,xm3055,r-45,l3010,15r45,l3055,xm3130,r-45,l3085,15r45,l3130,xm3205,r-45,l3160,15r45,l3205,xm3280,r-45,l3235,15r45,l3280,xm3356,r-45,l3311,15r45,l3356,xm3431,r-45,l3386,15r45,l3431,xm3506,r-45,l3461,15r45,l3506,xm3581,r-45,l3536,15r45,l3581,xm3657,r-45,l3612,15r45,l3657,xm3732,r-45,l3687,15r45,l3732,xm3807,r-45,l3762,15r45,l3807,xm3882,r-45,l3837,15r45,l3882,xm3958,r-45,l3913,15r45,l3958,xm4033,r-45,l3988,15r45,l4033,xm4108,r-45,l4063,15r45,l4108,xm4183,r-45,l4138,15r45,l4183,xm4259,r-45,l4214,15r45,l4259,xm4334,r-45,l4289,15r45,l4334,xm4409,r-45,l4364,15r45,l4409,xm4484,r-45,l4439,15r45,l4484,xm4560,r-45,l4515,15r45,l4560,xm4635,r-45,l4590,15r45,l4635,xm4710,r-45,l4665,15r45,l4710,xm4785,r-45,l4740,15r45,l4785,xm4860,r-45,l4815,15r45,l4860,xm4936,r-45,l4891,15r45,l4936,xm5011,r-45,l4966,15r45,l5011,xm5086,r-45,l5041,15r45,l5086,xm5161,r-45,l5116,15r45,l5161,xm5237,r-45,l5192,15r45,l5237,xm5312,r-45,l5267,15r45,l5312,xm5387,r-45,l5342,15r45,l5387,xm5462,r-45,l5417,15r45,l5462,xm5538,r-45,l5493,15r45,l5538,xm5613,r-45,l5568,15r45,l5613,xm5688,r-45,l5643,15r45,l5688,xm5763,r-45,l5718,15r45,l5763,xm5839,r-45,l5794,15r45,l5839,xm5914,r-45,l5869,15r45,l5914,xm5989,r-45,l5944,15r45,l5989,xm6064,r-45,l6019,15r45,l6064,xm6140,r-45,l6095,15r45,l6140,xm6215,r-45,l6170,15r45,l6215,xe" fillcolor="black" stroked="f">
                  <v:path arrowok="t" o:connecttype="custom" o:connectlocs="75,0;195,15;346,0;376,15;496,0;602,0;722,15;873,0;903,15;1023,0;1129,0;1249,15;1399,0;1430,15;1550,0;1655,0;1776,15;1926,0;1956,15;2077,0;2182,0;2302,15;2453,0;2483,15;2603,0;2709,0;2829,15;2979,0;3010,15;3130,0;3235,0;3356,15;3506,0;3536,15;3657,0;3762,0;3882,15;4033,0;4063,15;4183,0;4289,0;4409,15;4560,0;4590,15;4710,0;4815,0;4936,15;5086,0;5116,15;5237,0;5342,0;5462,15;5613,0;5643,15;5763,0;5869,0;5989,15;6140,0;6170,15" o:connectangles="0,0,0,0,0,0,0,0,0,0,0,0,0,0,0,0,0,0,0,0,0,0,0,0,0,0,0,0,0,0,0,0,0,0,0,0,0,0,0,0,0,0,0,0,0,0,0,0,0,0,0,0,0,0,0,0,0,0,0"/>
                </v:shape>
                <v:line id="Line 87" o:spid="_x0000_s1042" style="position:absolute;visibility:visible;mso-wrap-style:square" from="6245,8" to="9375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">
                  <v:stroke dashstyle="3 1"/>
                </v:line>
                <v:shape id="AutoShape 86" o:spid="_x0000_s1043" style="position:absolute;left:-1;top:630;width:6215;height:15;visibility:visible;mso-wrap-style:square;v-text-anchor:top" coordsize="621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" path="m45,l,,,15r45,l45,xm120,l75,r,15l120,15,120,xm195,l150,r,15l195,15,195,xm271,l226,r,15l271,15,271,xm346,l301,r,15l346,15,346,xm421,l376,r,15l421,15,421,xm496,l451,r,15l496,15,496,xm572,l527,r,15l572,15,572,xm647,l602,r,15l647,15,647,xm722,l677,r,15l722,15,722,xm797,l752,r,15l797,15,797,xm873,l828,r,15l873,15,873,xm948,l903,r,15l948,15,948,xm1023,l978,r,15l1023,15r,-15xm1098,r-45,l1053,15r45,l1098,xm1174,r-45,l1129,15r45,l1174,xm1249,r-45,l1204,15r45,l1249,xm1324,r-45,l1279,15r45,l1324,xm1399,r-45,l1354,15r45,l1399,xm1475,r-45,l1430,15r45,l1475,xm1550,r-45,l1505,15r45,l1550,xm1625,r-45,l1580,15r45,l1625,xm1700,r-45,l1655,15r45,l1700,xm1776,r-45,l1731,15r45,l1776,xm1851,r-45,l1806,15r45,l1851,xm1926,r-45,l1881,15r45,l1926,xm2001,r-45,l1956,15r45,l2001,xm2077,r-45,l2032,15r45,l2077,xm2152,r-45,l2107,15r45,l2152,xm2227,r-45,l2182,15r45,l2227,xm2302,r-45,l2257,15r45,l2302,xm2377,r-45,l2332,15r45,l2377,xm2453,r-45,l2408,15r45,l2453,xm2528,r-45,l2483,15r45,l2528,xm2603,r-45,l2558,15r45,l2603,xm2678,r-45,l2633,15r45,l2678,xm2754,r-45,l2709,15r45,l2754,xm2829,r-45,l2784,15r45,l2829,xm2904,r-45,l2859,15r45,l2904,xm2979,r-45,l2934,15r45,l2979,xm3055,r-45,l3010,15r45,l3055,xm3130,r-45,l3085,15r45,l3130,xm3205,r-45,l3160,15r45,l3205,xm3280,r-45,l3235,15r45,l3280,xm3356,r-45,l3311,15r45,l3356,xm3431,r-45,l3386,15r45,l3431,xm3506,r-45,l3461,15r45,l3506,xm3581,r-45,l3536,15r45,l3581,xm3657,r-45,l3612,15r45,l3657,xm3732,r-45,l3687,15r45,l3732,xm3807,r-45,l3762,15r45,l3807,xm3882,r-45,l3837,15r45,l3882,xm3958,r-45,l3913,15r45,l3958,xm4033,r-45,l3988,15r45,l4033,xm4108,r-45,l4063,15r45,l4108,xm4183,r-45,l4138,15r45,l4183,xm4259,r-45,l4214,15r45,l4259,xm4334,r-45,l4289,15r45,l4334,xm4409,r-45,l4364,15r45,l4409,xm4484,r-45,l4439,15r45,l4484,xm4560,r-45,l4515,15r45,l4560,xm4635,r-45,l4590,15r45,l4635,xm4710,r-45,l4665,15r45,l4710,xm4785,r-45,l4740,15r45,l4785,xm4860,r-45,l4815,15r45,l4860,xm4936,r-45,l4891,15r45,l4936,xm5011,r-45,l4966,15r45,l5011,xm5086,r-45,l5041,15r45,l5086,xm5161,r-45,l5116,15r45,l5161,xm5237,r-45,l5192,15r45,l5237,xm5312,r-45,l5267,15r45,l5312,xm5387,r-45,l5342,15r45,l5387,xm5462,r-45,l5417,15r45,l5462,xm5538,r-45,l5493,15r45,l5538,xm5613,r-45,l5568,15r45,l5613,xm5688,r-45,l5643,15r45,l5688,xm5763,r-45,l5718,15r45,l5763,xm5839,r-45,l5794,15r45,l5839,xm5914,r-45,l5869,15r45,l5914,xm5989,r-45,l5944,15r45,l5989,xm6064,r-45,l6019,15r45,l6064,xm6140,r-45,l6095,15r45,l6140,xm6215,r-45,l6170,15r45,l6215,xe" fillcolor="black" stroked="f">
                  <v:path arrowok="t" o:connecttype="custom" o:connectlocs="75,630;195,645;346,630;376,645;496,630;602,630;722,645;873,630;903,645;1023,630;1129,630;1249,645;1399,630;1430,645;1550,630;1655,630;1776,645;1926,630;1956,645;2077,630;2182,630;2302,645;2453,630;2483,645;2603,630;2709,630;2829,645;2979,630;3010,645;3130,630;3235,630;3356,645;3506,630;3536,645;3657,630;3762,630;3882,645;4033,630;4063,645;4183,630;4289,630;4409,645;4560,630;4590,645;4710,630;4815,630;4936,645;5086,630;5116,645;5237,630;5342,630;5462,645;5613,630;5643,645;5763,630;5869,630;5989,645;6140,630;6170,645" o:connectangles="0,0,0,0,0,0,0,0,0,0,0,0,0,0,0,0,0,0,0,0,0,0,0,0,0,0,0,0,0,0,0,0,0,0,0,0,0,0,0,0,0,0,0,0,0,0,0,0,0,0,0,0,0,0,0,0,0,0,0"/>
                </v:shape>
                <v:line id="Line 85" o:spid="_x0000_s1044" style="position:absolute;visibility:visible;mso-wrap-style:square" from="6245,638" to="9375,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">
                  <v:stroke dashstyle="3 1"/>
                </v:line>
                <v:shape id="AutoShape 84" o:spid="_x0000_s1045" style="position:absolute;left:-1;width:9375;height:645;visibility:visible;mso-wrap-style:square;v-text-anchor:top" coordsize="9375,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" path="m15,600l,600r,45l15,645r,-45xm15,525l,525r,45l15,570r,-45xm15,450l,450r,45l15,495r,-45xm15,375l,375r,45l15,420r,-45xm15,300l,300r,45l15,345r,-45xm15,225l,225r,45l15,270r,-45xm15,150l,150r,45l15,195r,-45xm15,75l,75r,45l15,120r,-45xm15,l,,,45r15,l15,xm9375,600r-15,l9360,645r15,l9375,600xm9375,525r-15,l9360,570r15,l9375,525xm9375,450r-15,l9360,495r15,l9375,450xm9375,375r-15,l9360,420r15,l9375,375xm9375,300r-15,l9360,345r15,l9375,300xm9375,225r-15,l9360,270r15,l9375,225xm9375,150r-15,l9360,195r15,l9375,150xm9375,75r-15,l9360,120r15,l9375,75xm9375,r-15,l9360,45r15,l9375,xe" fillcolor="black" stroked="f">
                  <v:path arrowok="t" o:connecttype="custom" o:connectlocs="0,600;15,645;15,525;0,570;15,525;0,450;15,495;15,375;0,420;15,375;0,300;15,345;15,225;0,270;15,225;0,150;15,195;15,75;0,120;15,75;0,0;15,45;9375,600;9360,645;9375,600;9360,525;9375,570;9375,450;9360,495;9375,450;9360,375;9375,420;9375,300;9360,345;9375,300;9360,225;9375,270;9375,150;9360,195;9375,150;9360,75;9375,120;9375,0;9360,45;9375,0" o:connectangles="0,0,0,0,0,0,0,0,0,0,0,0,0,0,0,0,0,0,0,0,0,0,0,0,0,0,0,0,0,0,0,0,0,0,0,0,0,0,0,0,0,0,0,0,0"/>
                </v:shape>
                <v:shape id="Text Box 83" o:spid="_x0000_s1046" type="#_x0000_t202" style="position:absolute;left:15;top:15;width:9345;height: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VlF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FNVZRcMAAADcAAAADwAA&#10;AAAAAAAAAAAAAAAHAgAAZHJzL2Rvd25yZXYueG1sUEsFBgAAAAADAAMAtwAAAPcCAAAAAA==&#10;" filled="f" stroked="f">
                  <v:textbox inset="0,0,0,0">
                    <w:txbxContent>
                      <w:p w14:paraId="20B00F71" w14:textId="77777777" w:rsidR="00B9738E" w:rsidRDefault="00592588">
                        <w:pPr>
                          <w:spacing w:before="124"/>
                          <w:ind w:left="141"/>
                          <w:rPr>
                            <w:rFonts w:ascii="Roboto Lt"/>
                            <w:sz w:val="28"/>
                          </w:rPr>
                        </w:pPr>
                        <w:r>
                          <w:rPr>
                            <w:rFonts w:ascii="Roboto Lt"/>
                            <w:sz w:val="28"/>
                            <w:u w:val="single"/>
                          </w:rPr>
                          <w:t>2.2</w:t>
                        </w:r>
                        <w:r>
                          <w:rPr>
                            <w:rFonts w:ascii="Roboto Lt"/>
                            <w:spacing w:val="-3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 Lt"/>
                            <w:sz w:val="28"/>
                            <w:u w:val="single"/>
                          </w:rPr>
                          <w:t>References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F7530AC" w14:textId="77777777" w:rsidR="00B9738E" w:rsidRDefault="00B9738E">
      <w:pPr>
        <w:pStyle w:val="BodyText"/>
        <w:spacing w:before="6"/>
        <w:rPr>
          <w:sz w:val="20"/>
        </w:rPr>
      </w:pPr>
    </w:p>
    <w:p w14:paraId="5DD91C29" w14:textId="77777777" w:rsidR="00B9738E" w:rsidRDefault="00592588">
      <w:pPr>
        <w:pStyle w:val="BodyText"/>
        <w:spacing w:line="300" w:lineRule="auto"/>
        <w:ind w:left="959" w:right="2616"/>
      </w:pPr>
      <w:r>
        <w:t xml:space="preserve">TITLE: Innovative study of an AI voice based smart device to </w:t>
      </w:r>
      <w:r>
        <w:t>assist deaf people</w:t>
      </w:r>
      <w:r>
        <w:rPr>
          <w:spacing w:val="-58"/>
        </w:rPr>
        <w:t xml:space="preserve"> </w:t>
      </w:r>
      <w:r>
        <w:t xml:space="preserve">AUTHOR: </w:t>
      </w:r>
      <w:proofErr w:type="spellStart"/>
      <w:r>
        <w:t>Dhaya</w:t>
      </w:r>
      <w:proofErr w:type="spellEnd"/>
      <w:r>
        <w:rPr>
          <w:spacing w:val="-1"/>
        </w:rPr>
        <w:t xml:space="preserve"> </w:t>
      </w:r>
      <w:r>
        <w:t xml:space="preserve">Sindhu </w:t>
      </w:r>
      <w:proofErr w:type="spellStart"/>
      <w:r>
        <w:t>Battina</w:t>
      </w:r>
      <w:proofErr w:type="spellEnd"/>
    </w:p>
    <w:p w14:paraId="6D1A3D63" w14:textId="77777777" w:rsidR="00B9738E" w:rsidRDefault="00592588">
      <w:pPr>
        <w:pStyle w:val="BodyText"/>
        <w:ind w:left="959"/>
      </w:pPr>
      <w:r>
        <w:t>YEAR: 2021</w:t>
      </w:r>
    </w:p>
    <w:p w14:paraId="22B1FFC5" w14:textId="77777777" w:rsidR="00B9738E" w:rsidRDefault="00B9738E">
      <w:pPr>
        <w:pStyle w:val="BodyText"/>
        <w:rPr>
          <w:sz w:val="36"/>
        </w:rPr>
      </w:pPr>
    </w:p>
    <w:p w14:paraId="21ADE556" w14:textId="77777777" w:rsidR="00B9738E" w:rsidRDefault="00592588">
      <w:pPr>
        <w:pStyle w:val="BodyText"/>
        <w:spacing w:line="300" w:lineRule="auto"/>
        <w:ind w:left="959" w:right="986" w:firstLine="690"/>
        <w:jc w:val="both"/>
      </w:pPr>
      <w:r>
        <w:t>Assistive technology consists of a wide range of hardware and software tools that enable a</w:t>
      </w:r>
      <w:r>
        <w:rPr>
          <w:spacing w:val="-57"/>
        </w:rPr>
        <w:t xml:space="preserve"> </w:t>
      </w:r>
      <w:r>
        <w:t>person to receive information in the format that suits their needs best. These Various technology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proofErr w:type="gramStart"/>
      <w:r>
        <w:t>deaf.many</w:t>
      </w:r>
      <w:proofErr w:type="spellEnd"/>
      <w:proofErr w:type="gramEnd"/>
      <w:r>
        <w:rPr>
          <w:spacing w:val="1"/>
        </w:rPr>
        <w:t xml:space="preserve"> </w:t>
      </w:r>
      <w:r>
        <w:t>items,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cochlear</w:t>
      </w:r>
      <w:r>
        <w:rPr>
          <w:spacing w:val="1"/>
        </w:rPr>
        <w:t xml:space="preserve"> </w:t>
      </w:r>
      <w:r>
        <w:t>implants,</w:t>
      </w:r>
      <w:r>
        <w:rPr>
          <w:spacing w:val="1"/>
        </w:rPr>
        <w:t xml:space="preserve"> </w:t>
      </w:r>
      <w:r>
        <w:t>loop</w:t>
      </w:r>
      <w:r>
        <w:rPr>
          <w:spacing w:val="1"/>
        </w:rPr>
        <w:t xml:space="preserve"> </w:t>
      </w:r>
      <w:proofErr w:type="spellStart"/>
      <w:r>
        <w:t>systems,accessibility,FM</w:t>
      </w:r>
      <w:proofErr w:type="spellEnd"/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assistive</w:t>
      </w:r>
      <w:r>
        <w:rPr>
          <w:spacing w:val="1"/>
        </w:rPr>
        <w:t xml:space="preserve"> </w:t>
      </w:r>
      <w:r>
        <w:t>listening</w:t>
      </w:r>
      <w:r>
        <w:rPr>
          <w:spacing w:val="1"/>
        </w:rPr>
        <w:t xml:space="preserve"> </w:t>
      </w:r>
      <w:proofErr w:type="spellStart"/>
      <w:r>
        <w:t>devices,visual</w:t>
      </w:r>
      <w:proofErr w:type="spellEnd"/>
      <w:r>
        <w:rPr>
          <w:spacing w:val="1"/>
        </w:rPr>
        <w:t xml:space="preserve"> </w:t>
      </w:r>
      <w:r>
        <w:t>warning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videophones,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.</w:t>
      </w:r>
      <w:r>
        <w:rPr>
          <w:spacing w:val="1"/>
        </w:rPr>
        <w:t xml:space="preserve"> </w:t>
      </w:r>
      <w:r>
        <w:t>Recognizing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worth and boundaries of different assistive</w:t>
      </w:r>
      <w:r>
        <w:rPr>
          <w:spacing w:val="1"/>
        </w:rPr>
        <w:t xml:space="preserve"> </w:t>
      </w:r>
      <w:r>
        <w:t>devices</w:t>
      </w:r>
      <w:r>
        <w:t xml:space="preserve"> can be advantageous for </w:t>
      </w:r>
      <w:proofErr w:type="spellStart"/>
      <w:proofErr w:type="gramStart"/>
      <w:r>
        <w:t>both.Artificial</w:t>
      </w:r>
      <w:proofErr w:type="spellEnd"/>
      <w:proofErr w:type="gramEnd"/>
      <w:r>
        <w:t xml:space="preserve"> intelligence (AI) enables computers to learn from</w:t>
      </w:r>
      <w:r>
        <w:rPr>
          <w:spacing w:val="-57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experiences,</w:t>
      </w:r>
      <w:r>
        <w:rPr>
          <w:spacing w:val="1"/>
        </w:rPr>
        <w:t xml:space="preserve"> </w:t>
      </w:r>
      <w:r>
        <w:t>adapt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perform</w:t>
      </w:r>
      <w:r>
        <w:rPr>
          <w:spacing w:val="60"/>
        </w:rPr>
        <w:t xml:space="preserve"> </w:t>
      </w:r>
      <w:r>
        <w:t>tasks</w:t>
      </w:r>
      <w:r>
        <w:rPr>
          <w:spacing w:val="60"/>
        </w:rPr>
        <w:t xml:space="preserve"> </w:t>
      </w:r>
      <w:r>
        <w:t>that are similar to those</w:t>
      </w:r>
      <w:r>
        <w:rPr>
          <w:spacing w:val="1"/>
        </w:rPr>
        <w:t xml:space="preserve"> </w:t>
      </w:r>
      <w:r>
        <w:t>carried</w:t>
      </w:r>
      <w:r>
        <w:rPr>
          <w:spacing w:val="1"/>
        </w:rPr>
        <w:t xml:space="preserve"> </w:t>
      </w:r>
      <w:r>
        <w:t>out</w:t>
      </w:r>
      <w:r>
        <w:rPr>
          <w:spacing w:val="60"/>
        </w:rPr>
        <w:t xml:space="preserve"> </w:t>
      </w:r>
      <w:r>
        <w:t>by</w:t>
      </w:r>
      <w:r>
        <w:rPr>
          <w:spacing w:val="60"/>
        </w:rPr>
        <w:t xml:space="preserve"> </w:t>
      </w:r>
      <w:r>
        <w:t xml:space="preserve">humans . The vast majority of artificial </w:t>
      </w:r>
      <w:r>
        <w:t>intelligence applications that users know</w:t>
      </w:r>
      <w:r>
        <w:rPr>
          <w:spacing w:val="1"/>
        </w:rPr>
        <w:t xml:space="preserve"> </w:t>
      </w:r>
      <w:r>
        <w:t>of today – ranging from chess playing robots to</w:t>
      </w:r>
      <w:r>
        <w:rPr>
          <w:spacing w:val="1"/>
        </w:rPr>
        <w:t xml:space="preserve"> </w:t>
      </w:r>
      <w:r>
        <w:t>self-driving vehicles – are primarily reliant on</w:t>
      </w:r>
      <w:r>
        <w:rPr>
          <w:spacing w:val="1"/>
        </w:rPr>
        <w:t xml:space="preserve"> </w:t>
      </w:r>
      <w:r>
        <w:t>deep</w:t>
      </w:r>
      <w:r>
        <w:rPr>
          <w:spacing w:val="30"/>
        </w:rPr>
        <w:t xml:space="preserve"> </w:t>
      </w:r>
      <w:r>
        <w:t>learning</w:t>
      </w:r>
      <w:r>
        <w:rPr>
          <w:spacing w:val="30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computational</w:t>
      </w:r>
      <w:r>
        <w:rPr>
          <w:spacing w:val="30"/>
        </w:rPr>
        <w:t xml:space="preserve"> </w:t>
      </w:r>
      <w:proofErr w:type="spellStart"/>
      <w:proofErr w:type="gramStart"/>
      <w:r>
        <w:t>linguistics.Computers</w:t>
      </w:r>
      <w:proofErr w:type="spellEnd"/>
      <w:proofErr w:type="gramEnd"/>
      <w:r>
        <w:rPr>
          <w:spacing w:val="1"/>
        </w:rPr>
        <w:t xml:space="preserve"> </w:t>
      </w:r>
      <w:r>
        <w:t>may</w:t>
      </w:r>
      <w:r>
        <w:rPr>
          <w:spacing w:val="30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taught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do</w:t>
      </w:r>
      <w:r>
        <w:rPr>
          <w:spacing w:val="15"/>
        </w:rPr>
        <w:t xml:space="preserve"> </w:t>
      </w:r>
      <w:r>
        <w:t>particular</w:t>
      </w:r>
      <w:r>
        <w:rPr>
          <w:spacing w:val="15"/>
        </w:rPr>
        <w:t xml:space="preserve"> </w:t>
      </w:r>
      <w:r>
        <w:t>jobs</w:t>
      </w:r>
      <w:r>
        <w:rPr>
          <w:spacing w:val="15"/>
        </w:rPr>
        <w:t xml:space="preserve"> </w:t>
      </w:r>
      <w:r>
        <w:t>by</w:t>
      </w:r>
    </w:p>
    <w:p w14:paraId="2743D3A2" w14:textId="77777777" w:rsidR="00B9738E" w:rsidRDefault="00B9738E">
      <w:pPr>
        <w:spacing w:line="300" w:lineRule="auto"/>
        <w:jc w:val="both"/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701ABAF3" w14:textId="77777777" w:rsidR="00B9738E" w:rsidRDefault="00592588">
      <w:pPr>
        <w:pStyle w:val="BodyText"/>
        <w:spacing w:before="66" w:line="300" w:lineRule="auto"/>
        <w:ind w:left="959" w:right="984"/>
      </w:pPr>
      <w:r>
        <w:lastRenderedPageBreak/>
        <w:t>processing</w:t>
      </w:r>
      <w:r>
        <w:rPr>
          <w:spacing w:val="14"/>
        </w:rPr>
        <w:t xml:space="preserve"> </w:t>
      </w:r>
      <w:r>
        <w:t>hug</w:t>
      </w:r>
      <w:r>
        <w:t>e</w:t>
      </w:r>
      <w:r>
        <w:rPr>
          <w:spacing w:val="14"/>
        </w:rPr>
        <w:t xml:space="preserve"> </w:t>
      </w:r>
      <w:r>
        <w:t>quantities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data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detecting</w:t>
      </w:r>
      <w:r>
        <w:rPr>
          <w:spacing w:val="15"/>
        </w:rPr>
        <w:t xml:space="preserve"> </w:t>
      </w:r>
      <w:r>
        <w:t>trends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data.</w:t>
      </w:r>
      <w:r>
        <w:rPr>
          <w:spacing w:val="14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accomplished via the</w:t>
      </w:r>
      <w:r>
        <w:rPr>
          <w:spacing w:val="-57"/>
        </w:rPr>
        <w:t xml:space="preserve"> </w:t>
      </w:r>
      <w:r>
        <w:t>use of various</w:t>
      </w:r>
      <w:r>
        <w:rPr>
          <w:spacing w:val="-1"/>
        </w:rPr>
        <w:t xml:space="preserve"> </w:t>
      </w:r>
      <w:r>
        <w:t>technologies.</w:t>
      </w:r>
    </w:p>
    <w:p w14:paraId="4C82F8F5" w14:textId="77777777" w:rsidR="00B9738E" w:rsidRDefault="00B9738E">
      <w:pPr>
        <w:pStyle w:val="BodyText"/>
        <w:rPr>
          <w:sz w:val="30"/>
        </w:rPr>
      </w:pPr>
    </w:p>
    <w:p w14:paraId="5795B26F" w14:textId="77777777" w:rsidR="00B9738E" w:rsidRDefault="00592588">
      <w:pPr>
        <w:pStyle w:val="BodyText"/>
        <w:spacing w:line="300" w:lineRule="auto"/>
        <w:ind w:left="959" w:right="4010"/>
      </w:pPr>
      <w:proofErr w:type="spellStart"/>
      <w:proofErr w:type="gramStart"/>
      <w:r>
        <w:t>TITLE:Communication</w:t>
      </w:r>
      <w:proofErr w:type="spellEnd"/>
      <w:proofErr w:type="gramEnd"/>
      <w:r>
        <w:t xml:space="preserve"> system for deaf and dumb people</w:t>
      </w:r>
      <w:r>
        <w:rPr>
          <w:spacing w:val="1"/>
        </w:rPr>
        <w:t xml:space="preserve"> </w:t>
      </w:r>
      <w:r>
        <w:t>AUTHOR:</w:t>
      </w:r>
      <w:r>
        <w:rPr>
          <w:spacing w:val="-5"/>
        </w:rPr>
        <w:t xml:space="preserve"> </w:t>
      </w:r>
      <w:r>
        <w:t>Shraddha</w:t>
      </w:r>
      <w:r>
        <w:rPr>
          <w:spacing w:val="-5"/>
        </w:rPr>
        <w:t xml:space="preserve"> </w:t>
      </w:r>
      <w:r>
        <w:t>R.</w:t>
      </w:r>
      <w:r>
        <w:rPr>
          <w:spacing w:val="-4"/>
        </w:rPr>
        <w:t xml:space="preserve"> </w:t>
      </w:r>
      <w:proofErr w:type="spellStart"/>
      <w:r>
        <w:t>Ghorpade</w:t>
      </w:r>
      <w:proofErr w:type="spellEnd"/>
      <w:r>
        <w:t>,</w:t>
      </w:r>
      <w:r>
        <w:rPr>
          <w:spacing w:val="-6"/>
        </w:rPr>
        <w:t xml:space="preserve"> </w:t>
      </w:r>
      <w:r>
        <w:t>Prof.</w:t>
      </w:r>
      <w:r>
        <w:rPr>
          <w:spacing w:val="-5"/>
        </w:rPr>
        <w:t xml:space="preserve"> </w:t>
      </w:r>
      <w:r>
        <w:t>Surendra</w:t>
      </w:r>
      <w:r>
        <w:rPr>
          <w:spacing w:val="-5"/>
        </w:rPr>
        <w:t xml:space="preserve"> </w:t>
      </w:r>
      <w:r>
        <w:t>K.</w:t>
      </w:r>
      <w:r>
        <w:rPr>
          <w:spacing w:val="-5"/>
        </w:rPr>
        <w:t xml:space="preserve"> </w:t>
      </w:r>
      <w:r>
        <w:t>Waghmare2</w:t>
      </w:r>
      <w:r>
        <w:rPr>
          <w:spacing w:val="-57"/>
        </w:rPr>
        <w:t xml:space="preserve"> </w:t>
      </w:r>
      <w:r>
        <w:t>YEAR: 2019</w:t>
      </w:r>
    </w:p>
    <w:p w14:paraId="24EB2797" w14:textId="77777777" w:rsidR="00B9738E" w:rsidRDefault="00B9738E">
      <w:pPr>
        <w:pStyle w:val="BodyText"/>
        <w:rPr>
          <w:sz w:val="30"/>
        </w:rPr>
      </w:pPr>
    </w:p>
    <w:p w14:paraId="6C5A8878" w14:textId="77777777" w:rsidR="00B9738E" w:rsidRDefault="00592588">
      <w:pPr>
        <w:pStyle w:val="BodyText"/>
        <w:spacing w:line="300" w:lineRule="auto"/>
        <w:ind w:left="959" w:right="984" w:firstLine="585"/>
        <w:jc w:val="both"/>
      </w:pPr>
      <w:r>
        <w:t xml:space="preserve">People with </w:t>
      </w:r>
      <w:r>
        <w:t>disabilities are having a difficult time keeping up with the rapidly evolving</w:t>
      </w:r>
      <w:r>
        <w:rPr>
          <w:spacing w:val="1"/>
        </w:rPr>
        <w:t xml:space="preserve"> </w:t>
      </w:r>
      <w:r>
        <w:t>technology, which is one of the major issues that our society is dealing with. For those with</w:t>
      </w:r>
      <w:r>
        <w:rPr>
          <w:spacing w:val="1"/>
        </w:rPr>
        <w:t xml:space="preserve"> </w:t>
      </w:r>
      <w:r>
        <w:t xml:space="preserve">disabilities, having access to communication tools has become crucial. </w:t>
      </w:r>
      <w:proofErr w:type="gramStart"/>
      <w:r>
        <w:t>typically</w:t>
      </w:r>
      <w:proofErr w:type="gramEnd"/>
      <w:r>
        <w:t xml:space="preserve"> dea</w:t>
      </w:r>
      <w:r>
        <w:t>f and stupid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communicate, but they struggle to do so with non-sign language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language.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topic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normal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deaf</w:t>
      </w:r>
      <w:r>
        <w:rPr>
          <w:spacing w:val="-57"/>
        </w:rPr>
        <w:t xml:space="preserve"> </w:t>
      </w:r>
      <w:r>
        <w:t>individuals using sign language, which is expressive and natural.</w:t>
      </w:r>
      <w:r>
        <w:t xml:space="preserve"> So that we can converse with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comprehend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they're</w:t>
      </w:r>
      <w:r>
        <w:rPr>
          <w:spacing w:val="1"/>
        </w:rPr>
        <w:t xml:space="preserve"> </w:t>
      </w:r>
      <w:r>
        <w:t>saying,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translation.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translation</w:t>
      </w:r>
      <w:r>
        <w:rPr>
          <w:spacing w:val="1"/>
        </w:rPr>
        <w:t xml:space="preserve"> </w:t>
      </w:r>
      <w:r>
        <w:t>technology converts common sign language into voice, enabling regular people to communicate</w:t>
      </w:r>
      <w:r>
        <w:rPr>
          <w:spacing w:val="1"/>
        </w:rPr>
        <w:t xml:space="preserve"> </w:t>
      </w:r>
      <w:r>
        <w:t xml:space="preserve">with one another. When it comes to communicating with other </w:t>
      </w:r>
      <w:proofErr w:type="spellStart"/>
      <w:proofErr w:type="gramStart"/>
      <w:r>
        <w:t>people,sign</w:t>
      </w:r>
      <w:proofErr w:type="spellEnd"/>
      <w:proofErr w:type="gramEnd"/>
      <w:r>
        <w:t xml:space="preserve"> language (SL) is the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hearing-impaired</w:t>
      </w:r>
      <w:r>
        <w:rPr>
          <w:spacing w:val="1"/>
        </w:rPr>
        <w:t xml:space="preserve"> </w:t>
      </w:r>
      <w:r>
        <w:t>individuals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groups.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conveyed</w:t>
      </w:r>
      <w:r>
        <w:rPr>
          <w:spacing w:val="1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(body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movements)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non-manual (face ex</w:t>
      </w:r>
      <w:r>
        <w:t>pressions)</w:t>
      </w:r>
      <w:r>
        <w:rPr>
          <w:spacing w:val="1"/>
        </w:rPr>
        <w:t xml:space="preserve"> </w:t>
      </w:r>
      <w:r>
        <w:t>characteristics. All of these characteristics are combined to create utterances that communicate</w:t>
      </w:r>
      <w:r>
        <w:rPr>
          <w:spacing w:val="1"/>
        </w:rPr>
        <w:t xml:space="preserve"> </w:t>
      </w:r>
      <w:r>
        <w:t>the meaning of words or statements.</w:t>
      </w:r>
    </w:p>
    <w:p w14:paraId="683261C5" w14:textId="77777777" w:rsidR="00B9738E" w:rsidRDefault="00B9738E">
      <w:pPr>
        <w:pStyle w:val="BodyText"/>
        <w:rPr>
          <w:sz w:val="30"/>
        </w:rPr>
      </w:pPr>
    </w:p>
    <w:p w14:paraId="6FDDBE45" w14:textId="77777777" w:rsidR="00B9738E" w:rsidRDefault="00592588">
      <w:pPr>
        <w:pStyle w:val="BodyText"/>
        <w:spacing w:line="300" w:lineRule="auto"/>
        <w:ind w:left="959" w:right="1803"/>
      </w:pPr>
      <w:r>
        <w:t>TITLE:</w:t>
      </w:r>
      <w:r>
        <w:rPr>
          <w:spacing w:val="-2"/>
        </w:rPr>
        <w:t xml:space="preserve"> </w:t>
      </w:r>
      <w:r>
        <w:t>Educational</w:t>
      </w:r>
      <w:r>
        <w:rPr>
          <w:spacing w:val="-1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of Differently</w:t>
      </w:r>
      <w:r>
        <w:rPr>
          <w:spacing w:val="-2"/>
        </w:rPr>
        <w:t xml:space="preserve"> </w:t>
      </w:r>
      <w:r>
        <w:t>Abled</w:t>
      </w:r>
      <w:r>
        <w:rPr>
          <w:spacing w:val="-1"/>
        </w:rPr>
        <w:t xml:space="preserve"> </w:t>
      </w:r>
      <w:r>
        <w:t>Persons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Developed</w:t>
      </w:r>
      <w:r>
        <w:rPr>
          <w:spacing w:val="-2"/>
        </w:rPr>
        <w:t xml:space="preserve"> </w:t>
      </w:r>
      <w:r>
        <w:t>Policies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India</w:t>
      </w:r>
      <w:r>
        <w:rPr>
          <w:spacing w:val="-57"/>
        </w:rPr>
        <w:t xml:space="preserve"> </w:t>
      </w:r>
      <w:r>
        <w:t xml:space="preserve">AUTHOR: </w:t>
      </w:r>
      <w:proofErr w:type="spellStart"/>
      <w:r>
        <w:t>Chiranjit</w:t>
      </w:r>
      <w:proofErr w:type="spellEnd"/>
      <w:r>
        <w:rPr>
          <w:spacing w:val="-1"/>
        </w:rPr>
        <w:t xml:space="preserve"> </w:t>
      </w:r>
      <w:r>
        <w:t>Majumd</w:t>
      </w:r>
      <w:r>
        <w:t>er</w:t>
      </w:r>
    </w:p>
    <w:p w14:paraId="28D95900" w14:textId="77777777" w:rsidR="00B9738E" w:rsidRDefault="00592588">
      <w:pPr>
        <w:pStyle w:val="BodyText"/>
        <w:ind w:left="959"/>
      </w:pPr>
      <w:r>
        <w:t>YEAR: 2019 April</w:t>
      </w:r>
    </w:p>
    <w:p w14:paraId="35381943" w14:textId="77777777" w:rsidR="00B9738E" w:rsidRDefault="00B9738E">
      <w:pPr>
        <w:pStyle w:val="BodyText"/>
        <w:rPr>
          <w:sz w:val="36"/>
        </w:rPr>
      </w:pPr>
    </w:p>
    <w:p w14:paraId="442DE506" w14:textId="77777777" w:rsidR="00B9738E" w:rsidRDefault="00592588">
      <w:pPr>
        <w:pStyle w:val="BodyText"/>
        <w:spacing w:line="300" w:lineRule="auto"/>
        <w:ind w:left="959" w:right="985" w:firstLine="1050"/>
        <w:jc w:val="both"/>
      </w:pPr>
      <w:r>
        <w:t>One of the socially created phenomenon is basically Disability. The fact is that many</w:t>
      </w:r>
      <w:r>
        <w:rPr>
          <w:spacing w:val="1"/>
        </w:rPr>
        <w:t xml:space="preserve"> </w:t>
      </w:r>
      <w:r>
        <w:t>children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adults</w:t>
      </w:r>
      <w:r>
        <w:rPr>
          <w:spacing w:val="1"/>
        </w:rPr>
        <w:t xml:space="preserve"> </w:t>
      </w:r>
      <w:r>
        <w:t>suffered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disabilities</w:t>
      </w:r>
      <w:r>
        <w:rPr>
          <w:spacing w:val="1"/>
        </w:rPr>
        <w:t xml:space="preserve"> </w:t>
      </w:r>
      <w:r>
        <w:t>excluded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mainstream education benefits.</w:t>
      </w:r>
      <w:r>
        <w:rPr>
          <w:spacing w:val="1"/>
        </w:rPr>
        <w:t xml:space="preserve"> </w:t>
      </w:r>
      <w:r>
        <w:t xml:space="preserve">Disabled persons are segregated from education </w:t>
      </w:r>
      <w:r>
        <w:t>system because of social negligence and absence</w:t>
      </w:r>
      <w:r>
        <w:rPr>
          <w:spacing w:val="-57"/>
        </w:rPr>
        <w:t xml:space="preserve"> </w:t>
      </w:r>
      <w:r>
        <w:t>of support system in the home and inadequacy of sufficient facilities in schools particularly.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education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medium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social,</w:t>
      </w:r>
      <w:r>
        <w:rPr>
          <w:spacing w:val="1"/>
        </w:rPr>
        <w:t xml:space="preserve"> </w:t>
      </w:r>
      <w:r>
        <w:t>economic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political</w:t>
      </w:r>
      <w:r>
        <w:rPr>
          <w:spacing w:val="1"/>
        </w:rPr>
        <w:t xml:space="preserve"> </w:t>
      </w:r>
      <w:r>
        <w:t xml:space="preserve">transformation. Socialization </w:t>
      </w:r>
      <w:r>
        <w:t>of children with disabilities (CWD) through education receives an</w:t>
      </w:r>
      <w:r>
        <w:rPr>
          <w:spacing w:val="1"/>
        </w:rPr>
        <w:t xml:space="preserve"> </w:t>
      </w:r>
      <w:r>
        <w:t>unremarkably important roles in societies such as India where social exclusion of Physically</w:t>
      </w:r>
      <w:r>
        <w:rPr>
          <w:spacing w:val="1"/>
        </w:rPr>
        <w:t xml:space="preserve"> </w:t>
      </w:r>
      <w:r>
        <w:t>Challenged</w:t>
      </w:r>
      <w:r>
        <w:rPr>
          <w:spacing w:val="1"/>
        </w:rPr>
        <w:t xml:space="preserve"> </w:t>
      </w:r>
      <w:r>
        <w:t>Persons</w:t>
      </w:r>
      <w:r>
        <w:rPr>
          <w:spacing w:val="1"/>
        </w:rPr>
        <w:t xml:space="preserve"> </w:t>
      </w:r>
      <w:r>
        <w:t>(PCPs)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significant.</w:t>
      </w:r>
      <w:r>
        <w:rPr>
          <w:spacing w:val="1"/>
        </w:rPr>
        <w:t xml:space="preserve"> </w:t>
      </w:r>
      <w:r>
        <w:t>Indisputably,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literacy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Physically</w:t>
      </w:r>
      <w:r>
        <w:rPr>
          <w:spacing w:val="1"/>
        </w:rPr>
        <w:t xml:space="preserve"> </w:t>
      </w:r>
      <w:r>
        <w:t>Challeng</w:t>
      </w:r>
      <w:r>
        <w:t>ed Persons (PCPs) is very low in India. Very poor educational outcomes for children</w:t>
      </w:r>
      <w:r>
        <w:rPr>
          <w:spacing w:val="1"/>
        </w:rPr>
        <w:t xml:space="preserve"> </w:t>
      </w:r>
      <w:r>
        <w:t xml:space="preserve">with disabilities remain in developing countries specially. Most of disabled persons do not </w:t>
      </w:r>
      <w:proofErr w:type="spellStart"/>
      <w:r>
        <w:t>getfx</w:t>
      </w:r>
      <w:proofErr w:type="spellEnd"/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full</w:t>
      </w:r>
      <w:r>
        <w:rPr>
          <w:spacing w:val="1"/>
        </w:rPr>
        <w:t xml:space="preserve"> </w:t>
      </w:r>
      <w:r>
        <w:t>benefits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education.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 xml:space="preserve">policies in India </w:t>
      </w:r>
      <w:proofErr w:type="gramStart"/>
      <w:r>
        <w:t>has</w:t>
      </w:r>
      <w:proofErr w:type="gramEnd"/>
      <w:r>
        <w:t xml:space="preserve"> starte</w:t>
      </w:r>
      <w:r>
        <w:t>d to display some</w:t>
      </w:r>
      <w:r>
        <w:rPr>
          <w:spacing w:val="1"/>
        </w:rPr>
        <w:t xml:space="preserve"> </w:t>
      </w:r>
      <w:r>
        <w:t>concern</w:t>
      </w:r>
      <w:r>
        <w:rPr>
          <w:spacing w:val="28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Physically</w:t>
      </w:r>
      <w:r>
        <w:rPr>
          <w:spacing w:val="14"/>
        </w:rPr>
        <w:t xml:space="preserve"> </w:t>
      </w:r>
      <w:r>
        <w:t>Challenged</w:t>
      </w:r>
      <w:r>
        <w:rPr>
          <w:spacing w:val="14"/>
        </w:rPr>
        <w:t xml:space="preserve"> </w:t>
      </w:r>
      <w:r>
        <w:t>students.</w:t>
      </w:r>
      <w:r>
        <w:rPr>
          <w:spacing w:val="14"/>
        </w:rPr>
        <w:t xml:space="preserve"> </w:t>
      </w:r>
      <w:r>
        <w:t>Education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utmost</w:t>
      </w:r>
      <w:r>
        <w:rPr>
          <w:spacing w:val="15"/>
        </w:rPr>
        <w:t xml:space="preserve"> </w:t>
      </w:r>
      <w:r>
        <w:t>significant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lift</w:t>
      </w:r>
      <w:r>
        <w:rPr>
          <w:spacing w:val="14"/>
        </w:rPr>
        <w:t xml:space="preserve"> </w:t>
      </w:r>
      <w:r>
        <w:t>up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socio-</w:t>
      </w:r>
    </w:p>
    <w:p w14:paraId="2FB7EE2C" w14:textId="77777777" w:rsidR="00B9738E" w:rsidRDefault="00B9738E">
      <w:pPr>
        <w:spacing w:line="300" w:lineRule="auto"/>
        <w:jc w:val="both"/>
        <w:sectPr w:rsidR="00B9738E">
          <w:pgSz w:w="12240" w:h="15840"/>
          <w:pgMar w:top="1360" w:right="440" w:bottom="280" w:left="480" w:header="720" w:footer="720" w:gutter="0"/>
          <w:cols w:space="720"/>
        </w:sectPr>
      </w:pPr>
    </w:p>
    <w:p w14:paraId="3E38E367" w14:textId="77777777" w:rsidR="00B9738E" w:rsidRDefault="00592588">
      <w:pPr>
        <w:pStyle w:val="BodyText"/>
        <w:spacing w:before="66" w:line="300" w:lineRule="auto"/>
        <w:ind w:left="959" w:right="989"/>
        <w:jc w:val="both"/>
      </w:pPr>
      <w:r>
        <w:lastRenderedPageBreak/>
        <w:t>economic status of PCPs. But education of disabled persons has not received adequate intentness</w:t>
      </w:r>
      <w:r>
        <w:rPr>
          <w:spacing w:val="1"/>
        </w:rPr>
        <w:t xml:space="preserve"> </w:t>
      </w:r>
      <w:r>
        <w:t xml:space="preserve">and resources that it </w:t>
      </w:r>
      <w:r>
        <w:t>requires. Physically Challenged Persons (PCPs), few who are enrolled in</w:t>
      </w:r>
      <w:r>
        <w:rPr>
          <w:spacing w:val="1"/>
        </w:rPr>
        <w:t xml:space="preserve"> </w:t>
      </w:r>
      <w:r>
        <w:t>schools are not given equal opportunity for middle secondary and higher education levels. Many</w:t>
      </w:r>
      <w:r>
        <w:rPr>
          <w:spacing w:val="1"/>
        </w:rPr>
        <w:t xml:space="preserve"> </w:t>
      </w:r>
      <w:r>
        <w:t>Disabled</w:t>
      </w:r>
      <w:r>
        <w:rPr>
          <w:spacing w:val="-1"/>
        </w:rPr>
        <w:t xml:space="preserve"> </w:t>
      </w:r>
      <w:r>
        <w:t>persons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educated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they do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for earning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society.</w:t>
      </w:r>
    </w:p>
    <w:p w14:paraId="2778C2F5" w14:textId="6161219D" w:rsidR="00B9738E" w:rsidRDefault="00BD4F51">
      <w:pPr>
        <w:pStyle w:val="BodyText"/>
        <w:spacing w:before="6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55" behindDoc="1" locked="0" layoutInCell="1" allowOverlap="1" wp14:anchorId="0CEDE765" wp14:editId="492D13E5">
                <wp:simplePos x="0" y="0"/>
                <wp:positionH relativeFrom="page">
                  <wp:posOffset>890905</wp:posOffset>
                </wp:positionH>
                <wp:positionV relativeFrom="paragraph">
                  <wp:posOffset>99695</wp:posOffset>
                </wp:positionV>
                <wp:extent cx="5943600" cy="428625"/>
                <wp:effectExtent l="0" t="0" r="0" b="0"/>
                <wp:wrapTopAndBottom/>
                <wp:docPr id="105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428625"/>
                        </a:xfrm>
                        <a:prstGeom prst="rect">
                          <a:avLst/>
                        </a:prstGeom>
                        <a:solidFill>
                          <a:srgbClr val="CFD0D9"/>
                        </a:solidFill>
                        <a:ln w="9525">
                          <a:solidFill>
                            <a:srgbClr val="00000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A9C8EA" w14:textId="77777777" w:rsidR="00B9738E" w:rsidRDefault="00592588">
                            <w:pPr>
                              <w:spacing w:before="139"/>
                              <w:ind w:left="141"/>
                              <w:rPr>
                                <w:rFonts w:ascii="Roboto Lt" w:hAnsi="Roboto Lt"/>
                                <w:sz w:val="28"/>
                              </w:rPr>
                            </w:pPr>
                            <w:r>
                              <w:rPr>
                                <w:rFonts w:ascii="Roboto Lt" w:hAnsi="Roboto Lt"/>
                                <w:sz w:val="28"/>
                                <w:u w:val="single"/>
                              </w:rPr>
                              <w:t>2.3</w:t>
                            </w:r>
                            <w:r>
                              <w:rPr>
                                <w:rFonts w:ascii="Roboto Lt" w:hAnsi="Roboto Lt"/>
                                <w:spacing w:val="-11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 w:hAnsi="Roboto Lt"/>
                                <w:sz w:val="28"/>
                                <w:u w:val="single"/>
                              </w:rPr>
                              <w:t>Problem</w:t>
                            </w:r>
                            <w:r>
                              <w:rPr>
                                <w:rFonts w:ascii="Roboto Lt" w:hAnsi="Roboto Lt"/>
                                <w:spacing w:val="-11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 w:hAnsi="Roboto Lt"/>
                                <w:sz w:val="28"/>
                                <w:u w:val="single"/>
                              </w:rPr>
                              <w:t>Statement</w:t>
                            </w:r>
                            <w:r>
                              <w:rPr>
                                <w:rFonts w:ascii="Roboto Lt" w:hAnsi="Roboto Lt"/>
                                <w:spacing w:val="-11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 w:hAnsi="Roboto Lt"/>
                                <w:sz w:val="28"/>
                                <w:u w:val="single"/>
                              </w:rPr>
                              <w:t>Deﬁnition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EDE765" id="Text Box 81" o:spid="_x0000_s1047" type="#_x0000_t202" style="position:absolute;margin-left:70.15pt;margin-top:7.85pt;width:468pt;height:33.75pt;z-index:-251658225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" fillcolor="#cfd0d9">
                <v:stroke dashstyle="3 1"/>
                <v:textbox inset="0,0,0,0">
                  <w:txbxContent>
                    <w:p w14:paraId="33A9C8EA" w14:textId="77777777" w:rsidR="00B9738E" w:rsidRDefault="00592588">
                      <w:pPr>
                        <w:spacing w:before="139"/>
                        <w:ind w:left="141"/>
                        <w:rPr>
                          <w:rFonts w:ascii="Roboto Lt" w:hAnsi="Roboto Lt"/>
                          <w:sz w:val="28"/>
                        </w:rPr>
                      </w:pPr>
                      <w:r>
                        <w:rPr>
                          <w:rFonts w:ascii="Roboto Lt" w:hAnsi="Roboto Lt"/>
                          <w:sz w:val="28"/>
                          <w:u w:val="single"/>
                        </w:rPr>
                        <w:t>2.3</w:t>
                      </w:r>
                      <w:r>
                        <w:rPr>
                          <w:rFonts w:ascii="Roboto Lt" w:hAnsi="Roboto Lt"/>
                          <w:spacing w:val="-11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 w:hAnsi="Roboto Lt"/>
                          <w:sz w:val="28"/>
                          <w:u w:val="single"/>
                        </w:rPr>
                        <w:t>Problem</w:t>
                      </w:r>
                      <w:r>
                        <w:rPr>
                          <w:rFonts w:ascii="Roboto Lt" w:hAnsi="Roboto Lt"/>
                          <w:spacing w:val="-11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 w:hAnsi="Roboto Lt"/>
                          <w:sz w:val="28"/>
                          <w:u w:val="single"/>
                        </w:rPr>
                        <w:t>Statement</w:t>
                      </w:r>
                      <w:r>
                        <w:rPr>
                          <w:rFonts w:ascii="Roboto Lt" w:hAnsi="Roboto Lt"/>
                          <w:spacing w:val="-11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 w:hAnsi="Roboto Lt"/>
                          <w:sz w:val="28"/>
                          <w:u w:val="single"/>
                        </w:rPr>
                        <w:t>Deﬁnition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EDBF0FE" w14:textId="77777777" w:rsidR="00B9738E" w:rsidRDefault="00592588">
      <w:pPr>
        <w:pStyle w:val="BodyText"/>
        <w:spacing w:before="166" w:line="300" w:lineRule="auto"/>
        <w:ind w:left="959" w:right="985" w:firstLine="1395"/>
        <w:jc w:val="both"/>
      </w:pPr>
      <w:r>
        <w:t>Communication is the only medium by which we can share our thoughts or convey</w:t>
      </w:r>
      <w:r>
        <w:rPr>
          <w:spacing w:val="-5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message but communications between deaf-mute and a normal person has always </w:t>
      </w:r>
      <w:proofErr w:type="spellStart"/>
      <w:r>
        <w:t>ben</w:t>
      </w:r>
      <w:proofErr w:type="spellEnd"/>
      <w:r>
        <w:t xml:space="preserve"> a</w:t>
      </w:r>
      <w:r>
        <w:rPr>
          <w:spacing w:val="1"/>
        </w:rPr>
        <w:t xml:space="preserve"> </w:t>
      </w:r>
      <w:r>
        <w:t xml:space="preserve">challenging task. It is very difficult for mute </w:t>
      </w:r>
      <w:r>
        <w:t>people to convey their message to normal people.</w:t>
      </w:r>
      <w:r>
        <w:rPr>
          <w:spacing w:val="1"/>
        </w:rPr>
        <w:t xml:space="preserve"> </w:t>
      </w:r>
      <w:r>
        <w:t>Since normal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are not</w:t>
      </w:r>
      <w:r>
        <w:rPr>
          <w:spacing w:val="-1"/>
        </w:rPr>
        <w:t xml:space="preserve"> </w:t>
      </w:r>
      <w:r>
        <w:t>trained on hand</w:t>
      </w:r>
      <w:r>
        <w:rPr>
          <w:spacing w:val="-1"/>
        </w:rPr>
        <w:t xml:space="preserve"> </w:t>
      </w:r>
      <w:r>
        <w:t>sign language.</w:t>
      </w:r>
    </w:p>
    <w:p w14:paraId="36B91EC2" w14:textId="77777777" w:rsidR="00B9738E" w:rsidRDefault="00592588">
      <w:pPr>
        <w:pStyle w:val="BodyText"/>
        <w:ind w:left="959"/>
        <w:jc w:val="both"/>
      </w:pPr>
      <w:r>
        <w:t>In</w:t>
      </w:r>
      <w:r>
        <w:rPr>
          <w:spacing w:val="-2"/>
        </w:rPr>
        <w:t xml:space="preserve"> </w:t>
      </w:r>
      <w:r>
        <w:t>emergency</w:t>
      </w:r>
      <w:r>
        <w:rPr>
          <w:spacing w:val="-1"/>
        </w:rPr>
        <w:t xml:space="preserve"> </w:t>
      </w:r>
      <w:r>
        <w:t>times</w:t>
      </w:r>
      <w:r>
        <w:rPr>
          <w:spacing w:val="-2"/>
        </w:rPr>
        <w:t xml:space="preserve"> </w:t>
      </w:r>
      <w:r>
        <w:t>conveying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difficult.</w:t>
      </w:r>
    </w:p>
    <w:p w14:paraId="76DDD430" w14:textId="77777777" w:rsidR="00B9738E" w:rsidRDefault="00B9738E">
      <w:pPr>
        <w:pStyle w:val="BodyText"/>
        <w:spacing w:before="2"/>
        <w:rPr>
          <w:sz w:val="28"/>
        </w:rPr>
      </w:pPr>
    </w:p>
    <w:p w14:paraId="37221BDE" w14:textId="77777777" w:rsidR="00B9738E" w:rsidRDefault="00592588">
      <w:pPr>
        <w:pStyle w:val="BodyText"/>
        <w:spacing w:before="90"/>
        <w:ind w:left="1019"/>
      </w:pPr>
      <w:r>
        <w:rPr>
          <w:u w:val="single"/>
        </w:rPr>
        <w:t>Problem</w:t>
      </w:r>
      <w:r>
        <w:t>:</w:t>
      </w:r>
    </w:p>
    <w:p w14:paraId="3293D2D0" w14:textId="77777777" w:rsidR="00B9738E" w:rsidRDefault="00592588">
      <w:pPr>
        <w:pStyle w:val="BodyText"/>
        <w:spacing w:before="69" w:line="300" w:lineRule="auto"/>
        <w:ind w:left="959" w:right="983" w:firstLine="585"/>
      </w:pPr>
      <w:proofErr w:type="spellStart"/>
      <w:r>
        <w:t>Vedha</w:t>
      </w:r>
      <w:proofErr w:type="spellEnd"/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difficulty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hearing.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sign</w:t>
      </w:r>
      <w:r>
        <w:rPr>
          <w:spacing w:val="-3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b/>
        </w:rPr>
        <w:t>communicate</w:t>
      </w:r>
      <w:r>
        <w:rPr>
          <w:b/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o</w:t>
      </w:r>
      <w:r>
        <w:t>thers.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he</w:t>
      </w:r>
      <w:r>
        <w:rPr>
          <w:spacing w:val="-57"/>
        </w:rPr>
        <w:t xml:space="preserve"> </w:t>
      </w:r>
      <w:r>
        <w:t>can’t</w:t>
      </w:r>
      <w:r>
        <w:rPr>
          <w:spacing w:val="-1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communicate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don’t understand sign</w:t>
      </w:r>
      <w:r>
        <w:rPr>
          <w:spacing w:val="-1"/>
        </w:rPr>
        <w:t xml:space="preserve"> </w:t>
      </w:r>
      <w:r>
        <w:t>language.</w:t>
      </w:r>
    </w:p>
    <w:p w14:paraId="6C0B541F" w14:textId="77777777" w:rsidR="00B9738E" w:rsidRDefault="00B9738E">
      <w:pPr>
        <w:pStyle w:val="BodyText"/>
        <w:spacing w:before="2"/>
        <w:rPr>
          <w:sz w:val="22"/>
        </w:rPr>
      </w:pPr>
    </w:p>
    <w:p w14:paraId="09A70BF2" w14:textId="77777777" w:rsidR="00B9738E" w:rsidRDefault="00592588">
      <w:pPr>
        <w:pStyle w:val="BodyText"/>
        <w:spacing w:before="90"/>
        <w:ind w:left="959"/>
      </w:pPr>
      <w:r>
        <w:rPr>
          <w:u w:val="single"/>
        </w:rPr>
        <w:t>Solution:</w:t>
      </w:r>
    </w:p>
    <w:p w14:paraId="6881FEEE" w14:textId="77777777" w:rsidR="00B9738E" w:rsidRDefault="00592588">
      <w:pPr>
        <w:pStyle w:val="BodyText"/>
        <w:spacing w:before="69"/>
        <w:ind w:left="2054"/>
      </w:pPr>
      <w:r>
        <w:t>To</w:t>
      </w:r>
      <w:r>
        <w:rPr>
          <w:spacing w:val="-2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converts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sign</w:t>
      </w:r>
      <w:r>
        <w:rPr>
          <w:spacing w:val="-2"/>
        </w:rPr>
        <w:t xml:space="preserve"> </w:t>
      </w:r>
      <w:r>
        <w:t>language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hearing</w:t>
      </w:r>
      <w:r>
        <w:rPr>
          <w:spacing w:val="-2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</w:p>
    <w:p w14:paraId="5E1DDD41" w14:textId="77777777" w:rsidR="00B9738E" w:rsidRDefault="00592588">
      <w:pPr>
        <w:pStyle w:val="BodyText"/>
        <w:spacing w:before="69"/>
        <w:ind w:left="959"/>
      </w:pPr>
      <w:r>
        <w:t>desired</w:t>
      </w:r>
      <w:r>
        <w:rPr>
          <w:spacing w:val="75"/>
        </w:rPr>
        <w:t xml:space="preserve"> </w:t>
      </w:r>
      <w:r>
        <w:t>language</w:t>
      </w:r>
      <w:r>
        <w:rPr>
          <w:spacing w:val="75"/>
        </w:rPr>
        <w:t xml:space="preserve"> </w:t>
      </w:r>
      <w:r>
        <w:t>to</w:t>
      </w:r>
      <w:r>
        <w:rPr>
          <w:spacing w:val="74"/>
        </w:rPr>
        <w:t xml:space="preserve"> </w:t>
      </w:r>
      <w:r>
        <w:t>convey</w:t>
      </w:r>
      <w:r>
        <w:rPr>
          <w:spacing w:val="75"/>
        </w:rPr>
        <w:t xml:space="preserve"> </w:t>
      </w:r>
      <w:r>
        <w:t>a</w:t>
      </w:r>
      <w:r>
        <w:rPr>
          <w:spacing w:val="74"/>
        </w:rPr>
        <w:t xml:space="preserve"> </w:t>
      </w:r>
      <w:r>
        <w:t>message</w:t>
      </w:r>
      <w:r>
        <w:rPr>
          <w:spacing w:val="75"/>
        </w:rPr>
        <w:t xml:space="preserve"> </w:t>
      </w:r>
      <w:r>
        <w:t>to</w:t>
      </w:r>
      <w:r>
        <w:rPr>
          <w:spacing w:val="74"/>
        </w:rPr>
        <w:t xml:space="preserve"> </w:t>
      </w:r>
      <w:r>
        <w:t>normal</w:t>
      </w:r>
      <w:r>
        <w:rPr>
          <w:spacing w:val="74"/>
        </w:rPr>
        <w:t xml:space="preserve"> </w:t>
      </w:r>
      <w:r>
        <w:t>people,</w:t>
      </w:r>
      <w:r>
        <w:rPr>
          <w:spacing w:val="74"/>
        </w:rPr>
        <w:t xml:space="preserve"> </w:t>
      </w:r>
      <w:r>
        <w:t>as</w:t>
      </w:r>
      <w:r>
        <w:rPr>
          <w:spacing w:val="75"/>
        </w:rPr>
        <w:t xml:space="preserve"> </w:t>
      </w:r>
      <w:r>
        <w:t>well</w:t>
      </w:r>
      <w:r>
        <w:rPr>
          <w:spacing w:val="75"/>
        </w:rPr>
        <w:t xml:space="preserve"> </w:t>
      </w:r>
      <w:r>
        <w:t>as</w:t>
      </w:r>
      <w:r>
        <w:rPr>
          <w:spacing w:val="75"/>
        </w:rPr>
        <w:t xml:space="preserve"> </w:t>
      </w:r>
      <w:r>
        <w:t>convert</w:t>
      </w:r>
      <w:r>
        <w:rPr>
          <w:spacing w:val="74"/>
        </w:rPr>
        <w:t xml:space="preserve"> </w:t>
      </w:r>
      <w:r>
        <w:t>speech</w:t>
      </w:r>
      <w:r>
        <w:rPr>
          <w:spacing w:val="75"/>
        </w:rPr>
        <w:t xml:space="preserve"> </w:t>
      </w:r>
      <w:r>
        <w:t>into</w:t>
      </w:r>
    </w:p>
    <w:p w14:paraId="3ABDFCED" w14:textId="77777777" w:rsidR="00B9738E" w:rsidRDefault="00592588">
      <w:pPr>
        <w:pStyle w:val="BodyText"/>
        <w:spacing w:before="69"/>
        <w:ind w:left="959"/>
      </w:pPr>
      <w:r>
        <w:rPr>
          <w:b/>
        </w:rPr>
        <w:t>understandable</w:t>
      </w:r>
      <w:r>
        <w:rPr>
          <w:b/>
          <w:spacing w:val="-1"/>
        </w:rPr>
        <w:t xml:space="preserve"> </w:t>
      </w:r>
      <w:r>
        <w:t xml:space="preserve">sign language for the </w:t>
      </w:r>
      <w:proofErr w:type="gramStart"/>
      <w:r>
        <w:t>deaf ,the</w:t>
      </w:r>
      <w:proofErr w:type="gramEnd"/>
      <w:r>
        <w:t xml:space="preserve"> system</w:t>
      </w:r>
      <w:r>
        <w:rPr>
          <w:spacing w:val="-1"/>
        </w:rPr>
        <w:t xml:space="preserve"> </w:t>
      </w:r>
      <w:r>
        <w:t>enhances</w:t>
      </w:r>
      <w:r>
        <w:rPr>
          <w:spacing w:val="-1"/>
        </w:rPr>
        <w:t xml:space="preserve"> </w:t>
      </w:r>
      <w:r>
        <w:t>the user friendly</w:t>
      </w:r>
      <w:r>
        <w:rPr>
          <w:spacing w:val="-1"/>
        </w:rPr>
        <w:t xml:space="preserve"> </w:t>
      </w:r>
      <w:r>
        <w:t>experience.</w:t>
      </w:r>
    </w:p>
    <w:p w14:paraId="259CE2AC" w14:textId="77777777" w:rsidR="00B9738E" w:rsidRDefault="00B9738E">
      <w:pPr>
        <w:pStyle w:val="BodyText"/>
        <w:spacing w:before="3"/>
        <w:rPr>
          <w:sz w:val="28"/>
        </w:rPr>
      </w:pPr>
    </w:p>
    <w:p w14:paraId="0EB09A68" w14:textId="77777777" w:rsidR="00B9738E" w:rsidRDefault="00592588">
      <w:pPr>
        <w:pStyle w:val="BodyText"/>
        <w:spacing w:before="90"/>
        <w:ind w:left="959"/>
        <w:rPr>
          <w:b/>
        </w:rPr>
      </w:pPr>
      <w:r>
        <w:rPr>
          <w:u w:val="single"/>
        </w:rPr>
        <w:t>Problem</w:t>
      </w:r>
      <w:r>
        <w:rPr>
          <w:b/>
          <w:u w:val="single"/>
        </w:rPr>
        <w:t>:</w:t>
      </w:r>
    </w:p>
    <w:p w14:paraId="28204AEB" w14:textId="77777777" w:rsidR="00B9738E" w:rsidRDefault="00592588">
      <w:pPr>
        <w:pStyle w:val="BodyText"/>
        <w:spacing w:before="69" w:line="300" w:lineRule="auto"/>
        <w:ind w:left="959" w:right="984" w:firstLine="825"/>
      </w:pPr>
      <w:r>
        <w:t>Ram</w:t>
      </w:r>
      <w:r>
        <w:rPr>
          <w:spacing w:val="-1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t>dumb</w:t>
      </w:r>
      <w:r>
        <w:rPr>
          <w:spacing w:val="-2"/>
        </w:rPr>
        <w:t xml:space="preserve"> </w:t>
      </w:r>
      <w:r>
        <w:t>by birth. He</w:t>
      </w:r>
      <w:r>
        <w:rPr>
          <w:spacing w:val="-1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sign language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communicate with</w:t>
      </w:r>
      <w:r>
        <w:rPr>
          <w:spacing w:val="-2"/>
        </w:rPr>
        <w:t xml:space="preserve"> </w:t>
      </w:r>
      <w:r>
        <w:t>others.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can’t</w:t>
      </w:r>
      <w:r>
        <w:rPr>
          <w:spacing w:val="-57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communicate with</w:t>
      </w:r>
      <w:r>
        <w:rPr>
          <w:spacing w:val="-1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don’t understand</w:t>
      </w:r>
      <w:r>
        <w:rPr>
          <w:spacing w:val="-1"/>
        </w:rPr>
        <w:t xml:space="preserve"> </w:t>
      </w:r>
      <w:r>
        <w:t>sign language.</w:t>
      </w:r>
    </w:p>
    <w:p w14:paraId="79E6E99E" w14:textId="77777777" w:rsidR="00B9738E" w:rsidRDefault="00B9738E">
      <w:pPr>
        <w:pStyle w:val="BodyText"/>
        <w:spacing w:before="2"/>
        <w:rPr>
          <w:sz w:val="22"/>
        </w:rPr>
      </w:pPr>
    </w:p>
    <w:p w14:paraId="2A9D40D8" w14:textId="77777777" w:rsidR="00B9738E" w:rsidRDefault="00592588">
      <w:pPr>
        <w:pStyle w:val="BodyText"/>
        <w:spacing w:before="90"/>
        <w:ind w:left="959"/>
      </w:pPr>
      <w:r>
        <w:rPr>
          <w:u w:val="single"/>
        </w:rPr>
        <w:t>Solution</w:t>
      </w:r>
      <w:r>
        <w:t>:</w:t>
      </w:r>
    </w:p>
    <w:p w14:paraId="7D11D170" w14:textId="12365913" w:rsidR="00B9738E" w:rsidRDefault="00592588" w:rsidP="008154F7">
      <w:pPr>
        <w:pStyle w:val="BodyText"/>
        <w:spacing w:before="69" w:line="300" w:lineRule="auto"/>
        <w:ind w:left="959" w:right="992" w:firstLine="825"/>
        <w:sectPr w:rsidR="00B9738E">
          <w:pgSz w:w="12240" w:h="15840"/>
          <w:pgMar w:top="1360" w:right="440" w:bottom="280" w:left="480" w:header="720" w:footer="720" w:gutter="0"/>
          <w:cols w:space="720"/>
        </w:sectPr>
      </w:pP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proofErr w:type="gramStart"/>
      <w:r>
        <w:t>a</w:t>
      </w:r>
      <w:proofErr w:type="gramEnd"/>
      <w:r>
        <w:rPr>
          <w:spacing w:val="-3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understanding</w:t>
      </w:r>
      <w:r>
        <w:rPr>
          <w:spacing w:val="-3"/>
        </w:rPr>
        <w:t xml:space="preserve"> </w:t>
      </w:r>
      <w:r>
        <w:t>sign</w:t>
      </w:r>
      <w:r>
        <w:rPr>
          <w:spacing w:val="-2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convert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Speech</w:t>
      </w:r>
      <w:r>
        <w:rPr>
          <w:spacing w:val="-2"/>
        </w:rPr>
        <w:t xml:space="preserve"> </w:t>
      </w:r>
      <w:r>
        <w:t>signal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output</w:t>
      </w:r>
      <w:r>
        <w:rPr>
          <w:spacing w:val="-57"/>
        </w:rPr>
        <w:t xml:space="preserve"> </w:t>
      </w:r>
      <w:r>
        <w:t>for normal</w:t>
      </w:r>
      <w:r>
        <w:rPr>
          <w:spacing w:val="-1"/>
        </w:rPr>
        <w:t xml:space="preserve"> </w:t>
      </w:r>
      <w:r>
        <w:t>people.</w:t>
      </w:r>
    </w:p>
    <w:p w14:paraId="6589E296" w14:textId="6BF86490" w:rsidR="00B9738E" w:rsidRDefault="008154F7" w:rsidP="008154F7">
      <w:pPr>
        <w:pStyle w:val="Heading1"/>
        <w:spacing w:line="300" w:lineRule="auto"/>
        <w:ind w:left="0" w:right="1118"/>
        <w:jc w:val="left"/>
        <w:rPr>
          <w:sz w:val="20"/>
        </w:rPr>
      </w:pPr>
      <w:r w:rsidRPr="008154F7">
        <w:rPr>
          <w:sz w:val="56"/>
          <w:szCs w:val="56"/>
        </w:rPr>
        <w:lastRenderedPageBreak/>
        <w:t>IDEATION AND</w:t>
      </w:r>
      <w:r w:rsidRPr="008154F7">
        <w:rPr>
          <w:spacing w:val="1"/>
          <w:sz w:val="56"/>
          <w:szCs w:val="56"/>
        </w:rPr>
        <w:t xml:space="preserve"> </w:t>
      </w:r>
      <w:r w:rsidRPr="008154F7">
        <w:rPr>
          <w:sz w:val="56"/>
          <w:szCs w:val="56"/>
        </w:rPr>
        <w:t>PROPOSED</w:t>
      </w:r>
      <w:r w:rsidRPr="008154F7">
        <w:rPr>
          <w:spacing w:val="-16"/>
          <w:sz w:val="56"/>
          <w:szCs w:val="56"/>
        </w:rPr>
        <w:t xml:space="preserve"> </w:t>
      </w:r>
      <w:r w:rsidRPr="008154F7">
        <w:rPr>
          <w:sz w:val="56"/>
          <w:szCs w:val="56"/>
        </w:rPr>
        <w:t>SOLUTION</w:t>
      </w:r>
    </w:p>
    <w:p w14:paraId="75C68016" w14:textId="77777777" w:rsidR="00B9738E" w:rsidRDefault="00B9738E">
      <w:pPr>
        <w:pStyle w:val="BodyText"/>
        <w:rPr>
          <w:sz w:val="20"/>
        </w:rPr>
      </w:pPr>
    </w:p>
    <w:p w14:paraId="5B2CC5E6" w14:textId="77777777" w:rsidR="00B9738E" w:rsidRDefault="00B9738E">
      <w:pPr>
        <w:pStyle w:val="BodyText"/>
        <w:rPr>
          <w:sz w:val="20"/>
        </w:rPr>
      </w:pPr>
    </w:p>
    <w:p w14:paraId="5FB0F6C6" w14:textId="77777777" w:rsidR="00B9738E" w:rsidRDefault="00B9738E">
      <w:pPr>
        <w:pStyle w:val="BodyText"/>
        <w:rPr>
          <w:sz w:val="20"/>
        </w:rPr>
      </w:pPr>
    </w:p>
    <w:p w14:paraId="2D3F9FAF" w14:textId="6B1529CC" w:rsidR="00B9738E" w:rsidRDefault="00BD4F51" w:rsidP="008154F7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DD2CA16" wp14:editId="405DD730">
                <wp:extent cx="5953125" cy="457200"/>
                <wp:effectExtent l="0" t="5715" r="9525" b="3810"/>
                <wp:docPr id="97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457200"/>
                          <a:chOff x="0" y="0"/>
                          <a:chExt cx="9375" cy="720"/>
                        </a:xfrm>
                      </wpg:grpSpPr>
                      <wps:wsp>
                        <wps:cNvPr id="98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75" cy="720"/>
                          </a:xfrm>
                          <a:prstGeom prst="rect">
                            <a:avLst/>
                          </a:prstGeom>
                          <a:solidFill>
                            <a:srgbClr val="CFD0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AutoShape 7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9375" cy="15"/>
                          </a:xfrm>
                          <a:custGeom>
                            <a:avLst/>
                            <a:gdLst>
                              <a:gd name="T0" fmla="*/ 120 w 9375"/>
                              <a:gd name="T1" fmla="*/ 0 h 15"/>
                              <a:gd name="T2" fmla="*/ 271 w 9375"/>
                              <a:gd name="T3" fmla="*/ 0 h 15"/>
                              <a:gd name="T4" fmla="*/ 421 w 9375"/>
                              <a:gd name="T5" fmla="*/ 0 h 15"/>
                              <a:gd name="T6" fmla="*/ 572 w 9375"/>
                              <a:gd name="T7" fmla="*/ 0 h 15"/>
                              <a:gd name="T8" fmla="*/ 722 w 9375"/>
                              <a:gd name="T9" fmla="*/ 0 h 15"/>
                              <a:gd name="T10" fmla="*/ 873 w 9375"/>
                              <a:gd name="T11" fmla="*/ 0 h 15"/>
                              <a:gd name="T12" fmla="*/ 1023 w 9375"/>
                              <a:gd name="T13" fmla="*/ 0 h 15"/>
                              <a:gd name="T14" fmla="*/ 1174 w 9375"/>
                              <a:gd name="T15" fmla="*/ 0 h 15"/>
                              <a:gd name="T16" fmla="*/ 1324 w 9375"/>
                              <a:gd name="T17" fmla="*/ 0 h 15"/>
                              <a:gd name="T18" fmla="*/ 1475 w 9375"/>
                              <a:gd name="T19" fmla="*/ 0 h 15"/>
                              <a:gd name="T20" fmla="*/ 1625 w 9375"/>
                              <a:gd name="T21" fmla="*/ 0 h 15"/>
                              <a:gd name="T22" fmla="*/ 1776 w 9375"/>
                              <a:gd name="T23" fmla="*/ 0 h 15"/>
                              <a:gd name="T24" fmla="*/ 1926 w 9375"/>
                              <a:gd name="T25" fmla="*/ 0 h 15"/>
                              <a:gd name="T26" fmla="*/ 2077 w 9375"/>
                              <a:gd name="T27" fmla="*/ 0 h 15"/>
                              <a:gd name="T28" fmla="*/ 2227 w 9375"/>
                              <a:gd name="T29" fmla="*/ 0 h 15"/>
                              <a:gd name="T30" fmla="*/ 2377 w 9375"/>
                              <a:gd name="T31" fmla="*/ 0 h 15"/>
                              <a:gd name="T32" fmla="*/ 2528 w 9375"/>
                              <a:gd name="T33" fmla="*/ 0 h 15"/>
                              <a:gd name="T34" fmla="*/ 2678 w 9375"/>
                              <a:gd name="T35" fmla="*/ 0 h 15"/>
                              <a:gd name="T36" fmla="*/ 2829 w 9375"/>
                              <a:gd name="T37" fmla="*/ 0 h 15"/>
                              <a:gd name="T38" fmla="*/ 2979 w 9375"/>
                              <a:gd name="T39" fmla="*/ 0 h 15"/>
                              <a:gd name="T40" fmla="*/ 3130 w 9375"/>
                              <a:gd name="T41" fmla="*/ 0 h 15"/>
                              <a:gd name="T42" fmla="*/ 3280 w 9375"/>
                              <a:gd name="T43" fmla="*/ 0 h 15"/>
                              <a:gd name="T44" fmla="*/ 3431 w 9375"/>
                              <a:gd name="T45" fmla="*/ 0 h 15"/>
                              <a:gd name="T46" fmla="*/ 3581 w 9375"/>
                              <a:gd name="T47" fmla="*/ 0 h 15"/>
                              <a:gd name="T48" fmla="*/ 3732 w 9375"/>
                              <a:gd name="T49" fmla="*/ 0 h 15"/>
                              <a:gd name="T50" fmla="*/ 3882 w 9375"/>
                              <a:gd name="T51" fmla="*/ 0 h 15"/>
                              <a:gd name="T52" fmla="*/ 4033 w 9375"/>
                              <a:gd name="T53" fmla="*/ 0 h 15"/>
                              <a:gd name="T54" fmla="*/ 4183 w 9375"/>
                              <a:gd name="T55" fmla="*/ 0 h 15"/>
                              <a:gd name="T56" fmla="*/ 4334 w 9375"/>
                              <a:gd name="T57" fmla="*/ 0 h 15"/>
                              <a:gd name="T58" fmla="*/ 4484 w 9375"/>
                              <a:gd name="T59" fmla="*/ 0 h 15"/>
                              <a:gd name="T60" fmla="*/ 4635 w 9375"/>
                              <a:gd name="T61" fmla="*/ 0 h 15"/>
                              <a:gd name="T62" fmla="*/ 4785 w 9375"/>
                              <a:gd name="T63" fmla="*/ 0 h 15"/>
                              <a:gd name="T64" fmla="*/ 4936 w 9375"/>
                              <a:gd name="T65" fmla="*/ 0 h 15"/>
                              <a:gd name="T66" fmla="*/ 5086 w 9375"/>
                              <a:gd name="T67" fmla="*/ 0 h 15"/>
                              <a:gd name="T68" fmla="*/ 5237 w 9375"/>
                              <a:gd name="T69" fmla="*/ 0 h 15"/>
                              <a:gd name="T70" fmla="*/ 5387 w 9375"/>
                              <a:gd name="T71" fmla="*/ 0 h 15"/>
                              <a:gd name="T72" fmla="*/ 5538 w 9375"/>
                              <a:gd name="T73" fmla="*/ 0 h 15"/>
                              <a:gd name="T74" fmla="*/ 5688 w 9375"/>
                              <a:gd name="T75" fmla="*/ 0 h 15"/>
                              <a:gd name="T76" fmla="*/ 5839 w 9375"/>
                              <a:gd name="T77" fmla="*/ 0 h 15"/>
                              <a:gd name="T78" fmla="*/ 5989 w 9375"/>
                              <a:gd name="T79" fmla="*/ 0 h 15"/>
                              <a:gd name="T80" fmla="*/ 6140 w 9375"/>
                              <a:gd name="T81" fmla="*/ 0 h 15"/>
                              <a:gd name="T82" fmla="*/ 6290 w 9375"/>
                              <a:gd name="T83" fmla="*/ 0 h 15"/>
                              <a:gd name="T84" fmla="*/ 6441 w 9375"/>
                              <a:gd name="T85" fmla="*/ 0 h 15"/>
                              <a:gd name="T86" fmla="*/ 6591 w 9375"/>
                              <a:gd name="T87" fmla="*/ 0 h 15"/>
                              <a:gd name="T88" fmla="*/ 6742 w 9375"/>
                              <a:gd name="T89" fmla="*/ 0 h 15"/>
                              <a:gd name="T90" fmla="*/ 6892 w 9375"/>
                              <a:gd name="T91" fmla="*/ 0 h 15"/>
                              <a:gd name="T92" fmla="*/ 7042 w 9375"/>
                              <a:gd name="T93" fmla="*/ 0 h 15"/>
                              <a:gd name="T94" fmla="*/ 7193 w 9375"/>
                              <a:gd name="T95" fmla="*/ 0 h 15"/>
                              <a:gd name="T96" fmla="*/ 7343 w 9375"/>
                              <a:gd name="T97" fmla="*/ 0 h 15"/>
                              <a:gd name="T98" fmla="*/ 7494 w 9375"/>
                              <a:gd name="T99" fmla="*/ 0 h 15"/>
                              <a:gd name="T100" fmla="*/ 7644 w 9375"/>
                              <a:gd name="T101" fmla="*/ 0 h 15"/>
                              <a:gd name="T102" fmla="*/ 7795 w 9375"/>
                              <a:gd name="T103" fmla="*/ 0 h 15"/>
                              <a:gd name="T104" fmla="*/ 7945 w 9375"/>
                              <a:gd name="T105" fmla="*/ 0 h 15"/>
                              <a:gd name="T106" fmla="*/ 8096 w 9375"/>
                              <a:gd name="T107" fmla="*/ 0 h 15"/>
                              <a:gd name="T108" fmla="*/ 8246 w 9375"/>
                              <a:gd name="T109" fmla="*/ 0 h 15"/>
                              <a:gd name="T110" fmla="*/ 8397 w 9375"/>
                              <a:gd name="T111" fmla="*/ 0 h 15"/>
                              <a:gd name="T112" fmla="*/ 8547 w 9375"/>
                              <a:gd name="T113" fmla="*/ 0 h 15"/>
                              <a:gd name="T114" fmla="*/ 8698 w 9375"/>
                              <a:gd name="T115" fmla="*/ 0 h 15"/>
                              <a:gd name="T116" fmla="*/ 8848 w 9375"/>
                              <a:gd name="T117" fmla="*/ 0 h 15"/>
                              <a:gd name="T118" fmla="*/ 8999 w 9375"/>
                              <a:gd name="T119" fmla="*/ 0 h 15"/>
                              <a:gd name="T120" fmla="*/ 9149 w 9375"/>
                              <a:gd name="T121" fmla="*/ 0 h 15"/>
                              <a:gd name="T122" fmla="*/ 9300 w 9375"/>
                              <a:gd name="T12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9375" h="1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1" y="0"/>
                                </a:moveTo>
                                <a:lnTo>
                                  <a:pt x="226" y="0"/>
                                </a:lnTo>
                                <a:lnTo>
                                  <a:pt x="226" y="15"/>
                                </a:lnTo>
                                <a:lnTo>
                                  <a:pt x="271" y="15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2" y="0"/>
                                </a:moveTo>
                                <a:lnTo>
                                  <a:pt x="527" y="0"/>
                                </a:lnTo>
                                <a:lnTo>
                                  <a:pt x="527" y="15"/>
                                </a:lnTo>
                                <a:lnTo>
                                  <a:pt x="572" y="15"/>
                                </a:lnTo>
                                <a:lnTo>
                                  <a:pt x="572" y="0"/>
                                </a:lnTo>
                                <a:close/>
                                <a:moveTo>
                                  <a:pt x="647" y="0"/>
                                </a:moveTo>
                                <a:lnTo>
                                  <a:pt x="602" y="0"/>
                                </a:lnTo>
                                <a:lnTo>
                                  <a:pt x="602" y="15"/>
                                </a:lnTo>
                                <a:lnTo>
                                  <a:pt x="647" y="15"/>
                                </a:lnTo>
                                <a:lnTo>
                                  <a:pt x="647" y="0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828" y="0"/>
                                </a:lnTo>
                                <a:lnTo>
                                  <a:pt x="828" y="15"/>
                                </a:lnTo>
                                <a:lnTo>
                                  <a:pt x="873" y="15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48" y="0"/>
                                </a:moveTo>
                                <a:lnTo>
                                  <a:pt x="903" y="0"/>
                                </a:lnTo>
                                <a:lnTo>
                                  <a:pt x="903" y="15"/>
                                </a:lnTo>
                                <a:lnTo>
                                  <a:pt x="948" y="15"/>
                                </a:lnTo>
                                <a:lnTo>
                                  <a:pt x="948" y="0"/>
                                </a:lnTo>
                                <a:close/>
                                <a:moveTo>
                                  <a:pt x="1023" y="0"/>
                                </a:moveTo>
                                <a:lnTo>
                                  <a:pt x="978" y="0"/>
                                </a:lnTo>
                                <a:lnTo>
                                  <a:pt x="978" y="15"/>
                                </a:lnTo>
                                <a:lnTo>
                                  <a:pt x="1023" y="15"/>
                                </a:lnTo>
                                <a:lnTo>
                                  <a:pt x="1023" y="0"/>
                                </a:lnTo>
                                <a:close/>
                                <a:moveTo>
                                  <a:pt x="1098" y="0"/>
                                </a:moveTo>
                                <a:lnTo>
                                  <a:pt x="1053" y="0"/>
                                </a:lnTo>
                                <a:lnTo>
                                  <a:pt x="1053" y="15"/>
                                </a:lnTo>
                                <a:lnTo>
                                  <a:pt x="1098" y="15"/>
                                </a:lnTo>
                                <a:lnTo>
                                  <a:pt x="1098" y="0"/>
                                </a:lnTo>
                                <a:close/>
                                <a:moveTo>
                                  <a:pt x="1174" y="0"/>
                                </a:moveTo>
                                <a:lnTo>
                                  <a:pt x="1129" y="0"/>
                                </a:lnTo>
                                <a:lnTo>
                                  <a:pt x="1129" y="15"/>
                                </a:lnTo>
                                <a:lnTo>
                                  <a:pt x="1174" y="15"/>
                                </a:lnTo>
                                <a:lnTo>
                                  <a:pt x="1174" y="0"/>
                                </a:lnTo>
                                <a:close/>
                                <a:moveTo>
                                  <a:pt x="1249" y="0"/>
                                </a:moveTo>
                                <a:lnTo>
                                  <a:pt x="1204" y="0"/>
                                </a:lnTo>
                                <a:lnTo>
                                  <a:pt x="1204" y="15"/>
                                </a:lnTo>
                                <a:lnTo>
                                  <a:pt x="1249" y="15"/>
                                </a:lnTo>
                                <a:lnTo>
                                  <a:pt x="1249" y="0"/>
                                </a:lnTo>
                                <a:close/>
                                <a:moveTo>
                                  <a:pt x="1324" y="0"/>
                                </a:moveTo>
                                <a:lnTo>
                                  <a:pt x="1279" y="0"/>
                                </a:lnTo>
                                <a:lnTo>
                                  <a:pt x="1279" y="15"/>
                                </a:lnTo>
                                <a:lnTo>
                                  <a:pt x="1324" y="15"/>
                                </a:lnTo>
                                <a:lnTo>
                                  <a:pt x="1324" y="0"/>
                                </a:lnTo>
                                <a:close/>
                                <a:moveTo>
                                  <a:pt x="1399" y="0"/>
                                </a:moveTo>
                                <a:lnTo>
                                  <a:pt x="1354" y="0"/>
                                </a:lnTo>
                                <a:lnTo>
                                  <a:pt x="1354" y="15"/>
                                </a:lnTo>
                                <a:lnTo>
                                  <a:pt x="1399" y="15"/>
                                </a:lnTo>
                                <a:lnTo>
                                  <a:pt x="1399" y="0"/>
                                </a:lnTo>
                                <a:close/>
                                <a:moveTo>
                                  <a:pt x="1475" y="0"/>
                                </a:moveTo>
                                <a:lnTo>
                                  <a:pt x="1430" y="0"/>
                                </a:lnTo>
                                <a:lnTo>
                                  <a:pt x="1430" y="15"/>
                                </a:lnTo>
                                <a:lnTo>
                                  <a:pt x="1475" y="15"/>
                                </a:lnTo>
                                <a:lnTo>
                                  <a:pt x="1475" y="0"/>
                                </a:lnTo>
                                <a:close/>
                                <a:moveTo>
                                  <a:pt x="1550" y="0"/>
                                </a:moveTo>
                                <a:lnTo>
                                  <a:pt x="1505" y="0"/>
                                </a:lnTo>
                                <a:lnTo>
                                  <a:pt x="1505" y="15"/>
                                </a:lnTo>
                                <a:lnTo>
                                  <a:pt x="1550" y="15"/>
                                </a:lnTo>
                                <a:lnTo>
                                  <a:pt x="1550" y="0"/>
                                </a:lnTo>
                                <a:close/>
                                <a:moveTo>
                                  <a:pt x="1625" y="0"/>
                                </a:moveTo>
                                <a:lnTo>
                                  <a:pt x="1580" y="0"/>
                                </a:lnTo>
                                <a:lnTo>
                                  <a:pt x="1580" y="15"/>
                                </a:lnTo>
                                <a:lnTo>
                                  <a:pt x="1625" y="15"/>
                                </a:lnTo>
                                <a:lnTo>
                                  <a:pt x="1625" y="0"/>
                                </a:lnTo>
                                <a:close/>
                                <a:moveTo>
                                  <a:pt x="1700" y="0"/>
                                </a:moveTo>
                                <a:lnTo>
                                  <a:pt x="1655" y="0"/>
                                </a:lnTo>
                                <a:lnTo>
                                  <a:pt x="1655" y="15"/>
                                </a:lnTo>
                                <a:lnTo>
                                  <a:pt x="1700" y="15"/>
                                </a:lnTo>
                                <a:lnTo>
                                  <a:pt x="1700" y="0"/>
                                </a:lnTo>
                                <a:close/>
                                <a:moveTo>
                                  <a:pt x="1776" y="0"/>
                                </a:moveTo>
                                <a:lnTo>
                                  <a:pt x="1731" y="0"/>
                                </a:lnTo>
                                <a:lnTo>
                                  <a:pt x="1731" y="15"/>
                                </a:lnTo>
                                <a:lnTo>
                                  <a:pt x="1776" y="15"/>
                                </a:lnTo>
                                <a:lnTo>
                                  <a:pt x="1776" y="0"/>
                                </a:lnTo>
                                <a:close/>
                                <a:moveTo>
                                  <a:pt x="1851" y="0"/>
                                </a:moveTo>
                                <a:lnTo>
                                  <a:pt x="1806" y="0"/>
                                </a:lnTo>
                                <a:lnTo>
                                  <a:pt x="1806" y="15"/>
                                </a:lnTo>
                                <a:lnTo>
                                  <a:pt x="1851" y="15"/>
                                </a:lnTo>
                                <a:lnTo>
                                  <a:pt x="1851" y="0"/>
                                </a:lnTo>
                                <a:close/>
                                <a:moveTo>
                                  <a:pt x="1926" y="0"/>
                                </a:moveTo>
                                <a:lnTo>
                                  <a:pt x="1881" y="0"/>
                                </a:lnTo>
                                <a:lnTo>
                                  <a:pt x="1881" y="15"/>
                                </a:lnTo>
                                <a:lnTo>
                                  <a:pt x="1926" y="15"/>
                                </a:lnTo>
                                <a:lnTo>
                                  <a:pt x="1926" y="0"/>
                                </a:lnTo>
                                <a:close/>
                                <a:moveTo>
                                  <a:pt x="2001" y="0"/>
                                </a:moveTo>
                                <a:lnTo>
                                  <a:pt x="1956" y="0"/>
                                </a:lnTo>
                                <a:lnTo>
                                  <a:pt x="1956" y="15"/>
                                </a:lnTo>
                                <a:lnTo>
                                  <a:pt x="2001" y="15"/>
                                </a:lnTo>
                                <a:lnTo>
                                  <a:pt x="2001" y="0"/>
                                </a:lnTo>
                                <a:close/>
                                <a:moveTo>
                                  <a:pt x="2077" y="0"/>
                                </a:moveTo>
                                <a:lnTo>
                                  <a:pt x="2032" y="0"/>
                                </a:lnTo>
                                <a:lnTo>
                                  <a:pt x="2032" y="15"/>
                                </a:lnTo>
                                <a:lnTo>
                                  <a:pt x="2077" y="15"/>
                                </a:lnTo>
                                <a:lnTo>
                                  <a:pt x="2077" y="0"/>
                                </a:lnTo>
                                <a:close/>
                                <a:moveTo>
                                  <a:pt x="2152" y="0"/>
                                </a:moveTo>
                                <a:lnTo>
                                  <a:pt x="2107" y="0"/>
                                </a:lnTo>
                                <a:lnTo>
                                  <a:pt x="2107" y="15"/>
                                </a:lnTo>
                                <a:lnTo>
                                  <a:pt x="2152" y="15"/>
                                </a:lnTo>
                                <a:lnTo>
                                  <a:pt x="2152" y="0"/>
                                </a:lnTo>
                                <a:close/>
                                <a:moveTo>
                                  <a:pt x="2227" y="0"/>
                                </a:moveTo>
                                <a:lnTo>
                                  <a:pt x="2182" y="0"/>
                                </a:lnTo>
                                <a:lnTo>
                                  <a:pt x="2182" y="15"/>
                                </a:lnTo>
                                <a:lnTo>
                                  <a:pt x="2227" y="15"/>
                                </a:lnTo>
                                <a:lnTo>
                                  <a:pt x="2227" y="0"/>
                                </a:lnTo>
                                <a:close/>
                                <a:moveTo>
                                  <a:pt x="2302" y="0"/>
                                </a:moveTo>
                                <a:lnTo>
                                  <a:pt x="2257" y="0"/>
                                </a:lnTo>
                                <a:lnTo>
                                  <a:pt x="2257" y="15"/>
                                </a:lnTo>
                                <a:lnTo>
                                  <a:pt x="2302" y="15"/>
                                </a:lnTo>
                                <a:lnTo>
                                  <a:pt x="2302" y="0"/>
                                </a:lnTo>
                                <a:close/>
                                <a:moveTo>
                                  <a:pt x="2377" y="0"/>
                                </a:moveTo>
                                <a:lnTo>
                                  <a:pt x="2332" y="0"/>
                                </a:lnTo>
                                <a:lnTo>
                                  <a:pt x="2332" y="15"/>
                                </a:lnTo>
                                <a:lnTo>
                                  <a:pt x="2377" y="15"/>
                                </a:lnTo>
                                <a:lnTo>
                                  <a:pt x="2377" y="0"/>
                                </a:lnTo>
                                <a:close/>
                                <a:moveTo>
                                  <a:pt x="2453" y="0"/>
                                </a:moveTo>
                                <a:lnTo>
                                  <a:pt x="2408" y="0"/>
                                </a:lnTo>
                                <a:lnTo>
                                  <a:pt x="2408" y="15"/>
                                </a:lnTo>
                                <a:lnTo>
                                  <a:pt x="2453" y="15"/>
                                </a:lnTo>
                                <a:lnTo>
                                  <a:pt x="2453" y="0"/>
                                </a:lnTo>
                                <a:close/>
                                <a:moveTo>
                                  <a:pt x="2528" y="0"/>
                                </a:moveTo>
                                <a:lnTo>
                                  <a:pt x="2483" y="0"/>
                                </a:lnTo>
                                <a:lnTo>
                                  <a:pt x="2483" y="15"/>
                                </a:lnTo>
                                <a:lnTo>
                                  <a:pt x="2528" y="15"/>
                                </a:lnTo>
                                <a:lnTo>
                                  <a:pt x="2528" y="0"/>
                                </a:lnTo>
                                <a:close/>
                                <a:moveTo>
                                  <a:pt x="2603" y="0"/>
                                </a:moveTo>
                                <a:lnTo>
                                  <a:pt x="2558" y="0"/>
                                </a:lnTo>
                                <a:lnTo>
                                  <a:pt x="2558" y="15"/>
                                </a:lnTo>
                                <a:lnTo>
                                  <a:pt x="2603" y="15"/>
                                </a:lnTo>
                                <a:lnTo>
                                  <a:pt x="2603" y="0"/>
                                </a:lnTo>
                                <a:close/>
                                <a:moveTo>
                                  <a:pt x="2678" y="0"/>
                                </a:moveTo>
                                <a:lnTo>
                                  <a:pt x="2633" y="0"/>
                                </a:lnTo>
                                <a:lnTo>
                                  <a:pt x="2633" y="15"/>
                                </a:lnTo>
                                <a:lnTo>
                                  <a:pt x="2678" y="15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54" y="0"/>
                                </a:moveTo>
                                <a:lnTo>
                                  <a:pt x="2709" y="0"/>
                                </a:lnTo>
                                <a:lnTo>
                                  <a:pt x="2709" y="15"/>
                                </a:lnTo>
                                <a:lnTo>
                                  <a:pt x="2754" y="15"/>
                                </a:lnTo>
                                <a:lnTo>
                                  <a:pt x="2754" y="0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84" y="0"/>
                                </a:lnTo>
                                <a:lnTo>
                                  <a:pt x="2784" y="15"/>
                                </a:lnTo>
                                <a:lnTo>
                                  <a:pt x="2829" y="15"/>
                                </a:lnTo>
                                <a:lnTo>
                                  <a:pt x="2829" y="0"/>
                                </a:lnTo>
                                <a:close/>
                                <a:moveTo>
                                  <a:pt x="2904" y="0"/>
                                </a:moveTo>
                                <a:lnTo>
                                  <a:pt x="2859" y="0"/>
                                </a:lnTo>
                                <a:lnTo>
                                  <a:pt x="2859" y="15"/>
                                </a:lnTo>
                                <a:lnTo>
                                  <a:pt x="2904" y="15"/>
                                </a:lnTo>
                                <a:lnTo>
                                  <a:pt x="2904" y="0"/>
                                </a:lnTo>
                                <a:close/>
                                <a:moveTo>
                                  <a:pt x="2979" y="0"/>
                                </a:moveTo>
                                <a:lnTo>
                                  <a:pt x="2934" y="0"/>
                                </a:lnTo>
                                <a:lnTo>
                                  <a:pt x="2934" y="15"/>
                                </a:lnTo>
                                <a:lnTo>
                                  <a:pt x="2979" y="15"/>
                                </a:lnTo>
                                <a:lnTo>
                                  <a:pt x="2979" y="0"/>
                                </a:lnTo>
                                <a:close/>
                                <a:moveTo>
                                  <a:pt x="3055" y="0"/>
                                </a:moveTo>
                                <a:lnTo>
                                  <a:pt x="3010" y="0"/>
                                </a:lnTo>
                                <a:lnTo>
                                  <a:pt x="3010" y="15"/>
                                </a:lnTo>
                                <a:lnTo>
                                  <a:pt x="3055" y="15"/>
                                </a:lnTo>
                                <a:lnTo>
                                  <a:pt x="3055" y="0"/>
                                </a:lnTo>
                                <a:close/>
                                <a:moveTo>
                                  <a:pt x="3130" y="0"/>
                                </a:moveTo>
                                <a:lnTo>
                                  <a:pt x="3085" y="0"/>
                                </a:lnTo>
                                <a:lnTo>
                                  <a:pt x="3085" y="15"/>
                                </a:lnTo>
                                <a:lnTo>
                                  <a:pt x="3130" y="15"/>
                                </a:lnTo>
                                <a:lnTo>
                                  <a:pt x="3130" y="0"/>
                                </a:lnTo>
                                <a:close/>
                                <a:moveTo>
                                  <a:pt x="3205" y="0"/>
                                </a:moveTo>
                                <a:lnTo>
                                  <a:pt x="3160" y="0"/>
                                </a:lnTo>
                                <a:lnTo>
                                  <a:pt x="3160" y="15"/>
                                </a:lnTo>
                                <a:lnTo>
                                  <a:pt x="3205" y="15"/>
                                </a:lnTo>
                                <a:lnTo>
                                  <a:pt x="3205" y="0"/>
                                </a:lnTo>
                                <a:close/>
                                <a:moveTo>
                                  <a:pt x="3280" y="0"/>
                                </a:moveTo>
                                <a:lnTo>
                                  <a:pt x="3235" y="0"/>
                                </a:lnTo>
                                <a:lnTo>
                                  <a:pt x="3235" y="15"/>
                                </a:lnTo>
                                <a:lnTo>
                                  <a:pt x="3280" y="15"/>
                                </a:lnTo>
                                <a:lnTo>
                                  <a:pt x="3280" y="0"/>
                                </a:lnTo>
                                <a:close/>
                                <a:moveTo>
                                  <a:pt x="3356" y="0"/>
                                </a:moveTo>
                                <a:lnTo>
                                  <a:pt x="3311" y="0"/>
                                </a:lnTo>
                                <a:lnTo>
                                  <a:pt x="3311" y="15"/>
                                </a:lnTo>
                                <a:lnTo>
                                  <a:pt x="3356" y="15"/>
                                </a:lnTo>
                                <a:lnTo>
                                  <a:pt x="3356" y="0"/>
                                </a:lnTo>
                                <a:close/>
                                <a:moveTo>
                                  <a:pt x="3431" y="0"/>
                                </a:moveTo>
                                <a:lnTo>
                                  <a:pt x="3386" y="0"/>
                                </a:lnTo>
                                <a:lnTo>
                                  <a:pt x="3386" y="15"/>
                                </a:lnTo>
                                <a:lnTo>
                                  <a:pt x="3431" y="15"/>
                                </a:lnTo>
                                <a:lnTo>
                                  <a:pt x="3431" y="0"/>
                                </a:lnTo>
                                <a:close/>
                                <a:moveTo>
                                  <a:pt x="3506" y="0"/>
                                </a:moveTo>
                                <a:lnTo>
                                  <a:pt x="3461" y="0"/>
                                </a:lnTo>
                                <a:lnTo>
                                  <a:pt x="3461" y="15"/>
                                </a:lnTo>
                                <a:lnTo>
                                  <a:pt x="3506" y="15"/>
                                </a:lnTo>
                                <a:lnTo>
                                  <a:pt x="3506" y="0"/>
                                </a:lnTo>
                                <a:close/>
                                <a:moveTo>
                                  <a:pt x="3581" y="0"/>
                                </a:moveTo>
                                <a:lnTo>
                                  <a:pt x="3536" y="0"/>
                                </a:lnTo>
                                <a:lnTo>
                                  <a:pt x="3536" y="15"/>
                                </a:lnTo>
                                <a:lnTo>
                                  <a:pt x="3581" y="15"/>
                                </a:lnTo>
                                <a:lnTo>
                                  <a:pt x="3581" y="0"/>
                                </a:lnTo>
                                <a:close/>
                                <a:moveTo>
                                  <a:pt x="3657" y="0"/>
                                </a:moveTo>
                                <a:lnTo>
                                  <a:pt x="3612" y="0"/>
                                </a:lnTo>
                                <a:lnTo>
                                  <a:pt x="3612" y="15"/>
                                </a:lnTo>
                                <a:lnTo>
                                  <a:pt x="3657" y="15"/>
                                </a:lnTo>
                                <a:lnTo>
                                  <a:pt x="3657" y="0"/>
                                </a:lnTo>
                                <a:close/>
                                <a:moveTo>
                                  <a:pt x="3732" y="0"/>
                                </a:moveTo>
                                <a:lnTo>
                                  <a:pt x="3687" y="0"/>
                                </a:lnTo>
                                <a:lnTo>
                                  <a:pt x="3687" y="15"/>
                                </a:lnTo>
                                <a:lnTo>
                                  <a:pt x="3732" y="15"/>
                                </a:lnTo>
                                <a:lnTo>
                                  <a:pt x="3732" y="0"/>
                                </a:lnTo>
                                <a:close/>
                                <a:moveTo>
                                  <a:pt x="3807" y="0"/>
                                </a:moveTo>
                                <a:lnTo>
                                  <a:pt x="3762" y="0"/>
                                </a:lnTo>
                                <a:lnTo>
                                  <a:pt x="3762" y="15"/>
                                </a:lnTo>
                                <a:lnTo>
                                  <a:pt x="3807" y="15"/>
                                </a:lnTo>
                                <a:lnTo>
                                  <a:pt x="3807" y="0"/>
                                </a:lnTo>
                                <a:close/>
                                <a:moveTo>
                                  <a:pt x="3882" y="0"/>
                                </a:moveTo>
                                <a:lnTo>
                                  <a:pt x="3837" y="0"/>
                                </a:lnTo>
                                <a:lnTo>
                                  <a:pt x="3837" y="15"/>
                                </a:lnTo>
                                <a:lnTo>
                                  <a:pt x="3882" y="15"/>
                                </a:lnTo>
                                <a:lnTo>
                                  <a:pt x="3882" y="0"/>
                                </a:lnTo>
                                <a:close/>
                                <a:moveTo>
                                  <a:pt x="3958" y="0"/>
                                </a:moveTo>
                                <a:lnTo>
                                  <a:pt x="3913" y="0"/>
                                </a:lnTo>
                                <a:lnTo>
                                  <a:pt x="3913" y="15"/>
                                </a:lnTo>
                                <a:lnTo>
                                  <a:pt x="3958" y="15"/>
                                </a:lnTo>
                                <a:lnTo>
                                  <a:pt x="3958" y="0"/>
                                </a:lnTo>
                                <a:close/>
                                <a:moveTo>
                                  <a:pt x="4033" y="0"/>
                                </a:moveTo>
                                <a:lnTo>
                                  <a:pt x="3988" y="0"/>
                                </a:lnTo>
                                <a:lnTo>
                                  <a:pt x="3988" y="15"/>
                                </a:lnTo>
                                <a:lnTo>
                                  <a:pt x="4033" y="15"/>
                                </a:lnTo>
                                <a:lnTo>
                                  <a:pt x="4033" y="0"/>
                                </a:lnTo>
                                <a:close/>
                                <a:moveTo>
                                  <a:pt x="4108" y="0"/>
                                </a:moveTo>
                                <a:lnTo>
                                  <a:pt x="4063" y="0"/>
                                </a:lnTo>
                                <a:lnTo>
                                  <a:pt x="4063" y="15"/>
                                </a:lnTo>
                                <a:lnTo>
                                  <a:pt x="4108" y="15"/>
                                </a:lnTo>
                                <a:lnTo>
                                  <a:pt x="4108" y="0"/>
                                </a:lnTo>
                                <a:close/>
                                <a:moveTo>
                                  <a:pt x="4183" y="0"/>
                                </a:moveTo>
                                <a:lnTo>
                                  <a:pt x="4138" y="0"/>
                                </a:lnTo>
                                <a:lnTo>
                                  <a:pt x="4138" y="15"/>
                                </a:lnTo>
                                <a:lnTo>
                                  <a:pt x="4183" y="15"/>
                                </a:lnTo>
                                <a:lnTo>
                                  <a:pt x="4183" y="0"/>
                                </a:lnTo>
                                <a:close/>
                                <a:moveTo>
                                  <a:pt x="4259" y="0"/>
                                </a:moveTo>
                                <a:lnTo>
                                  <a:pt x="4214" y="0"/>
                                </a:lnTo>
                                <a:lnTo>
                                  <a:pt x="4214" y="15"/>
                                </a:lnTo>
                                <a:lnTo>
                                  <a:pt x="4259" y="15"/>
                                </a:lnTo>
                                <a:lnTo>
                                  <a:pt x="4259" y="0"/>
                                </a:lnTo>
                                <a:close/>
                                <a:moveTo>
                                  <a:pt x="4334" y="0"/>
                                </a:moveTo>
                                <a:lnTo>
                                  <a:pt x="4289" y="0"/>
                                </a:lnTo>
                                <a:lnTo>
                                  <a:pt x="4289" y="15"/>
                                </a:lnTo>
                                <a:lnTo>
                                  <a:pt x="4334" y="15"/>
                                </a:lnTo>
                                <a:lnTo>
                                  <a:pt x="4334" y="0"/>
                                </a:lnTo>
                                <a:close/>
                                <a:moveTo>
                                  <a:pt x="4409" y="0"/>
                                </a:moveTo>
                                <a:lnTo>
                                  <a:pt x="4364" y="0"/>
                                </a:lnTo>
                                <a:lnTo>
                                  <a:pt x="4364" y="15"/>
                                </a:lnTo>
                                <a:lnTo>
                                  <a:pt x="4409" y="15"/>
                                </a:lnTo>
                                <a:lnTo>
                                  <a:pt x="4409" y="0"/>
                                </a:lnTo>
                                <a:close/>
                                <a:moveTo>
                                  <a:pt x="4484" y="0"/>
                                </a:moveTo>
                                <a:lnTo>
                                  <a:pt x="4439" y="0"/>
                                </a:lnTo>
                                <a:lnTo>
                                  <a:pt x="4439" y="15"/>
                                </a:lnTo>
                                <a:lnTo>
                                  <a:pt x="4484" y="15"/>
                                </a:lnTo>
                                <a:lnTo>
                                  <a:pt x="4484" y="0"/>
                                </a:lnTo>
                                <a:close/>
                                <a:moveTo>
                                  <a:pt x="4560" y="0"/>
                                </a:moveTo>
                                <a:lnTo>
                                  <a:pt x="4515" y="0"/>
                                </a:lnTo>
                                <a:lnTo>
                                  <a:pt x="4515" y="15"/>
                                </a:lnTo>
                                <a:lnTo>
                                  <a:pt x="4560" y="15"/>
                                </a:lnTo>
                                <a:lnTo>
                                  <a:pt x="4560" y="0"/>
                                </a:lnTo>
                                <a:close/>
                                <a:moveTo>
                                  <a:pt x="4635" y="0"/>
                                </a:moveTo>
                                <a:lnTo>
                                  <a:pt x="4590" y="0"/>
                                </a:lnTo>
                                <a:lnTo>
                                  <a:pt x="4590" y="15"/>
                                </a:lnTo>
                                <a:lnTo>
                                  <a:pt x="4635" y="15"/>
                                </a:lnTo>
                                <a:lnTo>
                                  <a:pt x="4635" y="0"/>
                                </a:lnTo>
                                <a:close/>
                                <a:moveTo>
                                  <a:pt x="4710" y="0"/>
                                </a:moveTo>
                                <a:lnTo>
                                  <a:pt x="4665" y="0"/>
                                </a:lnTo>
                                <a:lnTo>
                                  <a:pt x="4665" y="15"/>
                                </a:lnTo>
                                <a:lnTo>
                                  <a:pt x="4710" y="15"/>
                                </a:lnTo>
                                <a:lnTo>
                                  <a:pt x="4710" y="0"/>
                                </a:lnTo>
                                <a:close/>
                                <a:moveTo>
                                  <a:pt x="4785" y="0"/>
                                </a:moveTo>
                                <a:lnTo>
                                  <a:pt x="4740" y="0"/>
                                </a:lnTo>
                                <a:lnTo>
                                  <a:pt x="4740" y="15"/>
                                </a:lnTo>
                                <a:lnTo>
                                  <a:pt x="4785" y="15"/>
                                </a:lnTo>
                                <a:lnTo>
                                  <a:pt x="4785" y="0"/>
                                </a:lnTo>
                                <a:close/>
                                <a:moveTo>
                                  <a:pt x="4860" y="0"/>
                                </a:moveTo>
                                <a:lnTo>
                                  <a:pt x="4815" y="0"/>
                                </a:lnTo>
                                <a:lnTo>
                                  <a:pt x="4815" y="15"/>
                                </a:lnTo>
                                <a:lnTo>
                                  <a:pt x="4860" y="15"/>
                                </a:lnTo>
                                <a:lnTo>
                                  <a:pt x="4860" y="0"/>
                                </a:lnTo>
                                <a:close/>
                                <a:moveTo>
                                  <a:pt x="4936" y="0"/>
                                </a:moveTo>
                                <a:lnTo>
                                  <a:pt x="4891" y="0"/>
                                </a:lnTo>
                                <a:lnTo>
                                  <a:pt x="4891" y="15"/>
                                </a:lnTo>
                                <a:lnTo>
                                  <a:pt x="4936" y="15"/>
                                </a:lnTo>
                                <a:lnTo>
                                  <a:pt x="4936" y="0"/>
                                </a:lnTo>
                                <a:close/>
                                <a:moveTo>
                                  <a:pt x="5011" y="0"/>
                                </a:moveTo>
                                <a:lnTo>
                                  <a:pt x="4966" y="0"/>
                                </a:lnTo>
                                <a:lnTo>
                                  <a:pt x="4966" y="15"/>
                                </a:lnTo>
                                <a:lnTo>
                                  <a:pt x="5011" y="15"/>
                                </a:lnTo>
                                <a:lnTo>
                                  <a:pt x="5011" y="0"/>
                                </a:lnTo>
                                <a:close/>
                                <a:moveTo>
                                  <a:pt x="5086" y="0"/>
                                </a:moveTo>
                                <a:lnTo>
                                  <a:pt x="5041" y="0"/>
                                </a:lnTo>
                                <a:lnTo>
                                  <a:pt x="5041" y="15"/>
                                </a:lnTo>
                                <a:lnTo>
                                  <a:pt x="5086" y="15"/>
                                </a:lnTo>
                                <a:lnTo>
                                  <a:pt x="5086" y="0"/>
                                </a:lnTo>
                                <a:close/>
                                <a:moveTo>
                                  <a:pt x="5161" y="0"/>
                                </a:moveTo>
                                <a:lnTo>
                                  <a:pt x="5116" y="0"/>
                                </a:lnTo>
                                <a:lnTo>
                                  <a:pt x="5116" y="15"/>
                                </a:lnTo>
                                <a:lnTo>
                                  <a:pt x="5161" y="15"/>
                                </a:lnTo>
                                <a:lnTo>
                                  <a:pt x="5161" y="0"/>
                                </a:lnTo>
                                <a:close/>
                                <a:moveTo>
                                  <a:pt x="5237" y="0"/>
                                </a:moveTo>
                                <a:lnTo>
                                  <a:pt x="5192" y="0"/>
                                </a:lnTo>
                                <a:lnTo>
                                  <a:pt x="5192" y="15"/>
                                </a:lnTo>
                                <a:lnTo>
                                  <a:pt x="5237" y="15"/>
                                </a:lnTo>
                                <a:lnTo>
                                  <a:pt x="5237" y="0"/>
                                </a:lnTo>
                                <a:close/>
                                <a:moveTo>
                                  <a:pt x="5312" y="0"/>
                                </a:moveTo>
                                <a:lnTo>
                                  <a:pt x="5267" y="0"/>
                                </a:lnTo>
                                <a:lnTo>
                                  <a:pt x="5267" y="15"/>
                                </a:lnTo>
                                <a:lnTo>
                                  <a:pt x="5312" y="15"/>
                                </a:lnTo>
                                <a:lnTo>
                                  <a:pt x="5312" y="0"/>
                                </a:lnTo>
                                <a:close/>
                                <a:moveTo>
                                  <a:pt x="5387" y="0"/>
                                </a:moveTo>
                                <a:lnTo>
                                  <a:pt x="5342" y="0"/>
                                </a:lnTo>
                                <a:lnTo>
                                  <a:pt x="5342" y="15"/>
                                </a:lnTo>
                                <a:lnTo>
                                  <a:pt x="5387" y="15"/>
                                </a:lnTo>
                                <a:lnTo>
                                  <a:pt x="5387" y="0"/>
                                </a:lnTo>
                                <a:close/>
                                <a:moveTo>
                                  <a:pt x="5462" y="0"/>
                                </a:moveTo>
                                <a:lnTo>
                                  <a:pt x="5417" y="0"/>
                                </a:lnTo>
                                <a:lnTo>
                                  <a:pt x="5417" y="15"/>
                                </a:lnTo>
                                <a:lnTo>
                                  <a:pt x="5462" y="15"/>
                                </a:lnTo>
                                <a:lnTo>
                                  <a:pt x="5462" y="0"/>
                                </a:lnTo>
                                <a:close/>
                                <a:moveTo>
                                  <a:pt x="5538" y="0"/>
                                </a:moveTo>
                                <a:lnTo>
                                  <a:pt x="5493" y="0"/>
                                </a:lnTo>
                                <a:lnTo>
                                  <a:pt x="5493" y="15"/>
                                </a:lnTo>
                                <a:lnTo>
                                  <a:pt x="5538" y="15"/>
                                </a:lnTo>
                                <a:lnTo>
                                  <a:pt x="5538" y="0"/>
                                </a:lnTo>
                                <a:close/>
                                <a:moveTo>
                                  <a:pt x="5613" y="0"/>
                                </a:moveTo>
                                <a:lnTo>
                                  <a:pt x="5568" y="0"/>
                                </a:lnTo>
                                <a:lnTo>
                                  <a:pt x="5568" y="15"/>
                                </a:lnTo>
                                <a:lnTo>
                                  <a:pt x="5613" y="15"/>
                                </a:lnTo>
                                <a:lnTo>
                                  <a:pt x="5613" y="0"/>
                                </a:lnTo>
                                <a:close/>
                                <a:moveTo>
                                  <a:pt x="5688" y="0"/>
                                </a:moveTo>
                                <a:lnTo>
                                  <a:pt x="5643" y="0"/>
                                </a:lnTo>
                                <a:lnTo>
                                  <a:pt x="5643" y="15"/>
                                </a:lnTo>
                                <a:lnTo>
                                  <a:pt x="5688" y="15"/>
                                </a:lnTo>
                                <a:lnTo>
                                  <a:pt x="5688" y="0"/>
                                </a:lnTo>
                                <a:close/>
                                <a:moveTo>
                                  <a:pt x="5763" y="0"/>
                                </a:moveTo>
                                <a:lnTo>
                                  <a:pt x="5718" y="0"/>
                                </a:lnTo>
                                <a:lnTo>
                                  <a:pt x="5718" y="15"/>
                                </a:lnTo>
                                <a:lnTo>
                                  <a:pt x="5763" y="15"/>
                                </a:lnTo>
                                <a:lnTo>
                                  <a:pt x="5763" y="0"/>
                                </a:lnTo>
                                <a:close/>
                                <a:moveTo>
                                  <a:pt x="5839" y="0"/>
                                </a:moveTo>
                                <a:lnTo>
                                  <a:pt x="5794" y="0"/>
                                </a:lnTo>
                                <a:lnTo>
                                  <a:pt x="5794" y="15"/>
                                </a:lnTo>
                                <a:lnTo>
                                  <a:pt x="5839" y="15"/>
                                </a:lnTo>
                                <a:lnTo>
                                  <a:pt x="5839" y="0"/>
                                </a:lnTo>
                                <a:close/>
                                <a:moveTo>
                                  <a:pt x="5914" y="0"/>
                                </a:moveTo>
                                <a:lnTo>
                                  <a:pt x="5869" y="0"/>
                                </a:lnTo>
                                <a:lnTo>
                                  <a:pt x="5869" y="15"/>
                                </a:lnTo>
                                <a:lnTo>
                                  <a:pt x="5914" y="15"/>
                                </a:lnTo>
                                <a:lnTo>
                                  <a:pt x="5914" y="0"/>
                                </a:lnTo>
                                <a:close/>
                                <a:moveTo>
                                  <a:pt x="5989" y="0"/>
                                </a:moveTo>
                                <a:lnTo>
                                  <a:pt x="5944" y="0"/>
                                </a:lnTo>
                                <a:lnTo>
                                  <a:pt x="5944" y="15"/>
                                </a:lnTo>
                                <a:lnTo>
                                  <a:pt x="5989" y="15"/>
                                </a:lnTo>
                                <a:lnTo>
                                  <a:pt x="5989" y="0"/>
                                </a:lnTo>
                                <a:close/>
                                <a:moveTo>
                                  <a:pt x="6064" y="0"/>
                                </a:moveTo>
                                <a:lnTo>
                                  <a:pt x="6019" y="0"/>
                                </a:lnTo>
                                <a:lnTo>
                                  <a:pt x="6019" y="15"/>
                                </a:lnTo>
                                <a:lnTo>
                                  <a:pt x="6064" y="15"/>
                                </a:lnTo>
                                <a:lnTo>
                                  <a:pt x="6064" y="0"/>
                                </a:lnTo>
                                <a:close/>
                                <a:moveTo>
                                  <a:pt x="6140" y="0"/>
                                </a:moveTo>
                                <a:lnTo>
                                  <a:pt x="6095" y="0"/>
                                </a:lnTo>
                                <a:lnTo>
                                  <a:pt x="6095" y="15"/>
                                </a:lnTo>
                                <a:lnTo>
                                  <a:pt x="6140" y="15"/>
                                </a:lnTo>
                                <a:lnTo>
                                  <a:pt x="6140" y="0"/>
                                </a:lnTo>
                                <a:close/>
                                <a:moveTo>
                                  <a:pt x="6215" y="0"/>
                                </a:moveTo>
                                <a:lnTo>
                                  <a:pt x="6170" y="0"/>
                                </a:lnTo>
                                <a:lnTo>
                                  <a:pt x="6170" y="15"/>
                                </a:lnTo>
                                <a:lnTo>
                                  <a:pt x="6215" y="15"/>
                                </a:lnTo>
                                <a:lnTo>
                                  <a:pt x="6215" y="0"/>
                                </a:lnTo>
                                <a:close/>
                                <a:moveTo>
                                  <a:pt x="6290" y="0"/>
                                </a:moveTo>
                                <a:lnTo>
                                  <a:pt x="6245" y="0"/>
                                </a:lnTo>
                                <a:lnTo>
                                  <a:pt x="6245" y="15"/>
                                </a:lnTo>
                                <a:lnTo>
                                  <a:pt x="6290" y="15"/>
                                </a:lnTo>
                                <a:lnTo>
                                  <a:pt x="6290" y="0"/>
                                </a:lnTo>
                                <a:close/>
                                <a:moveTo>
                                  <a:pt x="6365" y="0"/>
                                </a:moveTo>
                                <a:lnTo>
                                  <a:pt x="6320" y="0"/>
                                </a:lnTo>
                                <a:lnTo>
                                  <a:pt x="6320" y="15"/>
                                </a:lnTo>
                                <a:lnTo>
                                  <a:pt x="6365" y="15"/>
                                </a:lnTo>
                                <a:lnTo>
                                  <a:pt x="6365" y="0"/>
                                </a:lnTo>
                                <a:close/>
                                <a:moveTo>
                                  <a:pt x="6441" y="0"/>
                                </a:moveTo>
                                <a:lnTo>
                                  <a:pt x="6396" y="0"/>
                                </a:lnTo>
                                <a:lnTo>
                                  <a:pt x="6396" y="15"/>
                                </a:lnTo>
                                <a:lnTo>
                                  <a:pt x="6441" y="15"/>
                                </a:lnTo>
                                <a:lnTo>
                                  <a:pt x="6441" y="0"/>
                                </a:lnTo>
                                <a:close/>
                                <a:moveTo>
                                  <a:pt x="6516" y="0"/>
                                </a:moveTo>
                                <a:lnTo>
                                  <a:pt x="6471" y="0"/>
                                </a:lnTo>
                                <a:lnTo>
                                  <a:pt x="6471" y="15"/>
                                </a:lnTo>
                                <a:lnTo>
                                  <a:pt x="6516" y="15"/>
                                </a:lnTo>
                                <a:lnTo>
                                  <a:pt x="6516" y="0"/>
                                </a:lnTo>
                                <a:close/>
                                <a:moveTo>
                                  <a:pt x="6591" y="0"/>
                                </a:moveTo>
                                <a:lnTo>
                                  <a:pt x="6546" y="0"/>
                                </a:lnTo>
                                <a:lnTo>
                                  <a:pt x="6546" y="15"/>
                                </a:lnTo>
                                <a:lnTo>
                                  <a:pt x="6591" y="15"/>
                                </a:lnTo>
                                <a:lnTo>
                                  <a:pt x="6591" y="0"/>
                                </a:lnTo>
                                <a:close/>
                                <a:moveTo>
                                  <a:pt x="6666" y="0"/>
                                </a:moveTo>
                                <a:lnTo>
                                  <a:pt x="6621" y="0"/>
                                </a:lnTo>
                                <a:lnTo>
                                  <a:pt x="6621" y="15"/>
                                </a:lnTo>
                                <a:lnTo>
                                  <a:pt x="6666" y="15"/>
                                </a:lnTo>
                                <a:lnTo>
                                  <a:pt x="6666" y="0"/>
                                </a:lnTo>
                                <a:close/>
                                <a:moveTo>
                                  <a:pt x="6742" y="0"/>
                                </a:moveTo>
                                <a:lnTo>
                                  <a:pt x="6697" y="0"/>
                                </a:lnTo>
                                <a:lnTo>
                                  <a:pt x="6697" y="15"/>
                                </a:lnTo>
                                <a:lnTo>
                                  <a:pt x="6742" y="15"/>
                                </a:lnTo>
                                <a:lnTo>
                                  <a:pt x="6742" y="0"/>
                                </a:lnTo>
                                <a:close/>
                                <a:moveTo>
                                  <a:pt x="6817" y="0"/>
                                </a:moveTo>
                                <a:lnTo>
                                  <a:pt x="6772" y="0"/>
                                </a:lnTo>
                                <a:lnTo>
                                  <a:pt x="6772" y="15"/>
                                </a:lnTo>
                                <a:lnTo>
                                  <a:pt x="6817" y="15"/>
                                </a:lnTo>
                                <a:lnTo>
                                  <a:pt x="6817" y="0"/>
                                </a:lnTo>
                                <a:close/>
                                <a:moveTo>
                                  <a:pt x="6892" y="0"/>
                                </a:moveTo>
                                <a:lnTo>
                                  <a:pt x="6847" y="0"/>
                                </a:lnTo>
                                <a:lnTo>
                                  <a:pt x="6847" y="15"/>
                                </a:lnTo>
                                <a:lnTo>
                                  <a:pt x="6892" y="15"/>
                                </a:lnTo>
                                <a:lnTo>
                                  <a:pt x="6892" y="0"/>
                                </a:lnTo>
                                <a:close/>
                                <a:moveTo>
                                  <a:pt x="6967" y="0"/>
                                </a:moveTo>
                                <a:lnTo>
                                  <a:pt x="6922" y="0"/>
                                </a:lnTo>
                                <a:lnTo>
                                  <a:pt x="6922" y="15"/>
                                </a:lnTo>
                                <a:lnTo>
                                  <a:pt x="6967" y="15"/>
                                </a:lnTo>
                                <a:lnTo>
                                  <a:pt x="6967" y="0"/>
                                </a:lnTo>
                                <a:close/>
                                <a:moveTo>
                                  <a:pt x="7042" y="0"/>
                                </a:moveTo>
                                <a:lnTo>
                                  <a:pt x="6997" y="0"/>
                                </a:lnTo>
                                <a:lnTo>
                                  <a:pt x="6997" y="15"/>
                                </a:lnTo>
                                <a:lnTo>
                                  <a:pt x="7042" y="15"/>
                                </a:lnTo>
                                <a:lnTo>
                                  <a:pt x="7042" y="0"/>
                                </a:lnTo>
                                <a:close/>
                                <a:moveTo>
                                  <a:pt x="7118" y="0"/>
                                </a:moveTo>
                                <a:lnTo>
                                  <a:pt x="7073" y="0"/>
                                </a:lnTo>
                                <a:lnTo>
                                  <a:pt x="7073" y="15"/>
                                </a:lnTo>
                                <a:lnTo>
                                  <a:pt x="7118" y="15"/>
                                </a:lnTo>
                                <a:lnTo>
                                  <a:pt x="7118" y="0"/>
                                </a:lnTo>
                                <a:close/>
                                <a:moveTo>
                                  <a:pt x="7193" y="0"/>
                                </a:moveTo>
                                <a:lnTo>
                                  <a:pt x="7148" y="0"/>
                                </a:lnTo>
                                <a:lnTo>
                                  <a:pt x="7148" y="15"/>
                                </a:lnTo>
                                <a:lnTo>
                                  <a:pt x="7193" y="15"/>
                                </a:lnTo>
                                <a:lnTo>
                                  <a:pt x="7193" y="0"/>
                                </a:lnTo>
                                <a:close/>
                                <a:moveTo>
                                  <a:pt x="7268" y="0"/>
                                </a:moveTo>
                                <a:lnTo>
                                  <a:pt x="7223" y="0"/>
                                </a:lnTo>
                                <a:lnTo>
                                  <a:pt x="7223" y="15"/>
                                </a:lnTo>
                                <a:lnTo>
                                  <a:pt x="7268" y="15"/>
                                </a:lnTo>
                                <a:lnTo>
                                  <a:pt x="7268" y="0"/>
                                </a:lnTo>
                                <a:close/>
                                <a:moveTo>
                                  <a:pt x="7343" y="0"/>
                                </a:moveTo>
                                <a:lnTo>
                                  <a:pt x="7298" y="0"/>
                                </a:lnTo>
                                <a:lnTo>
                                  <a:pt x="7298" y="15"/>
                                </a:lnTo>
                                <a:lnTo>
                                  <a:pt x="7343" y="15"/>
                                </a:lnTo>
                                <a:lnTo>
                                  <a:pt x="7343" y="0"/>
                                </a:lnTo>
                                <a:close/>
                                <a:moveTo>
                                  <a:pt x="7419" y="0"/>
                                </a:moveTo>
                                <a:lnTo>
                                  <a:pt x="7374" y="0"/>
                                </a:lnTo>
                                <a:lnTo>
                                  <a:pt x="7374" y="15"/>
                                </a:lnTo>
                                <a:lnTo>
                                  <a:pt x="7419" y="15"/>
                                </a:lnTo>
                                <a:lnTo>
                                  <a:pt x="7419" y="0"/>
                                </a:lnTo>
                                <a:close/>
                                <a:moveTo>
                                  <a:pt x="7494" y="0"/>
                                </a:moveTo>
                                <a:lnTo>
                                  <a:pt x="7449" y="0"/>
                                </a:lnTo>
                                <a:lnTo>
                                  <a:pt x="7449" y="15"/>
                                </a:lnTo>
                                <a:lnTo>
                                  <a:pt x="7494" y="15"/>
                                </a:lnTo>
                                <a:lnTo>
                                  <a:pt x="7494" y="0"/>
                                </a:lnTo>
                                <a:close/>
                                <a:moveTo>
                                  <a:pt x="7569" y="0"/>
                                </a:moveTo>
                                <a:lnTo>
                                  <a:pt x="7524" y="0"/>
                                </a:lnTo>
                                <a:lnTo>
                                  <a:pt x="7524" y="15"/>
                                </a:lnTo>
                                <a:lnTo>
                                  <a:pt x="7569" y="15"/>
                                </a:lnTo>
                                <a:lnTo>
                                  <a:pt x="7569" y="0"/>
                                </a:lnTo>
                                <a:close/>
                                <a:moveTo>
                                  <a:pt x="7644" y="0"/>
                                </a:moveTo>
                                <a:lnTo>
                                  <a:pt x="7599" y="0"/>
                                </a:lnTo>
                                <a:lnTo>
                                  <a:pt x="7599" y="15"/>
                                </a:lnTo>
                                <a:lnTo>
                                  <a:pt x="7644" y="15"/>
                                </a:lnTo>
                                <a:lnTo>
                                  <a:pt x="7644" y="0"/>
                                </a:lnTo>
                                <a:close/>
                                <a:moveTo>
                                  <a:pt x="7720" y="0"/>
                                </a:moveTo>
                                <a:lnTo>
                                  <a:pt x="7675" y="0"/>
                                </a:lnTo>
                                <a:lnTo>
                                  <a:pt x="7675" y="15"/>
                                </a:lnTo>
                                <a:lnTo>
                                  <a:pt x="7720" y="15"/>
                                </a:lnTo>
                                <a:lnTo>
                                  <a:pt x="7720" y="0"/>
                                </a:lnTo>
                                <a:close/>
                                <a:moveTo>
                                  <a:pt x="7795" y="0"/>
                                </a:moveTo>
                                <a:lnTo>
                                  <a:pt x="7750" y="0"/>
                                </a:lnTo>
                                <a:lnTo>
                                  <a:pt x="7750" y="15"/>
                                </a:lnTo>
                                <a:lnTo>
                                  <a:pt x="7795" y="15"/>
                                </a:lnTo>
                                <a:lnTo>
                                  <a:pt x="7795" y="0"/>
                                </a:lnTo>
                                <a:close/>
                                <a:moveTo>
                                  <a:pt x="7870" y="0"/>
                                </a:moveTo>
                                <a:lnTo>
                                  <a:pt x="7825" y="0"/>
                                </a:lnTo>
                                <a:lnTo>
                                  <a:pt x="7825" y="15"/>
                                </a:lnTo>
                                <a:lnTo>
                                  <a:pt x="7870" y="15"/>
                                </a:lnTo>
                                <a:lnTo>
                                  <a:pt x="7870" y="0"/>
                                </a:lnTo>
                                <a:close/>
                                <a:moveTo>
                                  <a:pt x="7945" y="0"/>
                                </a:moveTo>
                                <a:lnTo>
                                  <a:pt x="7900" y="0"/>
                                </a:lnTo>
                                <a:lnTo>
                                  <a:pt x="7900" y="15"/>
                                </a:lnTo>
                                <a:lnTo>
                                  <a:pt x="7945" y="15"/>
                                </a:lnTo>
                                <a:lnTo>
                                  <a:pt x="7945" y="0"/>
                                </a:lnTo>
                                <a:close/>
                                <a:moveTo>
                                  <a:pt x="8021" y="0"/>
                                </a:moveTo>
                                <a:lnTo>
                                  <a:pt x="7976" y="0"/>
                                </a:lnTo>
                                <a:lnTo>
                                  <a:pt x="7976" y="15"/>
                                </a:lnTo>
                                <a:lnTo>
                                  <a:pt x="8021" y="15"/>
                                </a:lnTo>
                                <a:lnTo>
                                  <a:pt x="8021" y="0"/>
                                </a:lnTo>
                                <a:close/>
                                <a:moveTo>
                                  <a:pt x="8096" y="0"/>
                                </a:moveTo>
                                <a:lnTo>
                                  <a:pt x="8051" y="0"/>
                                </a:lnTo>
                                <a:lnTo>
                                  <a:pt x="8051" y="15"/>
                                </a:lnTo>
                                <a:lnTo>
                                  <a:pt x="8096" y="15"/>
                                </a:lnTo>
                                <a:lnTo>
                                  <a:pt x="8096" y="0"/>
                                </a:lnTo>
                                <a:close/>
                                <a:moveTo>
                                  <a:pt x="8171" y="0"/>
                                </a:moveTo>
                                <a:lnTo>
                                  <a:pt x="8126" y="0"/>
                                </a:lnTo>
                                <a:lnTo>
                                  <a:pt x="8126" y="15"/>
                                </a:lnTo>
                                <a:lnTo>
                                  <a:pt x="8171" y="15"/>
                                </a:lnTo>
                                <a:lnTo>
                                  <a:pt x="8171" y="0"/>
                                </a:lnTo>
                                <a:close/>
                                <a:moveTo>
                                  <a:pt x="8246" y="0"/>
                                </a:moveTo>
                                <a:lnTo>
                                  <a:pt x="8201" y="0"/>
                                </a:lnTo>
                                <a:lnTo>
                                  <a:pt x="8201" y="15"/>
                                </a:lnTo>
                                <a:lnTo>
                                  <a:pt x="8246" y="15"/>
                                </a:lnTo>
                                <a:lnTo>
                                  <a:pt x="8246" y="0"/>
                                </a:lnTo>
                                <a:close/>
                                <a:moveTo>
                                  <a:pt x="8322" y="0"/>
                                </a:moveTo>
                                <a:lnTo>
                                  <a:pt x="8277" y="0"/>
                                </a:lnTo>
                                <a:lnTo>
                                  <a:pt x="8277" y="15"/>
                                </a:lnTo>
                                <a:lnTo>
                                  <a:pt x="8322" y="15"/>
                                </a:lnTo>
                                <a:lnTo>
                                  <a:pt x="8322" y="0"/>
                                </a:lnTo>
                                <a:close/>
                                <a:moveTo>
                                  <a:pt x="8397" y="0"/>
                                </a:moveTo>
                                <a:lnTo>
                                  <a:pt x="8352" y="0"/>
                                </a:lnTo>
                                <a:lnTo>
                                  <a:pt x="8352" y="15"/>
                                </a:lnTo>
                                <a:lnTo>
                                  <a:pt x="8397" y="15"/>
                                </a:lnTo>
                                <a:lnTo>
                                  <a:pt x="8397" y="0"/>
                                </a:lnTo>
                                <a:close/>
                                <a:moveTo>
                                  <a:pt x="8472" y="0"/>
                                </a:moveTo>
                                <a:lnTo>
                                  <a:pt x="8427" y="0"/>
                                </a:lnTo>
                                <a:lnTo>
                                  <a:pt x="8427" y="15"/>
                                </a:lnTo>
                                <a:lnTo>
                                  <a:pt x="8472" y="15"/>
                                </a:lnTo>
                                <a:lnTo>
                                  <a:pt x="8472" y="0"/>
                                </a:lnTo>
                                <a:close/>
                                <a:moveTo>
                                  <a:pt x="8547" y="0"/>
                                </a:moveTo>
                                <a:lnTo>
                                  <a:pt x="8502" y="0"/>
                                </a:lnTo>
                                <a:lnTo>
                                  <a:pt x="8502" y="15"/>
                                </a:lnTo>
                                <a:lnTo>
                                  <a:pt x="8547" y="15"/>
                                </a:lnTo>
                                <a:lnTo>
                                  <a:pt x="8547" y="0"/>
                                </a:lnTo>
                                <a:close/>
                                <a:moveTo>
                                  <a:pt x="8623" y="0"/>
                                </a:moveTo>
                                <a:lnTo>
                                  <a:pt x="8578" y="0"/>
                                </a:lnTo>
                                <a:lnTo>
                                  <a:pt x="8578" y="15"/>
                                </a:lnTo>
                                <a:lnTo>
                                  <a:pt x="8623" y="15"/>
                                </a:lnTo>
                                <a:lnTo>
                                  <a:pt x="8623" y="0"/>
                                </a:lnTo>
                                <a:close/>
                                <a:moveTo>
                                  <a:pt x="8698" y="0"/>
                                </a:moveTo>
                                <a:lnTo>
                                  <a:pt x="8653" y="0"/>
                                </a:lnTo>
                                <a:lnTo>
                                  <a:pt x="8653" y="15"/>
                                </a:lnTo>
                                <a:lnTo>
                                  <a:pt x="8698" y="15"/>
                                </a:lnTo>
                                <a:lnTo>
                                  <a:pt x="8698" y="0"/>
                                </a:lnTo>
                                <a:close/>
                                <a:moveTo>
                                  <a:pt x="8773" y="0"/>
                                </a:moveTo>
                                <a:lnTo>
                                  <a:pt x="8728" y="0"/>
                                </a:lnTo>
                                <a:lnTo>
                                  <a:pt x="8728" y="15"/>
                                </a:lnTo>
                                <a:lnTo>
                                  <a:pt x="8773" y="15"/>
                                </a:lnTo>
                                <a:lnTo>
                                  <a:pt x="8773" y="0"/>
                                </a:lnTo>
                                <a:close/>
                                <a:moveTo>
                                  <a:pt x="8848" y="0"/>
                                </a:moveTo>
                                <a:lnTo>
                                  <a:pt x="8803" y="0"/>
                                </a:lnTo>
                                <a:lnTo>
                                  <a:pt x="8803" y="15"/>
                                </a:lnTo>
                                <a:lnTo>
                                  <a:pt x="8848" y="15"/>
                                </a:lnTo>
                                <a:lnTo>
                                  <a:pt x="8848" y="0"/>
                                </a:lnTo>
                                <a:close/>
                                <a:moveTo>
                                  <a:pt x="8924" y="0"/>
                                </a:moveTo>
                                <a:lnTo>
                                  <a:pt x="8879" y="0"/>
                                </a:lnTo>
                                <a:lnTo>
                                  <a:pt x="8879" y="15"/>
                                </a:lnTo>
                                <a:lnTo>
                                  <a:pt x="8924" y="15"/>
                                </a:lnTo>
                                <a:lnTo>
                                  <a:pt x="8924" y="0"/>
                                </a:lnTo>
                                <a:close/>
                                <a:moveTo>
                                  <a:pt x="8999" y="0"/>
                                </a:moveTo>
                                <a:lnTo>
                                  <a:pt x="8954" y="0"/>
                                </a:lnTo>
                                <a:lnTo>
                                  <a:pt x="8954" y="15"/>
                                </a:lnTo>
                                <a:lnTo>
                                  <a:pt x="8999" y="15"/>
                                </a:lnTo>
                                <a:lnTo>
                                  <a:pt x="8999" y="0"/>
                                </a:lnTo>
                                <a:close/>
                                <a:moveTo>
                                  <a:pt x="9074" y="0"/>
                                </a:moveTo>
                                <a:lnTo>
                                  <a:pt x="9029" y="0"/>
                                </a:lnTo>
                                <a:lnTo>
                                  <a:pt x="9029" y="15"/>
                                </a:lnTo>
                                <a:lnTo>
                                  <a:pt x="9074" y="15"/>
                                </a:lnTo>
                                <a:lnTo>
                                  <a:pt x="9074" y="0"/>
                                </a:lnTo>
                                <a:close/>
                                <a:moveTo>
                                  <a:pt x="9149" y="0"/>
                                </a:moveTo>
                                <a:lnTo>
                                  <a:pt x="9104" y="0"/>
                                </a:lnTo>
                                <a:lnTo>
                                  <a:pt x="9104" y="15"/>
                                </a:lnTo>
                                <a:lnTo>
                                  <a:pt x="9149" y="15"/>
                                </a:lnTo>
                                <a:lnTo>
                                  <a:pt x="9149" y="0"/>
                                </a:lnTo>
                                <a:close/>
                                <a:moveTo>
                                  <a:pt x="9225" y="0"/>
                                </a:moveTo>
                                <a:lnTo>
                                  <a:pt x="9180" y="0"/>
                                </a:lnTo>
                                <a:lnTo>
                                  <a:pt x="9180" y="15"/>
                                </a:lnTo>
                                <a:lnTo>
                                  <a:pt x="9225" y="15"/>
                                </a:lnTo>
                                <a:lnTo>
                                  <a:pt x="9225" y="0"/>
                                </a:lnTo>
                                <a:close/>
                                <a:moveTo>
                                  <a:pt x="9300" y="0"/>
                                </a:moveTo>
                                <a:lnTo>
                                  <a:pt x="9255" y="0"/>
                                </a:lnTo>
                                <a:lnTo>
                                  <a:pt x="9255" y="15"/>
                                </a:lnTo>
                                <a:lnTo>
                                  <a:pt x="9300" y="15"/>
                                </a:lnTo>
                                <a:lnTo>
                                  <a:pt x="9300" y="0"/>
                                </a:lnTo>
                                <a:close/>
                                <a:moveTo>
                                  <a:pt x="9375" y="0"/>
                                </a:moveTo>
                                <a:lnTo>
                                  <a:pt x="9330" y="0"/>
                                </a:lnTo>
                                <a:lnTo>
                                  <a:pt x="9330" y="15"/>
                                </a:lnTo>
                                <a:lnTo>
                                  <a:pt x="9375" y="15"/>
                                </a:lnTo>
                                <a:lnTo>
                                  <a:pt x="9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0" y="713"/>
                            <a:ext cx="937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AutoShape 77"/>
                        <wps:cNvSpPr>
                          <a:spLocks/>
                        </wps:cNvSpPr>
                        <wps:spPr bwMode="auto">
                          <a:xfrm>
                            <a:off x="9359" y="0"/>
                            <a:ext cx="15" cy="720"/>
                          </a:xfrm>
                          <a:custGeom>
                            <a:avLst/>
                            <a:gdLst>
                              <a:gd name="T0" fmla="+- 0 9375 9360"/>
                              <a:gd name="T1" fmla="*/ T0 w 15"/>
                              <a:gd name="T2" fmla="*/ 675 h 720"/>
                              <a:gd name="T3" fmla="+- 0 9360 9360"/>
                              <a:gd name="T4" fmla="*/ T3 w 15"/>
                              <a:gd name="T5" fmla="*/ 675 h 720"/>
                              <a:gd name="T6" fmla="+- 0 9360 9360"/>
                              <a:gd name="T7" fmla="*/ T6 w 15"/>
                              <a:gd name="T8" fmla="*/ 720 h 720"/>
                              <a:gd name="T9" fmla="+- 0 9375 9360"/>
                              <a:gd name="T10" fmla="*/ T9 w 15"/>
                              <a:gd name="T11" fmla="*/ 720 h 720"/>
                              <a:gd name="T12" fmla="+- 0 9375 9360"/>
                              <a:gd name="T13" fmla="*/ T12 w 15"/>
                              <a:gd name="T14" fmla="*/ 675 h 720"/>
                              <a:gd name="T15" fmla="+- 0 9375 9360"/>
                              <a:gd name="T16" fmla="*/ T15 w 15"/>
                              <a:gd name="T17" fmla="*/ 600 h 720"/>
                              <a:gd name="T18" fmla="+- 0 9360 9360"/>
                              <a:gd name="T19" fmla="*/ T18 w 15"/>
                              <a:gd name="T20" fmla="*/ 600 h 720"/>
                              <a:gd name="T21" fmla="+- 0 9360 9360"/>
                              <a:gd name="T22" fmla="*/ T21 w 15"/>
                              <a:gd name="T23" fmla="*/ 645 h 720"/>
                              <a:gd name="T24" fmla="+- 0 9375 9360"/>
                              <a:gd name="T25" fmla="*/ T24 w 15"/>
                              <a:gd name="T26" fmla="*/ 645 h 720"/>
                              <a:gd name="T27" fmla="+- 0 9375 9360"/>
                              <a:gd name="T28" fmla="*/ T27 w 15"/>
                              <a:gd name="T29" fmla="*/ 600 h 720"/>
                              <a:gd name="T30" fmla="+- 0 9375 9360"/>
                              <a:gd name="T31" fmla="*/ T30 w 15"/>
                              <a:gd name="T32" fmla="*/ 525 h 720"/>
                              <a:gd name="T33" fmla="+- 0 9360 9360"/>
                              <a:gd name="T34" fmla="*/ T33 w 15"/>
                              <a:gd name="T35" fmla="*/ 525 h 720"/>
                              <a:gd name="T36" fmla="+- 0 9360 9360"/>
                              <a:gd name="T37" fmla="*/ T36 w 15"/>
                              <a:gd name="T38" fmla="*/ 570 h 720"/>
                              <a:gd name="T39" fmla="+- 0 9375 9360"/>
                              <a:gd name="T40" fmla="*/ T39 w 15"/>
                              <a:gd name="T41" fmla="*/ 570 h 720"/>
                              <a:gd name="T42" fmla="+- 0 9375 9360"/>
                              <a:gd name="T43" fmla="*/ T42 w 15"/>
                              <a:gd name="T44" fmla="*/ 525 h 720"/>
                              <a:gd name="T45" fmla="+- 0 9375 9360"/>
                              <a:gd name="T46" fmla="*/ T45 w 15"/>
                              <a:gd name="T47" fmla="*/ 450 h 720"/>
                              <a:gd name="T48" fmla="+- 0 9360 9360"/>
                              <a:gd name="T49" fmla="*/ T48 w 15"/>
                              <a:gd name="T50" fmla="*/ 450 h 720"/>
                              <a:gd name="T51" fmla="+- 0 9360 9360"/>
                              <a:gd name="T52" fmla="*/ T51 w 15"/>
                              <a:gd name="T53" fmla="*/ 495 h 720"/>
                              <a:gd name="T54" fmla="+- 0 9375 9360"/>
                              <a:gd name="T55" fmla="*/ T54 w 15"/>
                              <a:gd name="T56" fmla="*/ 495 h 720"/>
                              <a:gd name="T57" fmla="+- 0 9375 9360"/>
                              <a:gd name="T58" fmla="*/ T57 w 15"/>
                              <a:gd name="T59" fmla="*/ 450 h 720"/>
                              <a:gd name="T60" fmla="+- 0 9375 9360"/>
                              <a:gd name="T61" fmla="*/ T60 w 15"/>
                              <a:gd name="T62" fmla="*/ 375 h 720"/>
                              <a:gd name="T63" fmla="+- 0 9360 9360"/>
                              <a:gd name="T64" fmla="*/ T63 w 15"/>
                              <a:gd name="T65" fmla="*/ 375 h 720"/>
                              <a:gd name="T66" fmla="+- 0 9360 9360"/>
                              <a:gd name="T67" fmla="*/ T66 w 15"/>
                              <a:gd name="T68" fmla="*/ 420 h 720"/>
                              <a:gd name="T69" fmla="+- 0 9375 9360"/>
                              <a:gd name="T70" fmla="*/ T69 w 15"/>
                              <a:gd name="T71" fmla="*/ 420 h 720"/>
                              <a:gd name="T72" fmla="+- 0 9375 9360"/>
                              <a:gd name="T73" fmla="*/ T72 w 15"/>
                              <a:gd name="T74" fmla="*/ 375 h 720"/>
                              <a:gd name="T75" fmla="+- 0 9375 9360"/>
                              <a:gd name="T76" fmla="*/ T75 w 15"/>
                              <a:gd name="T77" fmla="*/ 300 h 720"/>
                              <a:gd name="T78" fmla="+- 0 9360 9360"/>
                              <a:gd name="T79" fmla="*/ T78 w 15"/>
                              <a:gd name="T80" fmla="*/ 300 h 720"/>
                              <a:gd name="T81" fmla="+- 0 9360 9360"/>
                              <a:gd name="T82" fmla="*/ T81 w 15"/>
                              <a:gd name="T83" fmla="*/ 345 h 720"/>
                              <a:gd name="T84" fmla="+- 0 9375 9360"/>
                              <a:gd name="T85" fmla="*/ T84 w 15"/>
                              <a:gd name="T86" fmla="*/ 345 h 720"/>
                              <a:gd name="T87" fmla="+- 0 9375 9360"/>
                              <a:gd name="T88" fmla="*/ T87 w 15"/>
                              <a:gd name="T89" fmla="*/ 300 h 720"/>
                              <a:gd name="T90" fmla="+- 0 9375 9360"/>
                              <a:gd name="T91" fmla="*/ T90 w 15"/>
                              <a:gd name="T92" fmla="*/ 225 h 720"/>
                              <a:gd name="T93" fmla="+- 0 9360 9360"/>
                              <a:gd name="T94" fmla="*/ T93 w 15"/>
                              <a:gd name="T95" fmla="*/ 225 h 720"/>
                              <a:gd name="T96" fmla="+- 0 9360 9360"/>
                              <a:gd name="T97" fmla="*/ T96 w 15"/>
                              <a:gd name="T98" fmla="*/ 270 h 720"/>
                              <a:gd name="T99" fmla="+- 0 9375 9360"/>
                              <a:gd name="T100" fmla="*/ T99 w 15"/>
                              <a:gd name="T101" fmla="*/ 270 h 720"/>
                              <a:gd name="T102" fmla="+- 0 9375 9360"/>
                              <a:gd name="T103" fmla="*/ T102 w 15"/>
                              <a:gd name="T104" fmla="*/ 225 h 720"/>
                              <a:gd name="T105" fmla="+- 0 9375 9360"/>
                              <a:gd name="T106" fmla="*/ T105 w 15"/>
                              <a:gd name="T107" fmla="*/ 150 h 720"/>
                              <a:gd name="T108" fmla="+- 0 9360 9360"/>
                              <a:gd name="T109" fmla="*/ T108 w 15"/>
                              <a:gd name="T110" fmla="*/ 150 h 720"/>
                              <a:gd name="T111" fmla="+- 0 9360 9360"/>
                              <a:gd name="T112" fmla="*/ T111 w 15"/>
                              <a:gd name="T113" fmla="*/ 195 h 720"/>
                              <a:gd name="T114" fmla="+- 0 9375 9360"/>
                              <a:gd name="T115" fmla="*/ T114 w 15"/>
                              <a:gd name="T116" fmla="*/ 195 h 720"/>
                              <a:gd name="T117" fmla="+- 0 9375 9360"/>
                              <a:gd name="T118" fmla="*/ T117 w 15"/>
                              <a:gd name="T119" fmla="*/ 150 h 720"/>
                              <a:gd name="T120" fmla="+- 0 9375 9360"/>
                              <a:gd name="T121" fmla="*/ T120 w 15"/>
                              <a:gd name="T122" fmla="*/ 75 h 720"/>
                              <a:gd name="T123" fmla="+- 0 9360 9360"/>
                              <a:gd name="T124" fmla="*/ T123 w 15"/>
                              <a:gd name="T125" fmla="*/ 75 h 720"/>
                              <a:gd name="T126" fmla="+- 0 9360 9360"/>
                              <a:gd name="T127" fmla="*/ T126 w 15"/>
                              <a:gd name="T128" fmla="*/ 120 h 720"/>
                              <a:gd name="T129" fmla="+- 0 9375 9360"/>
                              <a:gd name="T130" fmla="*/ T129 w 15"/>
                              <a:gd name="T131" fmla="*/ 120 h 720"/>
                              <a:gd name="T132" fmla="+- 0 9375 9360"/>
                              <a:gd name="T133" fmla="*/ T132 w 15"/>
                              <a:gd name="T134" fmla="*/ 75 h 720"/>
                              <a:gd name="T135" fmla="+- 0 9375 9360"/>
                              <a:gd name="T136" fmla="*/ T135 w 15"/>
                              <a:gd name="T137" fmla="*/ 0 h 720"/>
                              <a:gd name="T138" fmla="+- 0 9360 9360"/>
                              <a:gd name="T139" fmla="*/ T138 w 15"/>
                              <a:gd name="T140" fmla="*/ 0 h 720"/>
                              <a:gd name="T141" fmla="+- 0 9360 9360"/>
                              <a:gd name="T142" fmla="*/ T141 w 15"/>
                              <a:gd name="T143" fmla="*/ 45 h 720"/>
                              <a:gd name="T144" fmla="+- 0 9375 9360"/>
                              <a:gd name="T145" fmla="*/ T144 w 15"/>
                              <a:gd name="T146" fmla="*/ 45 h 720"/>
                              <a:gd name="T147" fmla="+- 0 9375 9360"/>
                              <a:gd name="T148" fmla="*/ T147 w 15"/>
                              <a:gd name="T149" fmla="*/ 0 h 72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  <a:cxn ang="0">
                                <a:pos x="T55" y="T56"/>
                              </a:cxn>
                              <a:cxn ang="0">
                                <a:pos x="T58" y="T59"/>
                              </a:cxn>
                              <a:cxn ang="0">
                                <a:pos x="T61" y="T62"/>
                              </a:cxn>
                              <a:cxn ang="0">
                                <a:pos x="T64" y="T65"/>
                              </a:cxn>
                              <a:cxn ang="0">
                                <a:pos x="T67" y="T68"/>
                              </a:cxn>
                              <a:cxn ang="0">
                                <a:pos x="T70" y="T71"/>
                              </a:cxn>
                              <a:cxn ang="0">
                                <a:pos x="T73" y="T74"/>
                              </a:cxn>
                              <a:cxn ang="0">
                                <a:pos x="T76" y="T77"/>
                              </a:cxn>
                              <a:cxn ang="0">
                                <a:pos x="T79" y="T80"/>
                              </a:cxn>
                              <a:cxn ang="0">
                                <a:pos x="T82" y="T83"/>
                              </a:cxn>
                              <a:cxn ang="0">
                                <a:pos x="T85" y="T86"/>
                              </a:cxn>
                              <a:cxn ang="0">
                                <a:pos x="T88" y="T89"/>
                              </a:cxn>
                              <a:cxn ang="0">
                                <a:pos x="T91" y="T92"/>
                              </a:cxn>
                              <a:cxn ang="0">
                                <a:pos x="T94" y="T95"/>
                              </a:cxn>
                              <a:cxn ang="0">
                                <a:pos x="T97" y="T98"/>
                              </a:cxn>
                              <a:cxn ang="0">
                                <a:pos x="T100" y="T101"/>
                              </a:cxn>
                              <a:cxn ang="0">
                                <a:pos x="T103" y="T104"/>
                              </a:cxn>
                              <a:cxn ang="0">
                                <a:pos x="T106" y="T107"/>
                              </a:cxn>
                              <a:cxn ang="0">
                                <a:pos x="T109" y="T110"/>
                              </a:cxn>
                              <a:cxn ang="0">
                                <a:pos x="T112" y="T113"/>
                              </a:cxn>
                              <a:cxn ang="0">
                                <a:pos x="T115" y="T116"/>
                              </a:cxn>
                              <a:cxn ang="0">
                                <a:pos x="T118" y="T119"/>
                              </a:cxn>
                              <a:cxn ang="0">
                                <a:pos x="T121" y="T122"/>
                              </a:cxn>
                              <a:cxn ang="0">
                                <a:pos x="T124" y="T125"/>
                              </a:cxn>
                              <a:cxn ang="0">
                                <a:pos x="T127" y="T128"/>
                              </a:cxn>
                              <a:cxn ang="0">
                                <a:pos x="T130" y="T131"/>
                              </a:cxn>
                              <a:cxn ang="0">
                                <a:pos x="T133" y="T134"/>
                              </a:cxn>
                              <a:cxn ang="0">
                                <a:pos x="T136" y="T137"/>
                              </a:cxn>
                              <a:cxn ang="0">
                                <a:pos x="T139" y="T140"/>
                              </a:cxn>
                              <a:cxn ang="0">
                                <a:pos x="T142" y="T143"/>
                              </a:cxn>
                              <a:cxn ang="0">
                                <a:pos x="T145" y="T146"/>
                              </a:cxn>
                              <a:cxn ang="0">
                                <a:pos x="T148" y="T149"/>
                              </a:cxn>
                            </a:cxnLst>
                            <a:rect l="0" t="0" r="r" b="b"/>
                            <a:pathLst>
                              <a:path w="15" h="720">
                                <a:moveTo>
                                  <a:pt x="15" y="675"/>
                                </a:moveTo>
                                <a:lnTo>
                                  <a:pt x="0" y="675"/>
                                </a:lnTo>
                                <a:lnTo>
                                  <a:pt x="0" y="720"/>
                                </a:lnTo>
                                <a:lnTo>
                                  <a:pt x="15" y="720"/>
                                </a:lnTo>
                                <a:lnTo>
                                  <a:pt x="15" y="675"/>
                                </a:lnTo>
                                <a:close/>
                                <a:moveTo>
                                  <a:pt x="15" y="600"/>
                                </a:moveTo>
                                <a:lnTo>
                                  <a:pt x="0" y="600"/>
                                </a:lnTo>
                                <a:lnTo>
                                  <a:pt x="0" y="645"/>
                                </a:lnTo>
                                <a:lnTo>
                                  <a:pt x="15" y="645"/>
                                </a:lnTo>
                                <a:lnTo>
                                  <a:pt x="15" y="600"/>
                                </a:lnTo>
                                <a:close/>
                                <a:moveTo>
                                  <a:pt x="15" y="525"/>
                                </a:moveTo>
                                <a:lnTo>
                                  <a:pt x="0" y="525"/>
                                </a:lnTo>
                                <a:lnTo>
                                  <a:pt x="0" y="570"/>
                                </a:lnTo>
                                <a:lnTo>
                                  <a:pt x="15" y="570"/>
                                </a:lnTo>
                                <a:lnTo>
                                  <a:pt x="15" y="525"/>
                                </a:lnTo>
                                <a:close/>
                                <a:moveTo>
                                  <a:pt x="15" y="450"/>
                                </a:moveTo>
                                <a:lnTo>
                                  <a:pt x="0" y="450"/>
                                </a:lnTo>
                                <a:lnTo>
                                  <a:pt x="0" y="495"/>
                                </a:lnTo>
                                <a:lnTo>
                                  <a:pt x="15" y="495"/>
                                </a:lnTo>
                                <a:lnTo>
                                  <a:pt x="15" y="450"/>
                                </a:lnTo>
                                <a:close/>
                                <a:moveTo>
                                  <a:pt x="15" y="375"/>
                                </a:moveTo>
                                <a:lnTo>
                                  <a:pt x="0" y="375"/>
                                </a:lnTo>
                                <a:lnTo>
                                  <a:pt x="0" y="420"/>
                                </a:lnTo>
                                <a:lnTo>
                                  <a:pt x="15" y="420"/>
                                </a:lnTo>
                                <a:lnTo>
                                  <a:pt x="15" y="375"/>
                                </a:lnTo>
                                <a:close/>
                                <a:moveTo>
                                  <a:pt x="15" y="300"/>
                                </a:moveTo>
                                <a:lnTo>
                                  <a:pt x="0" y="300"/>
                                </a:lnTo>
                                <a:lnTo>
                                  <a:pt x="0" y="345"/>
                                </a:lnTo>
                                <a:lnTo>
                                  <a:pt x="15" y="345"/>
                                </a:lnTo>
                                <a:lnTo>
                                  <a:pt x="15" y="300"/>
                                </a:lnTo>
                                <a:close/>
                                <a:moveTo>
                                  <a:pt x="15" y="225"/>
                                </a:moveTo>
                                <a:lnTo>
                                  <a:pt x="0" y="225"/>
                                </a:lnTo>
                                <a:lnTo>
                                  <a:pt x="0" y="270"/>
                                </a:lnTo>
                                <a:lnTo>
                                  <a:pt x="15" y="270"/>
                                </a:lnTo>
                                <a:lnTo>
                                  <a:pt x="15" y="225"/>
                                </a:lnTo>
                                <a:close/>
                                <a:moveTo>
                                  <a:pt x="15" y="150"/>
                                </a:moveTo>
                                <a:lnTo>
                                  <a:pt x="0" y="150"/>
                                </a:lnTo>
                                <a:lnTo>
                                  <a:pt x="0" y="195"/>
                                </a:lnTo>
                                <a:lnTo>
                                  <a:pt x="15" y="195"/>
                                </a:lnTo>
                                <a:lnTo>
                                  <a:pt x="15" y="150"/>
                                </a:lnTo>
                                <a:close/>
                                <a:moveTo>
                                  <a:pt x="15" y="75"/>
                                </a:moveTo>
                                <a:lnTo>
                                  <a:pt x="0" y="75"/>
                                </a:lnTo>
                                <a:lnTo>
                                  <a:pt x="0" y="120"/>
                                </a:lnTo>
                                <a:lnTo>
                                  <a:pt x="15" y="120"/>
                                </a:lnTo>
                                <a:lnTo>
                                  <a:pt x="15" y="75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15" y="45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8" y="0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Freeform 75"/>
                        <wps:cNvSpPr>
                          <a:spLocks/>
                        </wps:cNvSpPr>
                        <wps:spPr bwMode="auto">
                          <a:xfrm>
                            <a:off x="1101" y="420"/>
                            <a:ext cx="2231" cy="15"/>
                          </a:xfrm>
                          <a:custGeom>
                            <a:avLst/>
                            <a:gdLst>
                              <a:gd name="T0" fmla="+- 0 3333 1102"/>
                              <a:gd name="T1" fmla="*/ T0 w 2231"/>
                              <a:gd name="T2" fmla="+- 0 420 420"/>
                              <a:gd name="T3" fmla="*/ 420 h 15"/>
                              <a:gd name="T4" fmla="+- 0 2262 1102"/>
                              <a:gd name="T5" fmla="*/ T4 w 2231"/>
                              <a:gd name="T6" fmla="+- 0 420 420"/>
                              <a:gd name="T7" fmla="*/ 420 h 15"/>
                              <a:gd name="T8" fmla="+- 0 1685 1102"/>
                              <a:gd name="T9" fmla="*/ T8 w 2231"/>
                              <a:gd name="T10" fmla="+- 0 420 420"/>
                              <a:gd name="T11" fmla="*/ 420 h 15"/>
                              <a:gd name="T12" fmla="+- 0 1102 1102"/>
                              <a:gd name="T13" fmla="*/ T12 w 2231"/>
                              <a:gd name="T14" fmla="+- 0 420 420"/>
                              <a:gd name="T15" fmla="*/ 420 h 15"/>
                              <a:gd name="T16" fmla="+- 0 1102 1102"/>
                              <a:gd name="T17" fmla="*/ T16 w 2231"/>
                              <a:gd name="T18" fmla="+- 0 435 420"/>
                              <a:gd name="T19" fmla="*/ 435 h 15"/>
                              <a:gd name="T20" fmla="+- 0 1685 1102"/>
                              <a:gd name="T21" fmla="*/ T20 w 2231"/>
                              <a:gd name="T22" fmla="+- 0 435 420"/>
                              <a:gd name="T23" fmla="*/ 435 h 15"/>
                              <a:gd name="T24" fmla="+- 0 2262 1102"/>
                              <a:gd name="T25" fmla="*/ T24 w 2231"/>
                              <a:gd name="T26" fmla="+- 0 435 420"/>
                              <a:gd name="T27" fmla="*/ 435 h 15"/>
                              <a:gd name="T28" fmla="+- 0 3333 1102"/>
                              <a:gd name="T29" fmla="*/ T28 w 2231"/>
                              <a:gd name="T30" fmla="+- 0 435 420"/>
                              <a:gd name="T31" fmla="*/ 435 h 15"/>
                              <a:gd name="T32" fmla="+- 0 3333 1102"/>
                              <a:gd name="T33" fmla="*/ T32 w 2231"/>
                              <a:gd name="T34" fmla="+- 0 420 420"/>
                              <a:gd name="T35" fmla="*/ 420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231" h="15">
                                <a:moveTo>
                                  <a:pt x="2231" y="0"/>
                                </a:moveTo>
                                <a:lnTo>
                                  <a:pt x="1160" y="0"/>
                                </a:lnTo>
                                <a:lnTo>
                                  <a:pt x="5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583" y="15"/>
                                </a:lnTo>
                                <a:lnTo>
                                  <a:pt x="1160" y="15"/>
                                </a:lnTo>
                                <a:lnTo>
                                  <a:pt x="2231" y="15"/>
                                </a:lnTo>
                                <a:lnTo>
                                  <a:pt x="22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15"/>
                            <a:ext cx="9345" cy="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4D7744" w14:textId="77777777" w:rsidR="00B9738E" w:rsidRDefault="00592588">
                              <w:pPr>
                                <w:spacing w:before="124"/>
                                <w:ind w:left="141"/>
                                <w:rPr>
                                  <w:rFonts w:ascii="Roboto Lt"/>
                                  <w:sz w:val="28"/>
                                </w:rPr>
                              </w:pPr>
                              <w:r>
                                <w:rPr>
                                  <w:rFonts w:ascii="Roboto Lt"/>
                                  <w:sz w:val="28"/>
                                  <w:u w:val="single"/>
                                </w:rPr>
                                <w:t>3.1</w:t>
                              </w:r>
                              <w:r>
                                <w:rPr>
                                  <w:rFonts w:ascii="Roboto Lt"/>
                                  <w:spacing w:val="-9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 Lt"/>
                                  <w:sz w:val="28"/>
                                  <w:u w:val="single"/>
                                </w:rPr>
                                <w:t>Em</w:t>
                              </w:r>
                              <w:r>
                                <w:rPr>
                                  <w:rFonts w:ascii="Roboto Lt"/>
                                  <w:sz w:val="28"/>
                                </w:rPr>
                                <w:t>pathy</w:t>
                              </w:r>
                              <w:r>
                                <w:rPr>
                                  <w:rFonts w:ascii="Roboto Lt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 Lt"/>
                                  <w:sz w:val="28"/>
                                </w:rPr>
                                <w:t>Map</w:t>
                              </w:r>
                              <w:r>
                                <w:rPr>
                                  <w:rFonts w:ascii="Roboto Lt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 Lt"/>
                                  <w:sz w:val="28"/>
                                </w:rPr>
                                <w:t>Canvas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D2CA16" id="Group 73" o:spid="_x0000_s1048" style="width:468.75pt;height:36pt;mso-position-horizontal-relative:char;mso-position-vertical-relative:line" coordsize="9375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">
                <v:rect id="Rectangle 80" o:spid="_x0000_s1049" style="position:absolute;width:9375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" fillcolor="#cfd0d9" stroked="f"/>
                <v:shape id="AutoShape 79" o:spid="_x0000_s1050" style="position:absolute;left:-1;width:9375;height:15;visibility:visible;mso-wrap-style:square;v-text-anchor:top" coordsize="93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" path="m45,l,,,15r45,l45,xm120,l75,r,15l120,15,120,xm195,l150,r,15l195,15,195,xm271,l226,r,15l271,15,271,xm346,l301,r,15l346,15,346,xm421,l376,r,15l421,15,421,xm496,l451,r,15l496,15,496,xm572,l527,r,15l572,15,572,xm647,l602,r,15l647,15,647,xm722,l677,r,15l722,15,722,xm797,l752,r,15l797,15,797,xm873,l828,r,15l873,15,873,xm948,l903,r,15l948,15,948,xm1023,l978,r,15l1023,15r,-15xm1098,r-45,l1053,15r45,l1098,xm1174,r-45,l1129,15r45,l1174,xm1249,r-45,l1204,15r45,l1249,xm1324,r-45,l1279,15r45,l1324,xm1399,r-45,l1354,15r45,l1399,xm1475,r-45,l1430,15r45,l1475,xm1550,r-45,l1505,15r45,l1550,xm1625,r-45,l1580,15r45,l1625,xm1700,r-45,l1655,15r45,l1700,xm1776,r-45,l1731,15r45,l1776,xm1851,r-45,l1806,15r45,l1851,xm1926,r-45,l1881,15r45,l1926,xm2001,r-45,l1956,15r45,l2001,xm2077,r-45,l2032,15r45,l2077,xm2152,r-45,l2107,15r45,l2152,xm2227,r-45,l2182,15r45,l2227,xm2302,r-45,l2257,15r45,l2302,xm2377,r-45,l2332,15r45,l2377,xm2453,r-45,l2408,15r45,l2453,xm2528,r-45,l2483,15r45,l2528,xm2603,r-45,l2558,15r45,l2603,xm2678,r-45,l2633,15r45,l2678,xm2754,r-45,l2709,15r45,l2754,xm2829,r-45,l2784,15r45,l2829,xm2904,r-45,l2859,15r45,l2904,xm2979,r-45,l2934,15r45,l2979,xm3055,r-45,l3010,15r45,l3055,xm3130,r-45,l3085,15r45,l3130,xm3205,r-45,l3160,15r45,l3205,xm3280,r-45,l3235,15r45,l3280,xm3356,r-45,l3311,15r45,l3356,xm3431,r-45,l3386,15r45,l3431,xm3506,r-45,l3461,15r45,l3506,xm3581,r-45,l3536,15r45,l3581,xm3657,r-45,l3612,15r45,l3657,xm3732,r-45,l3687,15r45,l3732,xm3807,r-45,l3762,15r45,l3807,xm3882,r-45,l3837,15r45,l3882,xm3958,r-45,l3913,15r45,l3958,xm4033,r-45,l3988,15r45,l4033,xm4108,r-45,l4063,15r45,l4108,xm4183,r-45,l4138,15r45,l4183,xm4259,r-45,l4214,15r45,l4259,xm4334,r-45,l4289,15r45,l4334,xm4409,r-45,l4364,15r45,l4409,xm4484,r-45,l4439,15r45,l4484,xm4560,r-45,l4515,15r45,l4560,xm4635,r-45,l4590,15r45,l4635,xm4710,r-45,l4665,15r45,l4710,xm4785,r-45,l4740,15r45,l4785,xm4860,r-45,l4815,15r45,l4860,xm4936,r-45,l4891,15r45,l4936,xm5011,r-45,l4966,15r45,l5011,xm5086,r-45,l5041,15r45,l5086,xm5161,r-45,l5116,15r45,l5161,xm5237,r-45,l5192,15r45,l5237,xm5312,r-45,l5267,15r45,l5312,xm5387,r-45,l5342,15r45,l5387,xm5462,r-45,l5417,15r45,l5462,xm5538,r-45,l5493,15r45,l5538,xm5613,r-45,l5568,15r45,l5613,xm5688,r-45,l5643,15r45,l5688,xm5763,r-45,l5718,15r45,l5763,xm5839,r-45,l5794,15r45,l5839,xm5914,r-45,l5869,15r45,l5914,xm5989,r-45,l5944,15r45,l5989,xm6064,r-45,l6019,15r45,l6064,xm6140,r-45,l6095,15r45,l6140,xm6215,r-45,l6170,15r45,l6215,xm6290,r-45,l6245,15r45,l6290,xm6365,r-45,l6320,15r45,l6365,xm6441,r-45,l6396,15r45,l6441,xm6516,r-45,l6471,15r45,l6516,xm6591,r-45,l6546,15r45,l6591,xm6666,r-45,l6621,15r45,l6666,xm6742,r-45,l6697,15r45,l6742,xm6817,r-45,l6772,15r45,l6817,xm6892,r-45,l6847,15r45,l6892,xm6967,r-45,l6922,15r45,l6967,xm7042,r-45,l6997,15r45,l7042,xm7118,r-45,l7073,15r45,l7118,xm7193,r-45,l7148,15r45,l7193,xm7268,r-45,l7223,15r45,l7268,xm7343,r-45,l7298,15r45,l7343,xm7419,r-45,l7374,15r45,l7419,xm7494,r-45,l7449,15r45,l7494,xm7569,r-45,l7524,15r45,l7569,xm7644,r-45,l7599,15r45,l7644,xm7720,r-45,l7675,15r45,l7720,xm7795,r-45,l7750,15r45,l7795,xm7870,r-45,l7825,15r45,l7870,xm7945,r-45,l7900,15r45,l7945,xm8021,r-45,l7976,15r45,l8021,xm8096,r-45,l8051,15r45,l8096,xm8171,r-45,l8126,15r45,l8171,xm8246,r-45,l8201,15r45,l8246,xm8322,r-45,l8277,15r45,l8322,xm8397,r-45,l8352,15r45,l8397,xm8472,r-45,l8427,15r45,l8472,xm8547,r-45,l8502,15r45,l8547,xm8623,r-45,l8578,15r45,l8623,xm8698,r-45,l8653,15r45,l8698,xm8773,r-45,l8728,15r45,l8773,xm8848,r-45,l8803,15r45,l8848,xm8924,r-45,l8879,15r45,l8924,xm8999,r-45,l8954,15r45,l8999,xm9074,r-45,l9029,15r45,l9074,xm9149,r-45,l9104,15r45,l9149,xm9225,r-45,l9180,15r45,l9225,xm9300,r-45,l9255,15r45,l9300,xm9375,r-45,l9330,15r45,l9375,xe" fillcolor="black" stroked="f">
                  <v:path arrowok="t" o:connecttype="custom" o:connectlocs="120,0;271,0;421,0;572,0;722,0;873,0;1023,0;1174,0;1324,0;1475,0;1625,0;1776,0;1926,0;2077,0;2227,0;2377,0;2528,0;2678,0;2829,0;2979,0;3130,0;3280,0;3431,0;3581,0;3732,0;3882,0;4033,0;4183,0;4334,0;4484,0;4635,0;4785,0;4936,0;5086,0;5237,0;5387,0;5538,0;5688,0;5839,0;5989,0;6140,0;6290,0;6441,0;6591,0;6742,0;6892,0;7042,0;7193,0;7343,0;7494,0;7644,0;7795,0;7945,0;8096,0;8246,0;8397,0;8547,0;8698,0;8848,0;8999,0;9149,0;9300,0" o:connectangles="0,0,0,0,0,0,0,0,0,0,0,0,0,0,0,0,0,0,0,0,0,0,0,0,0,0,0,0,0,0,0,0,0,0,0,0,0,0,0,0,0,0,0,0,0,0,0,0,0,0,0,0,0,0,0,0,0,0,0,0,0,0"/>
                </v:shape>
                <v:line id="Line 78" o:spid="_x0000_s1051" style="position:absolute;visibility:visible;mso-wrap-style:square" from="0,713" to="9375,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">
                  <v:stroke dashstyle="3 1"/>
                </v:line>
                <v:shape id="AutoShape 77" o:spid="_x0000_s1052" style="position:absolute;left:9359;width:15;height:720;visibility:visible;mso-wrap-style:square;v-text-anchor:top" coordsize="15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" path="m15,675l,675r,45l15,720r,-45xm15,600l,600r,45l15,645r,-45xm15,525l,525r,45l15,570r,-45xm15,450l,450r,45l15,495r,-45xm15,375l,375r,45l15,420r,-45xm15,300l,300r,45l15,345r,-45xm15,225l,225r,45l15,270r,-45xm15,150l,150r,45l15,195r,-45xm15,75l,75r,45l15,120r,-45xm15,l,,,45r15,l15,xe" fillcolor="black" stroked="f">
                  <v:path arrowok="t" o:connecttype="custom" o:connectlocs="15,675;0,675;0,720;15,720;15,675;15,600;0,600;0,645;15,645;15,600;15,525;0,525;0,570;15,570;15,525;15,450;0,450;0,495;15,495;15,450;15,375;0,375;0,420;15,420;15,375;15,300;0,300;0,345;15,345;15,300;15,225;0,225;0,270;15,270;15,225;15,150;0,150;0,195;15,195;15,150;15,75;0,75;0,120;15,120;15,75;15,0;0,0;0,45;15,45;15,0" o:connectangles="0,0,0,0,0,0,0,0,0,0,0,0,0,0,0,0,0,0,0,0,0,0,0,0,0,0,0,0,0,0,0,0,0,0,0,0,0,0,0,0,0,0,0,0,0,0,0,0,0,0"/>
                </v:shape>
                <v:line id="Line 76" o:spid="_x0000_s1053" style="position:absolute;visibility:visible;mso-wrap-style:square" from="8,0" to="8,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">
                  <v:stroke dashstyle="3 1"/>
                </v:line>
                <v:shape id="Freeform 75" o:spid="_x0000_s1054" style="position:absolute;left:1101;top:420;width:2231;height:15;visibility:visible;mso-wrap-style:square;v-text-anchor:top" coordsize="2231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" path="m2231,l1160,,583,,,,,15r583,l1160,15r1071,l2231,xe" fillcolor="black" stroked="f">
                  <v:path arrowok="t" o:connecttype="custom" o:connectlocs="2231,420;1160,420;583,420;0,420;0,435;583,435;1160,435;2231,435;2231,420" o:connectangles="0,0,0,0,0,0,0,0,0"/>
                </v:shape>
                <v:shape id="Text Box 74" o:spid="_x0000_s1055" type="#_x0000_t202" style="position:absolute;left:15;top:15;width:9345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VfswgAAANwAAAAPAAAAZHJzL2Rvd25yZXYueG1sRE9NawIx&#10;EL0X/A9hhN5qYil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Ae5VfswgAAANwAAAAPAAAA&#10;AAAAAAAAAAAAAAcCAABkcnMvZG93bnJldi54bWxQSwUGAAAAAAMAAwC3AAAA9gIAAAAA&#10;" filled="f" stroked="f">
                  <v:textbox inset="0,0,0,0">
                    <w:txbxContent>
                      <w:p w14:paraId="374D7744" w14:textId="77777777" w:rsidR="00B9738E" w:rsidRDefault="00592588">
                        <w:pPr>
                          <w:spacing w:before="124"/>
                          <w:ind w:left="141"/>
                          <w:rPr>
                            <w:rFonts w:ascii="Roboto Lt"/>
                            <w:sz w:val="28"/>
                          </w:rPr>
                        </w:pPr>
                        <w:r>
                          <w:rPr>
                            <w:rFonts w:ascii="Roboto Lt"/>
                            <w:sz w:val="28"/>
                            <w:u w:val="single"/>
                          </w:rPr>
                          <w:t>3.1</w:t>
                        </w:r>
                        <w:r>
                          <w:rPr>
                            <w:rFonts w:ascii="Roboto Lt"/>
                            <w:spacing w:val="-9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 Lt"/>
                            <w:sz w:val="28"/>
                            <w:u w:val="single"/>
                          </w:rPr>
                          <w:t>Em</w:t>
                        </w:r>
                        <w:r>
                          <w:rPr>
                            <w:rFonts w:ascii="Roboto Lt"/>
                            <w:sz w:val="28"/>
                          </w:rPr>
                          <w:t>pathy</w:t>
                        </w:r>
                        <w:r>
                          <w:rPr>
                            <w:rFonts w:ascii="Roboto Lt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Roboto Lt"/>
                            <w:sz w:val="28"/>
                          </w:rPr>
                          <w:t>Map</w:t>
                        </w:r>
                        <w:r>
                          <w:rPr>
                            <w:rFonts w:ascii="Roboto Lt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Roboto Lt"/>
                            <w:sz w:val="28"/>
                          </w:rPr>
                          <w:t>Canvas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CDDB777" w14:textId="77777777" w:rsidR="00B9738E" w:rsidRDefault="00B9738E">
      <w:pPr>
        <w:pStyle w:val="BodyText"/>
        <w:rPr>
          <w:b/>
          <w:sz w:val="20"/>
        </w:rPr>
      </w:pPr>
    </w:p>
    <w:p w14:paraId="60D44797" w14:textId="77777777" w:rsidR="00B9738E" w:rsidRDefault="00592588">
      <w:pPr>
        <w:pStyle w:val="Heading4"/>
      </w:pPr>
      <w:r>
        <w:t>Definition:</w:t>
      </w:r>
    </w:p>
    <w:p w14:paraId="4ACB5355" w14:textId="77777777" w:rsidR="00B9738E" w:rsidRDefault="00B9738E">
      <w:pPr>
        <w:pStyle w:val="BodyText"/>
        <w:spacing w:before="7"/>
        <w:rPr>
          <w:sz w:val="36"/>
        </w:rPr>
      </w:pPr>
    </w:p>
    <w:p w14:paraId="7548B7CC" w14:textId="77777777" w:rsidR="00B9738E" w:rsidRDefault="00592588">
      <w:pPr>
        <w:pStyle w:val="BodyText"/>
        <w:spacing w:line="300" w:lineRule="auto"/>
        <w:ind w:left="959" w:right="994" w:firstLine="630"/>
        <w:jc w:val="both"/>
      </w:pPr>
      <w:r>
        <w:t xml:space="preserve">An </w:t>
      </w:r>
      <w:r>
        <w:t>empathy map canvas is a more in-depth version of the original empathy map, which</w:t>
      </w:r>
      <w:r>
        <w:rPr>
          <w:spacing w:val="1"/>
        </w:rPr>
        <w:t xml:space="preserve"> </w:t>
      </w:r>
      <w:r>
        <w:t>helps identify and describe the user’s needs and pain points. And this is valuable information for</w:t>
      </w:r>
      <w:r>
        <w:rPr>
          <w:spacing w:val="1"/>
        </w:rPr>
        <w:t xml:space="preserve"> </w:t>
      </w:r>
      <w:r>
        <w:t>improving</w:t>
      </w:r>
      <w:r>
        <w:rPr>
          <w:spacing w:val="-1"/>
        </w:rPr>
        <w:t xml:space="preserve"> </w:t>
      </w:r>
      <w:r>
        <w:t>the user experience.</w:t>
      </w:r>
    </w:p>
    <w:p w14:paraId="6EEED00C" w14:textId="579D9A16" w:rsidR="00B9738E" w:rsidRDefault="00592588" w:rsidP="008154F7">
      <w:pPr>
        <w:pStyle w:val="BodyText"/>
        <w:spacing w:before="45" w:line="304" w:lineRule="auto"/>
        <w:ind w:left="959" w:right="990" w:firstLine="705"/>
        <w:jc w:val="both"/>
        <w:rPr>
          <w:sz w:val="20"/>
        </w:rPr>
      </w:pPr>
      <w:r>
        <w:t xml:space="preserve">An empathy map canvas helps brands provide a </w:t>
      </w:r>
      <w:r>
        <w:t>better experience for users by helping</w:t>
      </w:r>
      <w:r>
        <w:rPr>
          <w:spacing w:val="1"/>
        </w:rPr>
        <w:t xml:space="preserve"> </w:t>
      </w:r>
      <w:r>
        <w:t>teams understand the perspectives and mindset of their customers. Using a template to create an</w:t>
      </w:r>
      <w:r>
        <w:rPr>
          <w:spacing w:val="1"/>
        </w:rPr>
        <w:t xml:space="preserve"> </w:t>
      </w:r>
      <w:r>
        <w:t>empathy map canvas reduces the preparation time and standardizes the process so you create</w:t>
      </w:r>
      <w:r>
        <w:rPr>
          <w:spacing w:val="1"/>
        </w:rPr>
        <w:t xml:space="preserve"> </w:t>
      </w:r>
      <w:r>
        <w:t>empathy map canvases of simila</w:t>
      </w:r>
      <w:r>
        <w:t>r quality.</w:t>
      </w:r>
    </w:p>
    <w:p w14:paraId="5AB044A9" w14:textId="77777777" w:rsidR="00B9738E" w:rsidRDefault="00B9738E">
      <w:pPr>
        <w:pStyle w:val="BodyText"/>
        <w:rPr>
          <w:sz w:val="20"/>
        </w:rPr>
      </w:pPr>
    </w:p>
    <w:p w14:paraId="3746DB3D" w14:textId="77777777" w:rsidR="00B9738E" w:rsidRDefault="00B9738E">
      <w:pPr>
        <w:pStyle w:val="BodyText"/>
        <w:rPr>
          <w:sz w:val="20"/>
        </w:rPr>
      </w:pPr>
    </w:p>
    <w:p w14:paraId="345596D1" w14:textId="77777777" w:rsidR="00B9738E" w:rsidRDefault="00B9738E">
      <w:pPr>
        <w:pStyle w:val="BodyText"/>
        <w:rPr>
          <w:sz w:val="20"/>
        </w:rPr>
      </w:pPr>
    </w:p>
    <w:p w14:paraId="528799BB" w14:textId="77777777" w:rsidR="00B9738E" w:rsidRDefault="00592588">
      <w:pPr>
        <w:pStyle w:val="BodyText"/>
        <w:spacing w:before="2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1" wp14:anchorId="11BB2FA1" wp14:editId="551EE191">
            <wp:simplePos x="0" y="0"/>
            <wp:positionH relativeFrom="page">
              <wp:posOffset>914400</wp:posOffset>
            </wp:positionH>
            <wp:positionV relativeFrom="paragraph">
              <wp:posOffset>150689</wp:posOffset>
            </wp:positionV>
            <wp:extent cx="5849753" cy="427482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753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21718D" w14:textId="77777777" w:rsidR="00B9738E" w:rsidRDefault="00B9738E">
      <w:pPr>
        <w:rPr>
          <w:sz w:val="17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190E072A" w14:textId="77777777" w:rsidR="00B9738E" w:rsidRDefault="00B9738E">
      <w:pPr>
        <w:pStyle w:val="BodyText"/>
        <w:spacing w:before="7"/>
        <w:rPr>
          <w:sz w:val="28"/>
        </w:rPr>
      </w:pPr>
    </w:p>
    <w:p w14:paraId="4A35A109" w14:textId="6DC53CC7" w:rsidR="00B9738E" w:rsidRDefault="00BD4F51">
      <w:pPr>
        <w:pStyle w:val="BodyText"/>
        <w:ind w:left="91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CC06CB7" wp14:editId="3C88F900">
                <wp:extent cx="5943600" cy="428625"/>
                <wp:effectExtent l="8890" t="8890" r="635" b="635"/>
                <wp:docPr id="96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428625"/>
                        </a:xfrm>
                        <a:prstGeom prst="rect">
                          <a:avLst/>
                        </a:prstGeom>
                        <a:solidFill>
                          <a:srgbClr val="CFD0D9"/>
                        </a:solidFill>
                        <a:ln w="9525">
                          <a:solidFill>
                            <a:srgbClr val="00000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E7E27" w14:textId="77777777" w:rsidR="00B9738E" w:rsidRDefault="00592588">
                            <w:pPr>
                              <w:spacing w:before="139"/>
                              <w:ind w:left="141"/>
                              <w:rPr>
                                <w:rFonts w:ascii="Roboto Lt"/>
                                <w:sz w:val="28"/>
                              </w:rPr>
                            </w:pP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3.2</w:t>
                            </w:r>
                            <w:r>
                              <w:rPr>
                                <w:rFonts w:ascii="Roboto Lt"/>
                                <w:spacing w:val="-12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Ideation</w:t>
                            </w:r>
                            <w:r>
                              <w:rPr>
                                <w:rFonts w:ascii="Roboto Lt"/>
                                <w:spacing w:val="-12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&amp;</w:t>
                            </w:r>
                            <w:r>
                              <w:rPr>
                                <w:rFonts w:ascii="Roboto Lt"/>
                                <w:spacing w:val="-12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Brainstormin</w:t>
                            </w:r>
                            <w:r>
                              <w:rPr>
                                <w:rFonts w:ascii="Roboto Lt"/>
                                <w:sz w:val="28"/>
                              </w:rPr>
                              <w:t>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C06CB7" id="Text Box 72" o:spid="_x0000_s1056" type="#_x0000_t202" style="width:468pt;height:3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" fillcolor="#cfd0d9">
                <v:stroke dashstyle="3 1"/>
                <v:textbox inset="0,0,0,0">
                  <w:txbxContent>
                    <w:p w14:paraId="430E7E27" w14:textId="77777777" w:rsidR="00B9738E" w:rsidRDefault="00592588">
                      <w:pPr>
                        <w:spacing w:before="139"/>
                        <w:ind w:left="141"/>
                        <w:rPr>
                          <w:rFonts w:ascii="Roboto Lt"/>
                          <w:sz w:val="28"/>
                        </w:rPr>
                      </w:pPr>
                      <w:r>
                        <w:rPr>
                          <w:rFonts w:ascii="Roboto Lt"/>
                          <w:sz w:val="28"/>
                          <w:u w:val="single"/>
                        </w:rPr>
                        <w:t>3.2</w:t>
                      </w:r>
                      <w:r>
                        <w:rPr>
                          <w:rFonts w:ascii="Roboto Lt"/>
                          <w:spacing w:val="-12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/>
                          <w:sz w:val="28"/>
                          <w:u w:val="single"/>
                        </w:rPr>
                        <w:t>Ideation</w:t>
                      </w:r>
                      <w:r>
                        <w:rPr>
                          <w:rFonts w:ascii="Roboto Lt"/>
                          <w:spacing w:val="-12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/>
                          <w:sz w:val="28"/>
                          <w:u w:val="single"/>
                        </w:rPr>
                        <w:t>&amp;</w:t>
                      </w:r>
                      <w:r>
                        <w:rPr>
                          <w:rFonts w:ascii="Roboto Lt"/>
                          <w:spacing w:val="-12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/>
                          <w:sz w:val="28"/>
                          <w:u w:val="single"/>
                        </w:rPr>
                        <w:t>Brainstormin</w:t>
                      </w:r>
                      <w:r>
                        <w:rPr>
                          <w:rFonts w:ascii="Roboto Lt"/>
                          <w:sz w:val="28"/>
                        </w:rPr>
                        <w:t>g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6FBAC1" w14:textId="77777777" w:rsidR="00B9738E" w:rsidRDefault="00592588">
      <w:pPr>
        <w:pStyle w:val="BodyText"/>
        <w:spacing w:before="86"/>
        <w:ind w:left="959"/>
      </w:pPr>
      <w:r>
        <w:t>Definition:</w:t>
      </w:r>
    </w:p>
    <w:p w14:paraId="075C217C" w14:textId="77777777" w:rsidR="00B9738E" w:rsidRDefault="00B9738E">
      <w:pPr>
        <w:pStyle w:val="BodyText"/>
        <w:rPr>
          <w:sz w:val="36"/>
        </w:rPr>
      </w:pPr>
    </w:p>
    <w:p w14:paraId="747D3B54" w14:textId="77777777" w:rsidR="00B9738E" w:rsidRDefault="00592588">
      <w:pPr>
        <w:pStyle w:val="BodyText"/>
        <w:spacing w:line="300" w:lineRule="auto"/>
        <w:ind w:left="959" w:right="989" w:firstLine="780"/>
        <w:jc w:val="both"/>
      </w:pPr>
      <w:r>
        <w:t>Brainstorming provides a free and open environment that encourages everyone within a</w:t>
      </w:r>
      <w:r>
        <w:rPr>
          <w:spacing w:val="1"/>
        </w:rPr>
        <w:t xml:space="preserve"> </w:t>
      </w:r>
      <w:r>
        <w:t xml:space="preserve">team to participate in the creative thinking process that leads to problem solving. </w:t>
      </w:r>
      <w:r>
        <w:t>Prioritizing</w:t>
      </w:r>
      <w:r>
        <w:rPr>
          <w:spacing w:val="1"/>
        </w:rPr>
        <w:t xml:space="preserve"> </w:t>
      </w:r>
      <w:r>
        <w:t>volume over value, out-of-the-box ideas are welcome and built upon, and all participants are</w:t>
      </w:r>
      <w:r>
        <w:rPr>
          <w:spacing w:val="1"/>
        </w:rPr>
        <w:t xml:space="preserve"> </w:t>
      </w:r>
      <w:r>
        <w:t>encouraged to</w:t>
      </w:r>
      <w:r>
        <w:rPr>
          <w:spacing w:val="-1"/>
        </w:rPr>
        <w:t xml:space="preserve"> </w:t>
      </w:r>
      <w:r>
        <w:t>collaborate,</w:t>
      </w:r>
      <w:r>
        <w:rPr>
          <w:spacing w:val="-1"/>
        </w:rPr>
        <w:t xml:space="preserve"> </w:t>
      </w:r>
      <w:r>
        <w:t>helping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other develop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rich number of creative solutions.</w:t>
      </w:r>
    </w:p>
    <w:p w14:paraId="035A08F2" w14:textId="77777777" w:rsidR="00B9738E" w:rsidRDefault="00B9738E">
      <w:pPr>
        <w:pStyle w:val="BodyText"/>
        <w:rPr>
          <w:sz w:val="20"/>
        </w:rPr>
      </w:pPr>
    </w:p>
    <w:p w14:paraId="3015D01B" w14:textId="77777777" w:rsidR="00B9738E" w:rsidRDefault="00B9738E">
      <w:pPr>
        <w:pStyle w:val="BodyText"/>
        <w:rPr>
          <w:sz w:val="20"/>
        </w:rPr>
      </w:pPr>
    </w:p>
    <w:p w14:paraId="4FDD6B62" w14:textId="77777777" w:rsidR="00B9738E" w:rsidRDefault="00B9738E">
      <w:pPr>
        <w:pStyle w:val="BodyText"/>
        <w:rPr>
          <w:sz w:val="20"/>
        </w:rPr>
      </w:pPr>
    </w:p>
    <w:p w14:paraId="7C6D64B1" w14:textId="77777777" w:rsidR="00B9738E" w:rsidRDefault="00B9738E">
      <w:pPr>
        <w:pStyle w:val="BodyText"/>
        <w:rPr>
          <w:sz w:val="20"/>
        </w:rPr>
      </w:pPr>
    </w:p>
    <w:p w14:paraId="0BBCCF31" w14:textId="77777777" w:rsidR="00B9738E" w:rsidRDefault="00B9738E">
      <w:pPr>
        <w:pStyle w:val="BodyText"/>
        <w:rPr>
          <w:sz w:val="20"/>
        </w:rPr>
      </w:pPr>
    </w:p>
    <w:p w14:paraId="65654C10" w14:textId="77777777" w:rsidR="00B9738E" w:rsidRDefault="00B9738E">
      <w:pPr>
        <w:pStyle w:val="BodyText"/>
        <w:rPr>
          <w:sz w:val="20"/>
        </w:rPr>
      </w:pPr>
    </w:p>
    <w:p w14:paraId="7A23E3AA" w14:textId="77777777" w:rsidR="00B9738E" w:rsidRDefault="00B9738E">
      <w:pPr>
        <w:pStyle w:val="BodyText"/>
        <w:rPr>
          <w:sz w:val="20"/>
        </w:rPr>
      </w:pPr>
    </w:p>
    <w:p w14:paraId="4DE1F980" w14:textId="77777777" w:rsidR="00B9738E" w:rsidRDefault="00B9738E">
      <w:pPr>
        <w:pStyle w:val="BodyText"/>
        <w:rPr>
          <w:sz w:val="20"/>
        </w:rPr>
      </w:pPr>
    </w:p>
    <w:p w14:paraId="712D905E" w14:textId="09037065" w:rsidR="00B9738E" w:rsidRDefault="00F102EA">
      <w:pPr>
        <w:pStyle w:val="BodyText"/>
        <w:spacing w:before="11"/>
        <w:rPr>
          <w:sz w:val="13"/>
        </w:rPr>
      </w:pPr>
      <w:r>
        <w:rPr>
          <w:noProof/>
          <w:sz w:val="13"/>
        </w:rPr>
        <w:drawing>
          <wp:inline distT="0" distB="0" distL="0" distR="0" wp14:anchorId="63FB7AA0" wp14:editId="68713336">
            <wp:extent cx="7188200" cy="2593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2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636D" w14:textId="77777777" w:rsidR="00B9738E" w:rsidRDefault="00B9738E">
      <w:pPr>
        <w:rPr>
          <w:sz w:val="13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68DB4169" w14:textId="1FC198DC" w:rsidR="00B9738E" w:rsidRDefault="00BD4F51">
      <w:pPr>
        <w:pStyle w:val="BodyText"/>
        <w:ind w:left="314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2B45A69" wp14:editId="4621F505">
                <wp:extent cx="6143625" cy="438150"/>
                <wp:effectExtent l="0" t="0" r="635" b="0"/>
                <wp:docPr id="89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3625" cy="438150"/>
                          <a:chOff x="0" y="0"/>
                          <a:chExt cx="9675" cy="690"/>
                        </a:xfrm>
                      </wpg:grpSpPr>
                      <wps:wsp>
                        <wps:cNvPr id="90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675" cy="690"/>
                          </a:xfrm>
                          <a:prstGeom prst="rect">
                            <a:avLst/>
                          </a:prstGeom>
                          <a:solidFill>
                            <a:srgbClr val="CFD0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AutoShape 7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9675" cy="690"/>
                          </a:xfrm>
                          <a:custGeom>
                            <a:avLst/>
                            <a:gdLst>
                              <a:gd name="T0" fmla="*/ 195 w 9675"/>
                              <a:gd name="T1" fmla="*/ 675 h 690"/>
                              <a:gd name="T2" fmla="*/ 301 w 9675"/>
                              <a:gd name="T3" fmla="*/ 675 h 690"/>
                              <a:gd name="T4" fmla="*/ 451 w 9675"/>
                              <a:gd name="T5" fmla="*/ 690 h 690"/>
                              <a:gd name="T6" fmla="*/ 647 w 9675"/>
                              <a:gd name="T7" fmla="*/ 690 h 690"/>
                              <a:gd name="T8" fmla="*/ 797 w 9675"/>
                              <a:gd name="T9" fmla="*/ 675 h 690"/>
                              <a:gd name="T10" fmla="*/ 948 w 9675"/>
                              <a:gd name="T11" fmla="*/ 0 h 690"/>
                              <a:gd name="T12" fmla="*/ 1053 w 9675"/>
                              <a:gd name="T13" fmla="*/ 0 h 690"/>
                              <a:gd name="T14" fmla="*/ 1204 w 9675"/>
                              <a:gd name="T15" fmla="*/ 15 h 690"/>
                              <a:gd name="T16" fmla="*/ 1399 w 9675"/>
                              <a:gd name="T17" fmla="*/ 15 h 690"/>
                              <a:gd name="T18" fmla="*/ 1550 w 9675"/>
                              <a:gd name="T19" fmla="*/ 0 h 690"/>
                              <a:gd name="T20" fmla="*/ 1775 w 9675"/>
                              <a:gd name="T21" fmla="*/ 675 h 690"/>
                              <a:gd name="T22" fmla="*/ 1881 w 9675"/>
                              <a:gd name="T23" fmla="*/ 675 h 690"/>
                              <a:gd name="T24" fmla="*/ 2031 w 9675"/>
                              <a:gd name="T25" fmla="*/ 690 h 690"/>
                              <a:gd name="T26" fmla="*/ 2227 w 9675"/>
                              <a:gd name="T27" fmla="*/ 690 h 690"/>
                              <a:gd name="T28" fmla="*/ 2377 w 9675"/>
                              <a:gd name="T29" fmla="*/ 675 h 690"/>
                              <a:gd name="T30" fmla="*/ 2528 w 9675"/>
                              <a:gd name="T31" fmla="*/ 0 h 690"/>
                              <a:gd name="T32" fmla="*/ 2633 w 9675"/>
                              <a:gd name="T33" fmla="*/ 0 h 690"/>
                              <a:gd name="T34" fmla="*/ 2784 w 9675"/>
                              <a:gd name="T35" fmla="*/ 15 h 690"/>
                              <a:gd name="T36" fmla="*/ 2979 w 9675"/>
                              <a:gd name="T37" fmla="*/ 15 h 690"/>
                              <a:gd name="T38" fmla="*/ 3130 w 9675"/>
                              <a:gd name="T39" fmla="*/ 0 h 690"/>
                              <a:gd name="T40" fmla="*/ 3355 w 9675"/>
                              <a:gd name="T41" fmla="*/ 675 h 690"/>
                              <a:gd name="T42" fmla="*/ 3461 w 9675"/>
                              <a:gd name="T43" fmla="*/ 675 h 690"/>
                              <a:gd name="T44" fmla="*/ 3611 w 9675"/>
                              <a:gd name="T45" fmla="*/ 690 h 690"/>
                              <a:gd name="T46" fmla="*/ 3807 w 9675"/>
                              <a:gd name="T47" fmla="*/ 690 h 690"/>
                              <a:gd name="T48" fmla="*/ 3957 w 9675"/>
                              <a:gd name="T49" fmla="*/ 675 h 690"/>
                              <a:gd name="T50" fmla="*/ 4108 w 9675"/>
                              <a:gd name="T51" fmla="*/ 0 h 690"/>
                              <a:gd name="T52" fmla="*/ 4213 w 9675"/>
                              <a:gd name="T53" fmla="*/ 0 h 690"/>
                              <a:gd name="T54" fmla="*/ 4364 w 9675"/>
                              <a:gd name="T55" fmla="*/ 15 h 690"/>
                              <a:gd name="T56" fmla="*/ 4559 w 9675"/>
                              <a:gd name="T57" fmla="*/ 15 h 690"/>
                              <a:gd name="T58" fmla="*/ 4710 w 9675"/>
                              <a:gd name="T59" fmla="*/ 0 h 690"/>
                              <a:gd name="T60" fmla="*/ 4935 w 9675"/>
                              <a:gd name="T61" fmla="*/ 675 h 690"/>
                              <a:gd name="T62" fmla="*/ 5041 w 9675"/>
                              <a:gd name="T63" fmla="*/ 675 h 690"/>
                              <a:gd name="T64" fmla="*/ 5191 w 9675"/>
                              <a:gd name="T65" fmla="*/ 690 h 690"/>
                              <a:gd name="T66" fmla="*/ 5387 w 9675"/>
                              <a:gd name="T67" fmla="*/ 690 h 690"/>
                              <a:gd name="T68" fmla="*/ 5537 w 9675"/>
                              <a:gd name="T69" fmla="*/ 675 h 690"/>
                              <a:gd name="T70" fmla="*/ 5688 w 9675"/>
                              <a:gd name="T71" fmla="*/ 0 h 690"/>
                              <a:gd name="T72" fmla="*/ 5793 w 9675"/>
                              <a:gd name="T73" fmla="*/ 0 h 690"/>
                              <a:gd name="T74" fmla="*/ 5944 w 9675"/>
                              <a:gd name="T75" fmla="*/ 15 h 690"/>
                              <a:gd name="T76" fmla="*/ 6139 w 9675"/>
                              <a:gd name="T77" fmla="*/ 15 h 690"/>
                              <a:gd name="T78" fmla="*/ 6289 w 9675"/>
                              <a:gd name="T79" fmla="*/ 0 h 690"/>
                              <a:gd name="T80" fmla="*/ 6515 w 9675"/>
                              <a:gd name="T81" fmla="*/ 675 h 690"/>
                              <a:gd name="T82" fmla="*/ 6621 w 9675"/>
                              <a:gd name="T83" fmla="*/ 675 h 690"/>
                              <a:gd name="T84" fmla="*/ 6771 w 9675"/>
                              <a:gd name="T85" fmla="*/ 690 h 690"/>
                              <a:gd name="T86" fmla="*/ 6967 w 9675"/>
                              <a:gd name="T87" fmla="*/ 690 h 690"/>
                              <a:gd name="T88" fmla="*/ 7117 w 9675"/>
                              <a:gd name="T89" fmla="*/ 675 h 690"/>
                              <a:gd name="T90" fmla="*/ 7267 w 9675"/>
                              <a:gd name="T91" fmla="*/ 0 h 690"/>
                              <a:gd name="T92" fmla="*/ 7373 w 9675"/>
                              <a:gd name="T93" fmla="*/ 0 h 690"/>
                              <a:gd name="T94" fmla="*/ 7523 w 9675"/>
                              <a:gd name="T95" fmla="*/ 15 h 690"/>
                              <a:gd name="T96" fmla="*/ 7719 w 9675"/>
                              <a:gd name="T97" fmla="*/ 15 h 690"/>
                              <a:gd name="T98" fmla="*/ 7869 w 9675"/>
                              <a:gd name="T99" fmla="*/ 0 h 690"/>
                              <a:gd name="T100" fmla="*/ 8095 w 9675"/>
                              <a:gd name="T101" fmla="*/ 675 h 690"/>
                              <a:gd name="T102" fmla="*/ 8201 w 9675"/>
                              <a:gd name="T103" fmla="*/ 675 h 690"/>
                              <a:gd name="T104" fmla="*/ 8351 w 9675"/>
                              <a:gd name="T105" fmla="*/ 690 h 690"/>
                              <a:gd name="T106" fmla="*/ 8546 w 9675"/>
                              <a:gd name="T107" fmla="*/ 690 h 690"/>
                              <a:gd name="T108" fmla="*/ 8697 w 9675"/>
                              <a:gd name="T109" fmla="*/ 675 h 690"/>
                              <a:gd name="T110" fmla="*/ 8847 w 9675"/>
                              <a:gd name="T111" fmla="*/ 0 h 690"/>
                              <a:gd name="T112" fmla="*/ 8953 w 9675"/>
                              <a:gd name="T113" fmla="*/ 0 h 690"/>
                              <a:gd name="T114" fmla="*/ 9103 w 9675"/>
                              <a:gd name="T115" fmla="*/ 15 h 690"/>
                              <a:gd name="T116" fmla="*/ 9299 w 9675"/>
                              <a:gd name="T117" fmla="*/ 15 h 690"/>
                              <a:gd name="T118" fmla="*/ 9449 w 9675"/>
                              <a:gd name="T119" fmla="*/ 0 h 690"/>
                              <a:gd name="T120" fmla="*/ 9675 w 9675"/>
                              <a:gd name="T121" fmla="*/ 675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9675" h="690">
                                <a:moveTo>
                                  <a:pt x="45" y="675"/>
                                </a:moveTo>
                                <a:lnTo>
                                  <a:pt x="0" y="675"/>
                                </a:lnTo>
                                <a:lnTo>
                                  <a:pt x="0" y="690"/>
                                </a:lnTo>
                                <a:lnTo>
                                  <a:pt x="45" y="690"/>
                                </a:lnTo>
                                <a:lnTo>
                                  <a:pt x="45" y="675"/>
                                </a:lnTo>
                                <a:close/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675"/>
                                </a:moveTo>
                                <a:lnTo>
                                  <a:pt x="75" y="675"/>
                                </a:lnTo>
                                <a:lnTo>
                                  <a:pt x="75" y="690"/>
                                </a:lnTo>
                                <a:lnTo>
                                  <a:pt x="120" y="690"/>
                                </a:lnTo>
                                <a:lnTo>
                                  <a:pt x="120" y="675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675"/>
                                </a:moveTo>
                                <a:lnTo>
                                  <a:pt x="150" y="675"/>
                                </a:lnTo>
                                <a:lnTo>
                                  <a:pt x="150" y="690"/>
                                </a:lnTo>
                                <a:lnTo>
                                  <a:pt x="195" y="690"/>
                                </a:lnTo>
                                <a:lnTo>
                                  <a:pt x="195" y="675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1" y="675"/>
                                </a:moveTo>
                                <a:lnTo>
                                  <a:pt x="226" y="675"/>
                                </a:lnTo>
                                <a:lnTo>
                                  <a:pt x="226" y="690"/>
                                </a:lnTo>
                                <a:lnTo>
                                  <a:pt x="271" y="690"/>
                                </a:lnTo>
                                <a:lnTo>
                                  <a:pt x="271" y="675"/>
                                </a:lnTo>
                                <a:close/>
                                <a:moveTo>
                                  <a:pt x="271" y="0"/>
                                </a:moveTo>
                                <a:lnTo>
                                  <a:pt x="226" y="0"/>
                                </a:lnTo>
                                <a:lnTo>
                                  <a:pt x="226" y="15"/>
                                </a:lnTo>
                                <a:lnTo>
                                  <a:pt x="271" y="15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346" y="675"/>
                                </a:moveTo>
                                <a:lnTo>
                                  <a:pt x="301" y="675"/>
                                </a:lnTo>
                                <a:lnTo>
                                  <a:pt x="301" y="690"/>
                                </a:lnTo>
                                <a:lnTo>
                                  <a:pt x="346" y="690"/>
                                </a:lnTo>
                                <a:lnTo>
                                  <a:pt x="346" y="675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675"/>
                                </a:moveTo>
                                <a:lnTo>
                                  <a:pt x="376" y="675"/>
                                </a:lnTo>
                                <a:lnTo>
                                  <a:pt x="376" y="690"/>
                                </a:lnTo>
                                <a:lnTo>
                                  <a:pt x="421" y="690"/>
                                </a:lnTo>
                                <a:lnTo>
                                  <a:pt x="421" y="675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675"/>
                                </a:moveTo>
                                <a:lnTo>
                                  <a:pt x="451" y="675"/>
                                </a:lnTo>
                                <a:lnTo>
                                  <a:pt x="451" y="690"/>
                                </a:lnTo>
                                <a:lnTo>
                                  <a:pt x="496" y="690"/>
                                </a:lnTo>
                                <a:lnTo>
                                  <a:pt x="496" y="675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2" y="675"/>
                                </a:moveTo>
                                <a:lnTo>
                                  <a:pt x="527" y="675"/>
                                </a:lnTo>
                                <a:lnTo>
                                  <a:pt x="527" y="690"/>
                                </a:lnTo>
                                <a:lnTo>
                                  <a:pt x="572" y="690"/>
                                </a:lnTo>
                                <a:lnTo>
                                  <a:pt x="572" y="675"/>
                                </a:lnTo>
                                <a:close/>
                                <a:moveTo>
                                  <a:pt x="572" y="0"/>
                                </a:moveTo>
                                <a:lnTo>
                                  <a:pt x="527" y="0"/>
                                </a:lnTo>
                                <a:lnTo>
                                  <a:pt x="527" y="15"/>
                                </a:lnTo>
                                <a:lnTo>
                                  <a:pt x="572" y="15"/>
                                </a:lnTo>
                                <a:lnTo>
                                  <a:pt x="572" y="0"/>
                                </a:lnTo>
                                <a:close/>
                                <a:moveTo>
                                  <a:pt x="647" y="675"/>
                                </a:moveTo>
                                <a:lnTo>
                                  <a:pt x="602" y="675"/>
                                </a:lnTo>
                                <a:lnTo>
                                  <a:pt x="602" y="690"/>
                                </a:lnTo>
                                <a:lnTo>
                                  <a:pt x="647" y="690"/>
                                </a:lnTo>
                                <a:lnTo>
                                  <a:pt x="647" y="675"/>
                                </a:lnTo>
                                <a:close/>
                                <a:moveTo>
                                  <a:pt x="647" y="0"/>
                                </a:moveTo>
                                <a:lnTo>
                                  <a:pt x="602" y="0"/>
                                </a:lnTo>
                                <a:lnTo>
                                  <a:pt x="602" y="15"/>
                                </a:lnTo>
                                <a:lnTo>
                                  <a:pt x="647" y="15"/>
                                </a:lnTo>
                                <a:lnTo>
                                  <a:pt x="647" y="0"/>
                                </a:lnTo>
                                <a:close/>
                                <a:moveTo>
                                  <a:pt x="722" y="675"/>
                                </a:moveTo>
                                <a:lnTo>
                                  <a:pt x="677" y="675"/>
                                </a:lnTo>
                                <a:lnTo>
                                  <a:pt x="677" y="690"/>
                                </a:lnTo>
                                <a:lnTo>
                                  <a:pt x="722" y="690"/>
                                </a:lnTo>
                                <a:lnTo>
                                  <a:pt x="722" y="675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  <a:moveTo>
                                  <a:pt x="797" y="675"/>
                                </a:moveTo>
                                <a:lnTo>
                                  <a:pt x="752" y="675"/>
                                </a:lnTo>
                                <a:lnTo>
                                  <a:pt x="752" y="690"/>
                                </a:lnTo>
                                <a:lnTo>
                                  <a:pt x="797" y="690"/>
                                </a:lnTo>
                                <a:lnTo>
                                  <a:pt x="797" y="675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3" y="675"/>
                                </a:moveTo>
                                <a:lnTo>
                                  <a:pt x="828" y="675"/>
                                </a:lnTo>
                                <a:lnTo>
                                  <a:pt x="828" y="690"/>
                                </a:lnTo>
                                <a:lnTo>
                                  <a:pt x="873" y="690"/>
                                </a:lnTo>
                                <a:lnTo>
                                  <a:pt x="873" y="675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828" y="0"/>
                                </a:lnTo>
                                <a:lnTo>
                                  <a:pt x="828" y="15"/>
                                </a:lnTo>
                                <a:lnTo>
                                  <a:pt x="873" y="15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48" y="675"/>
                                </a:moveTo>
                                <a:lnTo>
                                  <a:pt x="903" y="675"/>
                                </a:lnTo>
                                <a:lnTo>
                                  <a:pt x="903" y="690"/>
                                </a:lnTo>
                                <a:lnTo>
                                  <a:pt x="948" y="690"/>
                                </a:lnTo>
                                <a:lnTo>
                                  <a:pt x="948" y="675"/>
                                </a:lnTo>
                                <a:close/>
                                <a:moveTo>
                                  <a:pt x="948" y="0"/>
                                </a:moveTo>
                                <a:lnTo>
                                  <a:pt x="903" y="0"/>
                                </a:lnTo>
                                <a:lnTo>
                                  <a:pt x="903" y="15"/>
                                </a:lnTo>
                                <a:lnTo>
                                  <a:pt x="948" y="15"/>
                                </a:lnTo>
                                <a:lnTo>
                                  <a:pt x="948" y="0"/>
                                </a:lnTo>
                                <a:close/>
                                <a:moveTo>
                                  <a:pt x="1023" y="675"/>
                                </a:moveTo>
                                <a:lnTo>
                                  <a:pt x="978" y="675"/>
                                </a:lnTo>
                                <a:lnTo>
                                  <a:pt x="978" y="690"/>
                                </a:lnTo>
                                <a:lnTo>
                                  <a:pt x="1023" y="690"/>
                                </a:lnTo>
                                <a:lnTo>
                                  <a:pt x="1023" y="675"/>
                                </a:lnTo>
                                <a:close/>
                                <a:moveTo>
                                  <a:pt x="1023" y="0"/>
                                </a:moveTo>
                                <a:lnTo>
                                  <a:pt x="978" y="0"/>
                                </a:lnTo>
                                <a:lnTo>
                                  <a:pt x="978" y="15"/>
                                </a:lnTo>
                                <a:lnTo>
                                  <a:pt x="1023" y="15"/>
                                </a:lnTo>
                                <a:lnTo>
                                  <a:pt x="1023" y="0"/>
                                </a:lnTo>
                                <a:close/>
                                <a:moveTo>
                                  <a:pt x="1098" y="675"/>
                                </a:moveTo>
                                <a:lnTo>
                                  <a:pt x="1053" y="675"/>
                                </a:lnTo>
                                <a:lnTo>
                                  <a:pt x="1053" y="690"/>
                                </a:lnTo>
                                <a:lnTo>
                                  <a:pt x="1098" y="690"/>
                                </a:lnTo>
                                <a:lnTo>
                                  <a:pt x="1098" y="675"/>
                                </a:lnTo>
                                <a:close/>
                                <a:moveTo>
                                  <a:pt x="1098" y="0"/>
                                </a:moveTo>
                                <a:lnTo>
                                  <a:pt x="1053" y="0"/>
                                </a:lnTo>
                                <a:lnTo>
                                  <a:pt x="1053" y="15"/>
                                </a:lnTo>
                                <a:lnTo>
                                  <a:pt x="1098" y="15"/>
                                </a:lnTo>
                                <a:lnTo>
                                  <a:pt x="1098" y="0"/>
                                </a:lnTo>
                                <a:close/>
                                <a:moveTo>
                                  <a:pt x="1174" y="675"/>
                                </a:moveTo>
                                <a:lnTo>
                                  <a:pt x="1129" y="675"/>
                                </a:lnTo>
                                <a:lnTo>
                                  <a:pt x="1129" y="690"/>
                                </a:lnTo>
                                <a:lnTo>
                                  <a:pt x="1174" y="690"/>
                                </a:lnTo>
                                <a:lnTo>
                                  <a:pt x="1174" y="675"/>
                                </a:lnTo>
                                <a:close/>
                                <a:moveTo>
                                  <a:pt x="1174" y="0"/>
                                </a:moveTo>
                                <a:lnTo>
                                  <a:pt x="1129" y="0"/>
                                </a:lnTo>
                                <a:lnTo>
                                  <a:pt x="1129" y="15"/>
                                </a:lnTo>
                                <a:lnTo>
                                  <a:pt x="1174" y="15"/>
                                </a:lnTo>
                                <a:lnTo>
                                  <a:pt x="1174" y="0"/>
                                </a:lnTo>
                                <a:close/>
                                <a:moveTo>
                                  <a:pt x="1249" y="675"/>
                                </a:moveTo>
                                <a:lnTo>
                                  <a:pt x="1204" y="675"/>
                                </a:lnTo>
                                <a:lnTo>
                                  <a:pt x="1204" y="690"/>
                                </a:lnTo>
                                <a:lnTo>
                                  <a:pt x="1249" y="690"/>
                                </a:lnTo>
                                <a:lnTo>
                                  <a:pt x="1249" y="675"/>
                                </a:lnTo>
                                <a:close/>
                                <a:moveTo>
                                  <a:pt x="1249" y="0"/>
                                </a:moveTo>
                                <a:lnTo>
                                  <a:pt x="1204" y="0"/>
                                </a:lnTo>
                                <a:lnTo>
                                  <a:pt x="1204" y="15"/>
                                </a:lnTo>
                                <a:lnTo>
                                  <a:pt x="1249" y="15"/>
                                </a:lnTo>
                                <a:lnTo>
                                  <a:pt x="1249" y="0"/>
                                </a:lnTo>
                                <a:close/>
                                <a:moveTo>
                                  <a:pt x="1324" y="675"/>
                                </a:moveTo>
                                <a:lnTo>
                                  <a:pt x="1279" y="675"/>
                                </a:lnTo>
                                <a:lnTo>
                                  <a:pt x="1279" y="690"/>
                                </a:lnTo>
                                <a:lnTo>
                                  <a:pt x="1324" y="690"/>
                                </a:lnTo>
                                <a:lnTo>
                                  <a:pt x="1324" y="675"/>
                                </a:lnTo>
                                <a:close/>
                                <a:moveTo>
                                  <a:pt x="1324" y="0"/>
                                </a:moveTo>
                                <a:lnTo>
                                  <a:pt x="1279" y="0"/>
                                </a:lnTo>
                                <a:lnTo>
                                  <a:pt x="1279" y="15"/>
                                </a:lnTo>
                                <a:lnTo>
                                  <a:pt x="1324" y="15"/>
                                </a:lnTo>
                                <a:lnTo>
                                  <a:pt x="1324" y="0"/>
                                </a:lnTo>
                                <a:close/>
                                <a:moveTo>
                                  <a:pt x="1399" y="675"/>
                                </a:moveTo>
                                <a:lnTo>
                                  <a:pt x="1354" y="675"/>
                                </a:lnTo>
                                <a:lnTo>
                                  <a:pt x="1354" y="690"/>
                                </a:lnTo>
                                <a:lnTo>
                                  <a:pt x="1399" y="690"/>
                                </a:lnTo>
                                <a:lnTo>
                                  <a:pt x="1399" y="675"/>
                                </a:lnTo>
                                <a:close/>
                                <a:moveTo>
                                  <a:pt x="1399" y="0"/>
                                </a:moveTo>
                                <a:lnTo>
                                  <a:pt x="1354" y="0"/>
                                </a:lnTo>
                                <a:lnTo>
                                  <a:pt x="1354" y="15"/>
                                </a:lnTo>
                                <a:lnTo>
                                  <a:pt x="1399" y="15"/>
                                </a:lnTo>
                                <a:lnTo>
                                  <a:pt x="1399" y="0"/>
                                </a:lnTo>
                                <a:close/>
                                <a:moveTo>
                                  <a:pt x="1474" y="675"/>
                                </a:moveTo>
                                <a:lnTo>
                                  <a:pt x="1429" y="675"/>
                                </a:lnTo>
                                <a:lnTo>
                                  <a:pt x="1429" y="690"/>
                                </a:lnTo>
                                <a:lnTo>
                                  <a:pt x="1474" y="690"/>
                                </a:lnTo>
                                <a:lnTo>
                                  <a:pt x="1474" y="675"/>
                                </a:lnTo>
                                <a:close/>
                                <a:moveTo>
                                  <a:pt x="1474" y="0"/>
                                </a:moveTo>
                                <a:lnTo>
                                  <a:pt x="1429" y="0"/>
                                </a:lnTo>
                                <a:lnTo>
                                  <a:pt x="1429" y="15"/>
                                </a:lnTo>
                                <a:lnTo>
                                  <a:pt x="1474" y="15"/>
                                </a:lnTo>
                                <a:lnTo>
                                  <a:pt x="1474" y="0"/>
                                </a:lnTo>
                                <a:close/>
                                <a:moveTo>
                                  <a:pt x="1550" y="675"/>
                                </a:moveTo>
                                <a:lnTo>
                                  <a:pt x="1505" y="675"/>
                                </a:lnTo>
                                <a:lnTo>
                                  <a:pt x="1505" y="690"/>
                                </a:lnTo>
                                <a:lnTo>
                                  <a:pt x="1550" y="690"/>
                                </a:lnTo>
                                <a:lnTo>
                                  <a:pt x="1550" y="675"/>
                                </a:lnTo>
                                <a:close/>
                                <a:moveTo>
                                  <a:pt x="1550" y="0"/>
                                </a:moveTo>
                                <a:lnTo>
                                  <a:pt x="1505" y="0"/>
                                </a:lnTo>
                                <a:lnTo>
                                  <a:pt x="1505" y="15"/>
                                </a:lnTo>
                                <a:lnTo>
                                  <a:pt x="1550" y="15"/>
                                </a:lnTo>
                                <a:lnTo>
                                  <a:pt x="1550" y="0"/>
                                </a:lnTo>
                                <a:close/>
                                <a:moveTo>
                                  <a:pt x="1625" y="675"/>
                                </a:moveTo>
                                <a:lnTo>
                                  <a:pt x="1580" y="675"/>
                                </a:lnTo>
                                <a:lnTo>
                                  <a:pt x="1580" y="690"/>
                                </a:lnTo>
                                <a:lnTo>
                                  <a:pt x="1625" y="690"/>
                                </a:lnTo>
                                <a:lnTo>
                                  <a:pt x="1625" y="675"/>
                                </a:lnTo>
                                <a:close/>
                                <a:moveTo>
                                  <a:pt x="1625" y="0"/>
                                </a:moveTo>
                                <a:lnTo>
                                  <a:pt x="1580" y="0"/>
                                </a:lnTo>
                                <a:lnTo>
                                  <a:pt x="1580" y="15"/>
                                </a:lnTo>
                                <a:lnTo>
                                  <a:pt x="1625" y="15"/>
                                </a:lnTo>
                                <a:lnTo>
                                  <a:pt x="1625" y="0"/>
                                </a:lnTo>
                                <a:close/>
                                <a:moveTo>
                                  <a:pt x="1700" y="675"/>
                                </a:moveTo>
                                <a:lnTo>
                                  <a:pt x="1655" y="675"/>
                                </a:lnTo>
                                <a:lnTo>
                                  <a:pt x="1655" y="690"/>
                                </a:lnTo>
                                <a:lnTo>
                                  <a:pt x="1700" y="690"/>
                                </a:lnTo>
                                <a:lnTo>
                                  <a:pt x="1700" y="675"/>
                                </a:lnTo>
                                <a:close/>
                                <a:moveTo>
                                  <a:pt x="1700" y="0"/>
                                </a:moveTo>
                                <a:lnTo>
                                  <a:pt x="1655" y="0"/>
                                </a:lnTo>
                                <a:lnTo>
                                  <a:pt x="1655" y="15"/>
                                </a:lnTo>
                                <a:lnTo>
                                  <a:pt x="1700" y="15"/>
                                </a:lnTo>
                                <a:lnTo>
                                  <a:pt x="1700" y="0"/>
                                </a:lnTo>
                                <a:close/>
                                <a:moveTo>
                                  <a:pt x="1775" y="675"/>
                                </a:moveTo>
                                <a:lnTo>
                                  <a:pt x="1730" y="675"/>
                                </a:lnTo>
                                <a:lnTo>
                                  <a:pt x="1730" y="690"/>
                                </a:lnTo>
                                <a:lnTo>
                                  <a:pt x="1775" y="690"/>
                                </a:lnTo>
                                <a:lnTo>
                                  <a:pt x="1775" y="675"/>
                                </a:lnTo>
                                <a:close/>
                                <a:moveTo>
                                  <a:pt x="1775" y="0"/>
                                </a:moveTo>
                                <a:lnTo>
                                  <a:pt x="1730" y="0"/>
                                </a:lnTo>
                                <a:lnTo>
                                  <a:pt x="1730" y="15"/>
                                </a:lnTo>
                                <a:lnTo>
                                  <a:pt x="1775" y="15"/>
                                </a:lnTo>
                                <a:lnTo>
                                  <a:pt x="1775" y="0"/>
                                </a:lnTo>
                                <a:close/>
                                <a:moveTo>
                                  <a:pt x="1851" y="675"/>
                                </a:moveTo>
                                <a:lnTo>
                                  <a:pt x="1806" y="675"/>
                                </a:lnTo>
                                <a:lnTo>
                                  <a:pt x="1806" y="690"/>
                                </a:lnTo>
                                <a:lnTo>
                                  <a:pt x="1851" y="690"/>
                                </a:lnTo>
                                <a:lnTo>
                                  <a:pt x="1851" y="675"/>
                                </a:lnTo>
                                <a:close/>
                                <a:moveTo>
                                  <a:pt x="1851" y="0"/>
                                </a:moveTo>
                                <a:lnTo>
                                  <a:pt x="1806" y="0"/>
                                </a:lnTo>
                                <a:lnTo>
                                  <a:pt x="1806" y="15"/>
                                </a:lnTo>
                                <a:lnTo>
                                  <a:pt x="1851" y="15"/>
                                </a:lnTo>
                                <a:lnTo>
                                  <a:pt x="1851" y="0"/>
                                </a:lnTo>
                                <a:close/>
                                <a:moveTo>
                                  <a:pt x="1926" y="675"/>
                                </a:moveTo>
                                <a:lnTo>
                                  <a:pt x="1881" y="675"/>
                                </a:lnTo>
                                <a:lnTo>
                                  <a:pt x="1881" y="690"/>
                                </a:lnTo>
                                <a:lnTo>
                                  <a:pt x="1926" y="690"/>
                                </a:lnTo>
                                <a:lnTo>
                                  <a:pt x="1926" y="675"/>
                                </a:lnTo>
                                <a:close/>
                                <a:moveTo>
                                  <a:pt x="1926" y="0"/>
                                </a:moveTo>
                                <a:lnTo>
                                  <a:pt x="1881" y="0"/>
                                </a:lnTo>
                                <a:lnTo>
                                  <a:pt x="1881" y="15"/>
                                </a:lnTo>
                                <a:lnTo>
                                  <a:pt x="1926" y="15"/>
                                </a:lnTo>
                                <a:lnTo>
                                  <a:pt x="1926" y="0"/>
                                </a:lnTo>
                                <a:close/>
                                <a:moveTo>
                                  <a:pt x="2001" y="675"/>
                                </a:moveTo>
                                <a:lnTo>
                                  <a:pt x="1956" y="675"/>
                                </a:lnTo>
                                <a:lnTo>
                                  <a:pt x="1956" y="690"/>
                                </a:lnTo>
                                <a:lnTo>
                                  <a:pt x="2001" y="690"/>
                                </a:lnTo>
                                <a:lnTo>
                                  <a:pt x="2001" y="675"/>
                                </a:lnTo>
                                <a:close/>
                                <a:moveTo>
                                  <a:pt x="2001" y="0"/>
                                </a:moveTo>
                                <a:lnTo>
                                  <a:pt x="1956" y="0"/>
                                </a:lnTo>
                                <a:lnTo>
                                  <a:pt x="1956" y="15"/>
                                </a:lnTo>
                                <a:lnTo>
                                  <a:pt x="2001" y="15"/>
                                </a:lnTo>
                                <a:lnTo>
                                  <a:pt x="2001" y="0"/>
                                </a:lnTo>
                                <a:close/>
                                <a:moveTo>
                                  <a:pt x="2076" y="675"/>
                                </a:moveTo>
                                <a:lnTo>
                                  <a:pt x="2031" y="675"/>
                                </a:lnTo>
                                <a:lnTo>
                                  <a:pt x="2031" y="690"/>
                                </a:lnTo>
                                <a:lnTo>
                                  <a:pt x="2076" y="690"/>
                                </a:lnTo>
                                <a:lnTo>
                                  <a:pt x="2076" y="675"/>
                                </a:lnTo>
                                <a:close/>
                                <a:moveTo>
                                  <a:pt x="2076" y="0"/>
                                </a:moveTo>
                                <a:lnTo>
                                  <a:pt x="2031" y="0"/>
                                </a:lnTo>
                                <a:lnTo>
                                  <a:pt x="2031" y="15"/>
                                </a:lnTo>
                                <a:lnTo>
                                  <a:pt x="2076" y="15"/>
                                </a:lnTo>
                                <a:lnTo>
                                  <a:pt x="2076" y="0"/>
                                </a:lnTo>
                                <a:close/>
                                <a:moveTo>
                                  <a:pt x="2152" y="675"/>
                                </a:moveTo>
                                <a:lnTo>
                                  <a:pt x="2107" y="675"/>
                                </a:lnTo>
                                <a:lnTo>
                                  <a:pt x="2107" y="690"/>
                                </a:lnTo>
                                <a:lnTo>
                                  <a:pt x="2152" y="690"/>
                                </a:lnTo>
                                <a:lnTo>
                                  <a:pt x="2152" y="675"/>
                                </a:lnTo>
                                <a:close/>
                                <a:moveTo>
                                  <a:pt x="2152" y="0"/>
                                </a:moveTo>
                                <a:lnTo>
                                  <a:pt x="2107" y="0"/>
                                </a:lnTo>
                                <a:lnTo>
                                  <a:pt x="2107" y="15"/>
                                </a:lnTo>
                                <a:lnTo>
                                  <a:pt x="2152" y="15"/>
                                </a:lnTo>
                                <a:lnTo>
                                  <a:pt x="2152" y="0"/>
                                </a:lnTo>
                                <a:close/>
                                <a:moveTo>
                                  <a:pt x="2227" y="675"/>
                                </a:moveTo>
                                <a:lnTo>
                                  <a:pt x="2182" y="675"/>
                                </a:lnTo>
                                <a:lnTo>
                                  <a:pt x="2182" y="690"/>
                                </a:lnTo>
                                <a:lnTo>
                                  <a:pt x="2227" y="690"/>
                                </a:lnTo>
                                <a:lnTo>
                                  <a:pt x="2227" y="675"/>
                                </a:lnTo>
                                <a:close/>
                                <a:moveTo>
                                  <a:pt x="2227" y="0"/>
                                </a:moveTo>
                                <a:lnTo>
                                  <a:pt x="2182" y="0"/>
                                </a:lnTo>
                                <a:lnTo>
                                  <a:pt x="2182" y="15"/>
                                </a:lnTo>
                                <a:lnTo>
                                  <a:pt x="2227" y="15"/>
                                </a:lnTo>
                                <a:lnTo>
                                  <a:pt x="2227" y="0"/>
                                </a:lnTo>
                                <a:close/>
                                <a:moveTo>
                                  <a:pt x="2302" y="675"/>
                                </a:moveTo>
                                <a:lnTo>
                                  <a:pt x="2257" y="675"/>
                                </a:lnTo>
                                <a:lnTo>
                                  <a:pt x="2257" y="690"/>
                                </a:lnTo>
                                <a:lnTo>
                                  <a:pt x="2302" y="690"/>
                                </a:lnTo>
                                <a:lnTo>
                                  <a:pt x="2302" y="675"/>
                                </a:lnTo>
                                <a:close/>
                                <a:moveTo>
                                  <a:pt x="2302" y="0"/>
                                </a:moveTo>
                                <a:lnTo>
                                  <a:pt x="2257" y="0"/>
                                </a:lnTo>
                                <a:lnTo>
                                  <a:pt x="2257" y="15"/>
                                </a:lnTo>
                                <a:lnTo>
                                  <a:pt x="2302" y="15"/>
                                </a:lnTo>
                                <a:lnTo>
                                  <a:pt x="2302" y="0"/>
                                </a:lnTo>
                                <a:close/>
                                <a:moveTo>
                                  <a:pt x="2377" y="675"/>
                                </a:moveTo>
                                <a:lnTo>
                                  <a:pt x="2332" y="675"/>
                                </a:lnTo>
                                <a:lnTo>
                                  <a:pt x="2332" y="690"/>
                                </a:lnTo>
                                <a:lnTo>
                                  <a:pt x="2377" y="690"/>
                                </a:lnTo>
                                <a:lnTo>
                                  <a:pt x="2377" y="675"/>
                                </a:lnTo>
                                <a:close/>
                                <a:moveTo>
                                  <a:pt x="2377" y="0"/>
                                </a:moveTo>
                                <a:lnTo>
                                  <a:pt x="2332" y="0"/>
                                </a:lnTo>
                                <a:lnTo>
                                  <a:pt x="2332" y="15"/>
                                </a:lnTo>
                                <a:lnTo>
                                  <a:pt x="2377" y="15"/>
                                </a:lnTo>
                                <a:lnTo>
                                  <a:pt x="2377" y="0"/>
                                </a:lnTo>
                                <a:close/>
                                <a:moveTo>
                                  <a:pt x="2452" y="675"/>
                                </a:moveTo>
                                <a:lnTo>
                                  <a:pt x="2407" y="675"/>
                                </a:lnTo>
                                <a:lnTo>
                                  <a:pt x="2407" y="690"/>
                                </a:lnTo>
                                <a:lnTo>
                                  <a:pt x="2452" y="690"/>
                                </a:lnTo>
                                <a:lnTo>
                                  <a:pt x="2452" y="675"/>
                                </a:lnTo>
                                <a:close/>
                                <a:moveTo>
                                  <a:pt x="2452" y="0"/>
                                </a:moveTo>
                                <a:lnTo>
                                  <a:pt x="2407" y="0"/>
                                </a:lnTo>
                                <a:lnTo>
                                  <a:pt x="2407" y="15"/>
                                </a:lnTo>
                                <a:lnTo>
                                  <a:pt x="2452" y="15"/>
                                </a:lnTo>
                                <a:lnTo>
                                  <a:pt x="2452" y="0"/>
                                </a:lnTo>
                                <a:close/>
                                <a:moveTo>
                                  <a:pt x="2528" y="675"/>
                                </a:moveTo>
                                <a:lnTo>
                                  <a:pt x="2483" y="675"/>
                                </a:lnTo>
                                <a:lnTo>
                                  <a:pt x="2483" y="690"/>
                                </a:lnTo>
                                <a:lnTo>
                                  <a:pt x="2528" y="690"/>
                                </a:lnTo>
                                <a:lnTo>
                                  <a:pt x="2528" y="675"/>
                                </a:lnTo>
                                <a:close/>
                                <a:moveTo>
                                  <a:pt x="2528" y="0"/>
                                </a:moveTo>
                                <a:lnTo>
                                  <a:pt x="2483" y="0"/>
                                </a:lnTo>
                                <a:lnTo>
                                  <a:pt x="2483" y="15"/>
                                </a:lnTo>
                                <a:lnTo>
                                  <a:pt x="2528" y="15"/>
                                </a:lnTo>
                                <a:lnTo>
                                  <a:pt x="2528" y="0"/>
                                </a:lnTo>
                                <a:close/>
                                <a:moveTo>
                                  <a:pt x="2603" y="675"/>
                                </a:moveTo>
                                <a:lnTo>
                                  <a:pt x="2558" y="675"/>
                                </a:lnTo>
                                <a:lnTo>
                                  <a:pt x="2558" y="690"/>
                                </a:lnTo>
                                <a:lnTo>
                                  <a:pt x="2603" y="690"/>
                                </a:lnTo>
                                <a:lnTo>
                                  <a:pt x="2603" y="675"/>
                                </a:lnTo>
                                <a:close/>
                                <a:moveTo>
                                  <a:pt x="2603" y="0"/>
                                </a:moveTo>
                                <a:lnTo>
                                  <a:pt x="2558" y="0"/>
                                </a:lnTo>
                                <a:lnTo>
                                  <a:pt x="2558" y="15"/>
                                </a:lnTo>
                                <a:lnTo>
                                  <a:pt x="2603" y="15"/>
                                </a:lnTo>
                                <a:lnTo>
                                  <a:pt x="2603" y="0"/>
                                </a:lnTo>
                                <a:close/>
                                <a:moveTo>
                                  <a:pt x="2678" y="675"/>
                                </a:moveTo>
                                <a:lnTo>
                                  <a:pt x="2633" y="675"/>
                                </a:lnTo>
                                <a:lnTo>
                                  <a:pt x="2633" y="690"/>
                                </a:lnTo>
                                <a:lnTo>
                                  <a:pt x="2678" y="690"/>
                                </a:lnTo>
                                <a:lnTo>
                                  <a:pt x="2678" y="675"/>
                                </a:lnTo>
                                <a:close/>
                                <a:moveTo>
                                  <a:pt x="2678" y="0"/>
                                </a:moveTo>
                                <a:lnTo>
                                  <a:pt x="2633" y="0"/>
                                </a:lnTo>
                                <a:lnTo>
                                  <a:pt x="2633" y="15"/>
                                </a:lnTo>
                                <a:lnTo>
                                  <a:pt x="2678" y="15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53" y="675"/>
                                </a:moveTo>
                                <a:lnTo>
                                  <a:pt x="2708" y="675"/>
                                </a:lnTo>
                                <a:lnTo>
                                  <a:pt x="2708" y="690"/>
                                </a:lnTo>
                                <a:lnTo>
                                  <a:pt x="2753" y="690"/>
                                </a:lnTo>
                                <a:lnTo>
                                  <a:pt x="2753" y="675"/>
                                </a:lnTo>
                                <a:close/>
                                <a:moveTo>
                                  <a:pt x="2753" y="0"/>
                                </a:moveTo>
                                <a:lnTo>
                                  <a:pt x="2708" y="0"/>
                                </a:lnTo>
                                <a:lnTo>
                                  <a:pt x="2708" y="15"/>
                                </a:lnTo>
                                <a:lnTo>
                                  <a:pt x="2753" y="15"/>
                                </a:lnTo>
                                <a:lnTo>
                                  <a:pt x="2753" y="0"/>
                                </a:lnTo>
                                <a:close/>
                                <a:moveTo>
                                  <a:pt x="2829" y="675"/>
                                </a:moveTo>
                                <a:lnTo>
                                  <a:pt x="2784" y="675"/>
                                </a:lnTo>
                                <a:lnTo>
                                  <a:pt x="2784" y="690"/>
                                </a:lnTo>
                                <a:lnTo>
                                  <a:pt x="2829" y="690"/>
                                </a:lnTo>
                                <a:lnTo>
                                  <a:pt x="2829" y="675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84" y="0"/>
                                </a:lnTo>
                                <a:lnTo>
                                  <a:pt x="2784" y="15"/>
                                </a:lnTo>
                                <a:lnTo>
                                  <a:pt x="2829" y="15"/>
                                </a:lnTo>
                                <a:lnTo>
                                  <a:pt x="2829" y="0"/>
                                </a:lnTo>
                                <a:close/>
                                <a:moveTo>
                                  <a:pt x="2904" y="675"/>
                                </a:moveTo>
                                <a:lnTo>
                                  <a:pt x="2859" y="675"/>
                                </a:lnTo>
                                <a:lnTo>
                                  <a:pt x="2859" y="690"/>
                                </a:lnTo>
                                <a:lnTo>
                                  <a:pt x="2904" y="690"/>
                                </a:lnTo>
                                <a:lnTo>
                                  <a:pt x="2904" y="675"/>
                                </a:lnTo>
                                <a:close/>
                                <a:moveTo>
                                  <a:pt x="2904" y="0"/>
                                </a:moveTo>
                                <a:lnTo>
                                  <a:pt x="2859" y="0"/>
                                </a:lnTo>
                                <a:lnTo>
                                  <a:pt x="2859" y="15"/>
                                </a:lnTo>
                                <a:lnTo>
                                  <a:pt x="2904" y="15"/>
                                </a:lnTo>
                                <a:lnTo>
                                  <a:pt x="2904" y="0"/>
                                </a:lnTo>
                                <a:close/>
                                <a:moveTo>
                                  <a:pt x="2979" y="675"/>
                                </a:moveTo>
                                <a:lnTo>
                                  <a:pt x="2934" y="675"/>
                                </a:lnTo>
                                <a:lnTo>
                                  <a:pt x="2934" y="690"/>
                                </a:lnTo>
                                <a:lnTo>
                                  <a:pt x="2979" y="690"/>
                                </a:lnTo>
                                <a:lnTo>
                                  <a:pt x="2979" y="675"/>
                                </a:lnTo>
                                <a:close/>
                                <a:moveTo>
                                  <a:pt x="2979" y="0"/>
                                </a:moveTo>
                                <a:lnTo>
                                  <a:pt x="2934" y="0"/>
                                </a:lnTo>
                                <a:lnTo>
                                  <a:pt x="2934" y="15"/>
                                </a:lnTo>
                                <a:lnTo>
                                  <a:pt x="2979" y="15"/>
                                </a:lnTo>
                                <a:lnTo>
                                  <a:pt x="2979" y="0"/>
                                </a:lnTo>
                                <a:close/>
                                <a:moveTo>
                                  <a:pt x="3054" y="675"/>
                                </a:moveTo>
                                <a:lnTo>
                                  <a:pt x="3009" y="675"/>
                                </a:lnTo>
                                <a:lnTo>
                                  <a:pt x="3009" y="690"/>
                                </a:lnTo>
                                <a:lnTo>
                                  <a:pt x="3054" y="690"/>
                                </a:lnTo>
                                <a:lnTo>
                                  <a:pt x="3054" y="675"/>
                                </a:lnTo>
                                <a:close/>
                                <a:moveTo>
                                  <a:pt x="3054" y="0"/>
                                </a:moveTo>
                                <a:lnTo>
                                  <a:pt x="3009" y="0"/>
                                </a:lnTo>
                                <a:lnTo>
                                  <a:pt x="3009" y="15"/>
                                </a:lnTo>
                                <a:lnTo>
                                  <a:pt x="3054" y="15"/>
                                </a:lnTo>
                                <a:lnTo>
                                  <a:pt x="3054" y="0"/>
                                </a:lnTo>
                                <a:close/>
                                <a:moveTo>
                                  <a:pt x="3130" y="675"/>
                                </a:moveTo>
                                <a:lnTo>
                                  <a:pt x="3085" y="675"/>
                                </a:lnTo>
                                <a:lnTo>
                                  <a:pt x="3085" y="690"/>
                                </a:lnTo>
                                <a:lnTo>
                                  <a:pt x="3130" y="690"/>
                                </a:lnTo>
                                <a:lnTo>
                                  <a:pt x="3130" y="675"/>
                                </a:lnTo>
                                <a:close/>
                                <a:moveTo>
                                  <a:pt x="3130" y="0"/>
                                </a:moveTo>
                                <a:lnTo>
                                  <a:pt x="3085" y="0"/>
                                </a:lnTo>
                                <a:lnTo>
                                  <a:pt x="3085" y="15"/>
                                </a:lnTo>
                                <a:lnTo>
                                  <a:pt x="3130" y="15"/>
                                </a:lnTo>
                                <a:lnTo>
                                  <a:pt x="3130" y="0"/>
                                </a:lnTo>
                                <a:close/>
                                <a:moveTo>
                                  <a:pt x="3205" y="675"/>
                                </a:moveTo>
                                <a:lnTo>
                                  <a:pt x="3160" y="675"/>
                                </a:lnTo>
                                <a:lnTo>
                                  <a:pt x="3160" y="690"/>
                                </a:lnTo>
                                <a:lnTo>
                                  <a:pt x="3205" y="690"/>
                                </a:lnTo>
                                <a:lnTo>
                                  <a:pt x="3205" y="675"/>
                                </a:lnTo>
                                <a:close/>
                                <a:moveTo>
                                  <a:pt x="3205" y="0"/>
                                </a:moveTo>
                                <a:lnTo>
                                  <a:pt x="3160" y="0"/>
                                </a:lnTo>
                                <a:lnTo>
                                  <a:pt x="3160" y="15"/>
                                </a:lnTo>
                                <a:lnTo>
                                  <a:pt x="3205" y="15"/>
                                </a:lnTo>
                                <a:lnTo>
                                  <a:pt x="3205" y="0"/>
                                </a:lnTo>
                                <a:close/>
                                <a:moveTo>
                                  <a:pt x="3280" y="675"/>
                                </a:moveTo>
                                <a:lnTo>
                                  <a:pt x="3235" y="675"/>
                                </a:lnTo>
                                <a:lnTo>
                                  <a:pt x="3235" y="690"/>
                                </a:lnTo>
                                <a:lnTo>
                                  <a:pt x="3280" y="690"/>
                                </a:lnTo>
                                <a:lnTo>
                                  <a:pt x="3280" y="675"/>
                                </a:lnTo>
                                <a:close/>
                                <a:moveTo>
                                  <a:pt x="3280" y="0"/>
                                </a:moveTo>
                                <a:lnTo>
                                  <a:pt x="3235" y="0"/>
                                </a:lnTo>
                                <a:lnTo>
                                  <a:pt x="3235" y="15"/>
                                </a:lnTo>
                                <a:lnTo>
                                  <a:pt x="3280" y="15"/>
                                </a:lnTo>
                                <a:lnTo>
                                  <a:pt x="3280" y="0"/>
                                </a:lnTo>
                                <a:close/>
                                <a:moveTo>
                                  <a:pt x="3355" y="675"/>
                                </a:moveTo>
                                <a:lnTo>
                                  <a:pt x="3310" y="675"/>
                                </a:lnTo>
                                <a:lnTo>
                                  <a:pt x="3310" y="690"/>
                                </a:lnTo>
                                <a:lnTo>
                                  <a:pt x="3355" y="690"/>
                                </a:lnTo>
                                <a:lnTo>
                                  <a:pt x="3355" y="675"/>
                                </a:lnTo>
                                <a:close/>
                                <a:moveTo>
                                  <a:pt x="3355" y="0"/>
                                </a:moveTo>
                                <a:lnTo>
                                  <a:pt x="3310" y="0"/>
                                </a:lnTo>
                                <a:lnTo>
                                  <a:pt x="3310" y="15"/>
                                </a:lnTo>
                                <a:lnTo>
                                  <a:pt x="3355" y="15"/>
                                </a:lnTo>
                                <a:lnTo>
                                  <a:pt x="3355" y="0"/>
                                </a:lnTo>
                                <a:close/>
                                <a:moveTo>
                                  <a:pt x="3431" y="675"/>
                                </a:moveTo>
                                <a:lnTo>
                                  <a:pt x="3386" y="675"/>
                                </a:lnTo>
                                <a:lnTo>
                                  <a:pt x="3386" y="690"/>
                                </a:lnTo>
                                <a:lnTo>
                                  <a:pt x="3431" y="690"/>
                                </a:lnTo>
                                <a:lnTo>
                                  <a:pt x="3431" y="675"/>
                                </a:lnTo>
                                <a:close/>
                                <a:moveTo>
                                  <a:pt x="3431" y="0"/>
                                </a:moveTo>
                                <a:lnTo>
                                  <a:pt x="3386" y="0"/>
                                </a:lnTo>
                                <a:lnTo>
                                  <a:pt x="3386" y="15"/>
                                </a:lnTo>
                                <a:lnTo>
                                  <a:pt x="3431" y="15"/>
                                </a:lnTo>
                                <a:lnTo>
                                  <a:pt x="3431" y="0"/>
                                </a:lnTo>
                                <a:close/>
                                <a:moveTo>
                                  <a:pt x="3506" y="675"/>
                                </a:moveTo>
                                <a:lnTo>
                                  <a:pt x="3461" y="675"/>
                                </a:lnTo>
                                <a:lnTo>
                                  <a:pt x="3461" y="690"/>
                                </a:lnTo>
                                <a:lnTo>
                                  <a:pt x="3506" y="690"/>
                                </a:lnTo>
                                <a:lnTo>
                                  <a:pt x="3506" y="675"/>
                                </a:lnTo>
                                <a:close/>
                                <a:moveTo>
                                  <a:pt x="3506" y="0"/>
                                </a:moveTo>
                                <a:lnTo>
                                  <a:pt x="3461" y="0"/>
                                </a:lnTo>
                                <a:lnTo>
                                  <a:pt x="3461" y="15"/>
                                </a:lnTo>
                                <a:lnTo>
                                  <a:pt x="3506" y="15"/>
                                </a:lnTo>
                                <a:lnTo>
                                  <a:pt x="3506" y="0"/>
                                </a:lnTo>
                                <a:close/>
                                <a:moveTo>
                                  <a:pt x="3581" y="675"/>
                                </a:moveTo>
                                <a:lnTo>
                                  <a:pt x="3536" y="675"/>
                                </a:lnTo>
                                <a:lnTo>
                                  <a:pt x="3536" y="690"/>
                                </a:lnTo>
                                <a:lnTo>
                                  <a:pt x="3581" y="690"/>
                                </a:lnTo>
                                <a:lnTo>
                                  <a:pt x="3581" y="675"/>
                                </a:lnTo>
                                <a:close/>
                                <a:moveTo>
                                  <a:pt x="3581" y="0"/>
                                </a:moveTo>
                                <a:lnTo>
                                  <a:pt x="3536" y="0"/>
                                </a:lnTo>
                                <a:lnTo>
                                  <a:pt x="3536" y="15"/>
                                </a:lnTo>
                                <a:lnTo>
                                  <a:pt x="3581" y="15"/>
                                </a:lnTo>
                                <a:lnTo>
                                  <a:pt x="3581" y="0"/>
                                </a:lnTo>
                                <a:close/>
                                <a:moveTo>
                                  <a:pt x="3656" y="675"/>
                                </a:moveTo>
                                <a:lnTo>
                                  <a:pt x="3611" y="675"/>
                                </a:lnTo>
                                <a:lnTo>
                                  <a:pt x="3611" y="690"/>
                                </a:lnTo>
                                <a:lnTo>
                                  <a:pt x="3656" y="690"/>
                                </a:lnTo>
                                <a:lnTo>
                                  <a:pt x="3656" y="675"/>
                                </a:lnTo>
                                <a:close/>
                                <a:moveTo>
                                  <a:pt x="3656" y="0"/>
                                </a:moveTo>
                                <a:lnTo>
                                  <a:pt x="3611" y="0"/>
                                </a:lnTo>
                                <a:lnTo>
                                  <a:pt x="3611" y="15"/>
                                </a:lnTo>
                                <a:lnTo>
                                  <a:pt x="3656" y="15"/>
                                </a:lnTo>
                                <a:lnTo>
                                  <a:pt x="3656" y="0"/>
                                </a:lnTo>
                                <a:close/>
                                <a:moveTo>
                                  <a:pt x="3731" y="675"/>
                                </a:moveTo>
                                <a:lnTo>
                                  <a:pt x="3686" y="675"/>
                                </a:lnTo>
                                <a:lnTo>
                                  <a:pt x="3686" y="690"/>
                                </a:lnTo>
                                <a:lnTo>
                                  <a:pt x="3731" y="690"/>
                                </a:lnTo>
                                <a:lnTo>
                                  <a:pt x="3731" y="675"/>
                                </a:lnTo>
                                <a:close/>
                                <a:moveTo>
                                  <a:pt x="3731" y="0"/>
                                </a:moveTo>
                                <a:lnTo>
                                  <a:pt x="3686" y="0"/>
                                </a:lnTo>
                                <a:lnTo>
                                  <a:pt x="3686" y="15"/>
                                </a:lnTo>
                                <a:lnTo>
                                  <a:pt x="3731" y="15"/>
                                </a:lnTo>
                                <a:lnTo>
                                  <a:pt x="3731" y="0"/>
                                </a:lnTo>
                                <a:close/>
                                <a:moveTo>
                                  <a:pt x="3807" y="675"/>
                                </a:moveTo>
                                <a:lnTo>
                                  <a:pt x="3762" y="675"/>
                                </a:lnTo>
                                <a:lnTo>
                                  <a:pt x="3762" y="690"/>
                                </a:lnTo>
                                <a:lnTo>
                                  <a:pt x="3807" y="690"/>
                                </a:lnTo>
                                <a:lnTo>
                                  <a:pt x="3807" y="675"/>
                                </a:lnTo>
                                <a:close/>
                                <a:moveTo>
                                  <a:pt x="3807" y="0"/>
                                </a:moveTo>
                                <a:lnTo>
                                  <a:pt x="3762" y="0"/>
                                </a:lnTo>
                                <a:lnTo>
                                  <a:pt x="3762" y="15"/>
                                </a:lnTo>
                                <a:lnTo>
                                  <a:pt x="3807" y="15"/>
                                </a:lnTo>
                                <a:lnTo>
                                  <a:pt x="3807" y="0"/>
                                </a:lnTo>
                                <a:close/>
                                <a:moveTo>
                                  <a:pt x="3882" y="675"/>
                                </a:moveTo>
                                <a:lnTo>
                                  <a:pt x="3837" y="675"/>
                                </a:lnTo>
                                <a:lnTo>
                                  <a:pt x="3837" y="690"/>
                                </a:lnTo>
                                <a:lnTo>
                                  <a:pt x="3882" y="690"/>
                                </a:lnTo>
                                <a:lnTo>
                                  <a:pt x="3882" y="675"/>
                                </a:lnTo>
                                <a:close/>
                                <a:moveTo>
                                  <a:pt x="3882" y="0"/>
                                </a:moveTo>
                                <a:lnTo>
                                  <a:pt x="3837" y="0"/>
                                </a:lnTo>
                                <a:lnTo>
                                  <a:pt x="3837" y="15"/>
                                </a:lnTo>
                                <a:lnTo>
                                  <a:pt x="3882" y="15"/>
                                </a:lnTo>
                                <a:lnTo>
                                  <a:pt x="3882" y="0"/>
                                </a:lnTo>
                                <a:close/>
                                <a:moveTo>
                                  <a:pt x="3957" y="675"/>
                                </a:moveTo>
                                <a:lnTo>
                                  <a:pt x="3912" y="675"/>
                                </a:lnTo>
                                <a:lnTo>
                                  <a:pt x="3912" y="690"/>
                                </a:lnTo>
                                <a:lnTo>
                                  <a:pt x="3957" y="690"/>
                                </a:lnTo>
                                <a:lnTo>
                                  <a:pt x="3957" y="675"/>
                                </a:lnTo>
                                <a:close/>
                                <a:moveTo>
                                  <a:pt x="3957" y="0"/>
                                </a:moveTo>
                                <a:lnTo>
                                  <a:pt x="3912" y="0"/>
                                </a:lnTo>
                                <a:lnTo>
                                  <a:pt x="3912" y="15"/>
                                </a:lnTo>
                                <a:lnTo>
                                  <a:pt x="3957" y="15"/>
                                </a:lnTo>
                                <a:lnTo>
                                  <a:pt x="3957" y="0"/>
                                </a:lnTo>
                                <a:close/>
                                <a:moveTo>
                                  <a:pt x="4032" y="675"/>
                                </a:moveTo>
                                <a:lnTo>
                                  <a:pt x="3987" y="675"/>
                                </a:lnTo>
                                <a:lnTo>
                                  <a:pt x="3987" y="690"/>
                                </a:lnTo>
                                <a:lnTo>
                                  <a:pt x="4032" y="690"/>
                                </a:lnTo>
                                <a:lnTo>
                                  <a:pt x="4032" y="675"/>
                                </a:lnTo>
                                <a:close/>
                                <a:moveTo>
                                  <a:pt x="4032" y="0"/>
                                </a:moveTo>
                                <a:lnTo>
                                  <a:pt x="3987" y="0"/>
                                </a:lnTo>
                                <a:lnTo>
                                  <a:pt x="3987" y="15"/>
                                </a:lnTo>
                                <a:lnTo>
                                  <a:pt x="4032" y="15"/>
                                </a:lnTo>
                                <a:lnTo>
                                  <a:pt x="4032" y="0"/>
                                </a:lnTo>
                                <a:close/>
                                <a:moveTo>
                                  <a:pt x="4108" y="675"/>
                                </a:moveTo>
                                <a:lnTo>
                                  <a:pt x="4063" y="675"/>
                                </a:lnTo>
                                <a:lnTo>
                                  <a:pt x="4063" y="690"/>
                                </a:lnTo>
                                <a:lnTo>
                                  <a:pt x="4108" y="690"/>
                                </a:lnTo>
                                <a:lnTo>
                                  <a:pt x="4108" y="675"/>
                                </a:lnTo>
                                <a:close/>
                                <a:moveTo>
                                  <a:pt x="4108" y="0"/>
                                </a:moveTo>
                                <a:lnTo>
                                  <a:pt x="4063" y="0"/>
                                </a:lnTo>
                                <a:lnTo>
                                  <a:pt x="4063" y="15"/>
                                </a:lnTo>
                                <a:lnTo>
                                  <a:pt x="4108" y="15"/>
                                </a:lnTo>
                                <a:lnTo>
                                  <a:pt x="4108" y="0"/>
                                </a:lnTo>
                                <a:close/>
                                <a:moveTo>
                                  <a:pt x="4183" y="675"/>
                                </a:moveTo>
                                <a:lnTo>
                                  <a:pt x="4138" y="675"/>
                                </a:lnTo>
                                <a:lnTo>
                                  <a:pt x="4138" y="690"/>
                                </a:lnTo>
                                <a:lnTo>
                                  <a:pt x="4183" y="690"/>
                                </a:lnTo>
                                <a:lnTo>
                                  <a:pt x="4183" y="675"/>
                                </a:lnTo>
                                <a:close/>
                                <a:moveTo>
                                  <a:pt x="4183" y="0"/>
                                </a:moveTo>
                                <a:lnTo>
                                  <a:pt x="4138" y="0"/>
                                </a:lnTo>
                                <a:lnTo>
                                  <a:pt x="4138" y="15"/>
                                </a:lnTo>
                                <a:lnTo>
                                  <a:pt x="4183" y="15"/>
                                </a:lnTo>
                                <a:lnTo>
                                  <a:pt x="4183" y="0"/>
                                </a:lnTo>
                                <a:close/>
                                <a:moveTo>
                                  <a:pt x="4258" y="675"/>
                                </a:moveTo>
                                <a:lnTo>
                                  <a:pt x="4213" y="675"/>
                                </a:lnTo>
                                <a:lnTo>
                                  <a:pt x="4213" y="690"/>
                                </a:lnTo>
                                <a:lnTo>
                                  <a:pt x="4258" y="690"/>
                                </a:lnTo>
                                <a:lnTo>
                                  <a:pt x="4258" y="675"/>
                                </a:lnTo>
                                <a:close/>
                                <a:moveTo>
                                  <a:pt x="4258" y="0"/>
                                </a:moveTo>
                                <a:lnTo>
                                  <a:pt x="4213" y="0"/>
                                </a:lnTo>
                                <a:lnTo>
                                  <a:pt x="4213" y="15"/>
                                </a:lnTo>
                                <a:lnTo>
                                  <a:pt x="4258" y="15"/>
                                </a:lnTo>
                                <a:lnTo>
                                  <a:pt x="4258" y="0"/>
                                </a:lnTo>
                                <a:close/>
                                <a:moveTo>
                                  <a:pt x="4333" y="675"/>
                                </a:moveTo>
                                <a:lnTo>
                                  <a:pt x="4288" y="675"/>
                                </a:lnTo>
                                <a:lnTo>
                                  <a:pt x="4288" y="690"/>
                                </a:lnTo>
                                <a:lnTo>
                                  <a:pt x="4333" y="690"/>
                                </a:lnTo>
                                <a:lnTo>
                                  <a:pt x="4333" y="675"/>
                                </a:lnTo>
                                <a:close/>
                                <a:moveTo>
                                  <a:pt x="4333" y="0"/>
                                </a:moveTo>
                                <a:lnTo>
                                  <a:pt x="4288" y="0"/>
                                </a:lnTo>
                                <a:lnTo>
                                  <a:pt x="4288" y="15"/>
                                </a:lnTo>
                                <a:lnTo>
                                  <a:pt x="4333" y="15"/>
                                </a:lnTo>
                                <a:lnTo>
                                  <a:pt x="4333" y="0"/>
                                </a:lnTo>
                                <a:close/>
                                <a:moveTo>
                                  <a:pt x="4409" y="675"/>
                                </a:moveTo>
                                <a:lnTo>
                                  <a:pt x="4364" y="675"/>
                                </a:lnTo>
                                <a:lnTo>
                                  <a:pt x="4364" y="690"/>
                                </a:lnTo>
                                <a:lnTo>
                                  <a:pt x="4409" y="690"/>
                                </a:lnTo>
                                <a:lnTo>
                                  <a:pt x="4409" y="675"/>
                                </a:lnTo>
                                <a:close/>
                                <a:moveTo>
                                  <a:pt x="4409" y="0"/>
                                </a:moveTo>
                                <a:lnTo>
                                  <a:pt x="4364" y="0"/>
                                </a:lnTo>
                                <a:lnTo>
                                  <a:pt x="4364" y="15"/>
                                </a:lnTo>
                                <a:lnTo>
                                  <a:pt x="4409" y="15"/>
                                </a:lnTo>
                                <a:lnTo>
                                  <a:pt x="4409" y="0"/>
                                </a:lnTo>
                                <a:close/>
                                <a:moveTo>
                                  <a:pt x="4484" y="675"/>
                                </a:moveTo>
                                <a:lnTo>
                                  <a:pt x="4439" y="675"/>
                                </a:lnTo>
                                <a:lnTo>
                                  <a:pt x="4439" y="690"/>
                                </a:lnTo>
                                <a:lnTo>
                                  <a:pt x="4484" y="690"/>
                                </a:lnTo>
                                <a:lnTo>
                                  <a:pt x="4484" y="675"/>
                                </a:lnTo>
                                <a:close/>
                                <a:moveTo>
                                  <a:pt x="4484" y="0"/>
                                </a:moveTo>
                                <a:lnTo>
                                  <a:pt x="4439" y="0"/>
                                </a:lnTo>
                                <a:lnTo>
                                  <a:pt x="4439" y="15"/>
                                </a:lnTo>
                                <a:lnTo>
                                  <a:pt x="4484" y="15"/>
                                </a:lnTo>
                                <a:lnTo>
                                  <a:pt x="4484" y="0"/>
                                </a:lnTo>
                                <a:close/>
                                <a:moveTo>
                                  <a:pt x="4559" y="675"/>
                                </a:moveTo>
                                <a:lnTo>
                                  <a:pt x="4514" y="675"/>
                                </a:lnTo>
                                <a:lnTo>
                                  <a:pt x="4514" y="690"/>
                                </a:lnTo>
                                <a:lnTo>
                                  <a:pt x="4559" y="690"/>
                                </a:lnTo>
                                <a:lnTo>
                                  <a:pt x="4559" y="675"/>
                                </a:lnTo>
                                <a:close/>
                                <a:moveTo>
                                  <a:pt x="4559" y="0"/>
                                </a:moveTo>
                                <a:lnTo>
                                  <a:pt x="4514" y="0"/>
                                </a:lnTo>
                                <a:lnTo>
                                  <a:pt x="4514" y="15"/>
                                </a:lnTo>
                                <a:lnTo>
                                  <a:pt x="4559" y="15"/>
                                </a:lnTo>
                                <a:lnTo>
                                  <a:pt x="4559" y="0"/>
                                </a:lnTo>
                                <a:close/>
                                <a:moveTo>
                                  <a:pt x="4634" y="675"/>
                                </a:moveTo>
                                <a:lnTo>
                                  <a:pt x="4589" y="675"/>
                                </a:lnTo>
                                <a:lnTo>
                                  <a:pt x="4589" y="690"/>
                                </a:lnTo>
                                <a:lnTo>
                                  <a:pt x="4634" y="690"/>
                                </a:lnTo>
                                <a:lnTo>
                                  <a:pt x="4634" y="675"/>
                                </a:lnTo>
                                <a:close/>
                                <a:moveTo>
                                  <a:pt x="4634" y="0"/>
                                </a:moveTo>
                                <a:lnTo>
                                  <a:pt x="4589" y="0"/>
                                </a:lnTo>
                                <a:lnTo>
                                  <a:pt x="4589" y="15"/>
                                </a:lnTo>
                                <a:lnTo>
                                  <a:pt x="4634" y="15"/>
                                </a:lnTo>
                                <a:lnTo>
                                  <a:pt x="4634" y="0"/>
                                </a:lnTo>
                                <a:close/>
                                <a:moveTo>
                                  <a:pt x="4710" y="675"/>
                                </a:moveTo>
                                <a:lnTo>
                                  <a:pt x="4665" y="675"/>
                                </a:lnTo>
                                <a:lnTo>
                                  <a:pt x="4665" y="690"/>
                                </a:lnTo>
                                <a:lnTo>
                                  <a:pt x="4710" y="690"/>
                                </a:lnTo>
                                <a:lnTo>
                                  <a:pt x="4710" y="675"/>
                                </a:lnTo>
                                <a:close/>
                                <a:moveTo>
                                  <a:pt x="4710" y="0"/>
                                </a:moveTo>
                                <a:lnTo>
                                  <a:pt x="4665" y="0"/>
                                </a:lnTo>
                                <a:lnTo>
                                  <a:pt x="4665" y="15"/>
                                </a:lnTo>
                                <a:lnTo>
                                  <a:pt x="4710" y="15"/>
                                </a:lnTo>
                                <a:lnTo>
                                  <a:pt x="4710" y="0"/>
                                </a:lnTo>
                                <a:close/>
                                <a:moveTo>
                                  <a:pt x="4785" y="675"/>
                                </a:moveTo>
                                <a:lnTo>
                                  <a:pt x="4740" y="675"/>
                                </a:lnTo>
                                <a:lnTo>
                                  <a:pt x="4740" y="690"/>
                                </a:lnTo>
                                <a:lnTo>
                                  <a:pt x="4785" y="690"/>
                                </a:lnTo>
                                <a:lnTo>
                                  <a:pt x="4785" y="675"/>
                                </a:lnTo>
                                <a:close/>
                                <a:moveTo>
                                  <a:pt x="4785" y="0"/>
                                </a:moveTo>
                                <a:lnTo>
                                  <a:pt x="4740" y="0"/>
                                </a:lnTo>
                                <a:lnTo>
                                  <a:pt x="4740" y="15"/>
                                </a:lnTo>
                                <a:lnTo>
                                  <a:pt x="4785" y="15"/>
                                </a:lnTo>
                                <a:lnTo>
                                  <a:pt x="4785" y="0"/>
                                </a:lnTo>
                                <a:close/>
                                <a:moveTo>
                                  <a:pt x="4860" y="675"/>
                                </a:moveTo>
                                <a:lnTo>
                                  <a:pt x="4815" y="675"/>
                                </a:lnTo>
                                <a:lnTo>
                                  <a:pt x="4815" y="690"/>
                                </a:lnTo>
                                <a:lnTo>
                                  <a:pt x="4860" y="690"/>
                                </a:lnTo>
                                <a:lnTo>
                                  <a:pt x="4860" y="675"/>
                                </a:lnTo>
                                <a:close/>
                                <a:moveTo>
                                  <a:pt x="4860" y="0"/>
                                </a:moveTo>
                                <a:lnTo>
                                  <a:pt x="4815" y="0"/>
                                </a:lnTo>
                                <a:lnTo>
                                  <a:pt x="4815" y="15"/>
                                </a:lnTo>
                                <a:lnTo>
                                  <a:pt x="4860" y="15"/>
                                </a:lnTo>
                                <a:lnTo>
                                  <a:pt x="4860" y="0"/>
                                </a:lnTo>
                                <a:close/>
                                <a:moveTo>
                                  <a:pt x="4935" y="675"/>
                                </a:moveTo>
                                <a:lnTo>
                                  <a:pt x="4890" y="675"/>
                                </a:lnTo>
                                <a:lnTo>
                                  <a:pt x="4890" y="690"/>
                                </a:lnTo>
                                <a:lnTo>
                                  <a:pt x="4935" y="690"/>
                                </a:lnTo>
                                <a:lnTo>
                                  <a:pt x="4935" y="675"/>
                                </a:lnTo>
                                <a:close/>
                                <a:moveTo>
                                  <a:pt x="4935" y="0"/>
                                </a:moveTo>
                                <a:lnTo>
                                  <a:pt x="4890" y="0"/>
                                </a:lnTo>
                                <a:lnTo>
                                  <a:pt x="4890" y="15"/>
                                </a:lnTo>
                                <a:lnTo>
                                  <a:pt x="4935" y="15"/>
                                </a:lnTo>
                                <a:lnTo>
                                  <a:pt x="4935" y="0"/>
                                </a:lnTo>
                                <a:close/>
                                <a:moveTo>
                                  <a:pt x="5010" y="675"/>
                                </a:moveTo>
                                <a:lnTo>
                                  <a:pt x="4965" y="675"/>
                                </a:lnTo>
                                <a:lnTo>
                                  <a:pt x="4965" y="690"/>
                                </a:lnTo>
                                <a:lnTo>
                                  <a:pt x="5010" y="690"/>
                                </a:lnTo>
                                <a:lnTo>
                                  <a:pt x="5010" y="675"/>
                                </a:lnTo>
                                <a:close/>
                                <a:moveTo>
                                  <a:pt x="5010" y="0"/>
                                </a:moveTo>
                                <a:lnTo>
                                  <a:pt x="4965" y="0"/>
                                </a:lnTo>
                                <a:lnTo>
                                  <a:pt x="4965" y="15"/>
                                </a:lnTo>
                                <a:lnTo>
                                  <a:pt x="5010" y="15"/>
                                </a:lnTo>
                                <a:lnTo>
                                  <a:pt x="5010" y="0"/>
                                </a:lnTo>
                                <a:close/>
                                <a:moveTo>
                                  <a:pt x="5086" y="675"/>
                                </a:moveTo>
                                <a:lnTo>
                                  <a:pt x="5041" y="675"/>
                                </a:lnTo>
                                <a:lnTo>
                                  <a:pt x="5041" y="690"/>
                                </a:lnTo>
                                <a:lnTo>
                                  <a:pt x="5086" y="690"/>
                                </a:lnTo>
                                <a:lnTo>
                                  <a:pt x="5086" y="675"/>
                                </a:lnTo>
                                <a:close/>
                                <a:moveTo>
                                  <a:pt x="5086" y="0"/>
                                </a:moveTo>
                                <a:lnTo>
                                  <a:pt x="5041" y="0"/>
                                </a:lnTo>
                                <a:lnTo>
                                  <a:pt x="5041" y="15"/>
                                </a:lnTo>
                                <a:lnTo>
                                  <a:pt x="5086" y="15"/>
                                </a:lnTo>
                                <a:lnTo>
                                  <a:pt x="5086" y="0"/>
                                </a:lnTo>
                                <a:close/>
                                <a:moveTo>
                                  <a:pt x="5161" y="675"/>
                                </a:moveTo>
                                <a:lnTo>
                                  <a:pt x="5116" y="675"/>
                                </a:lnTo>
                                <a:lnTo>
                                  <a:pt x="5116" y="690"/>
                                </a:lnTo>
                                <a:lnTo>
                                  <a:pt x="5161" y="690"/>
                                </a:lnTo>
                                <a:lnTo>
                                  <a:pt x="5161" y="675"/>
                                </a:lnTo>
                                <a:close/>
                                <a:moveTo>
                                  <a:pt x="5161" y="0"/>
                                </a:moveTo>
                                <a:lnTo>
                                  <a:pt x="5116" y="0"/>
                                </a:lnTo>
                                <a:lnTo>
                                  <a:pt x="5116" y="15"/>
                                </a:lnTo>
                                <a:lnTo>
                                  <a:pt x="5161" y="15"/>
                                </a:lnTo>
                                <a:lnTo>
                                  <a:pt x="5161" y="0"/>
                                </a:lnTo>
                                <a:close/>
                                <a:moveTo>
                                  <a:pt x="5236" y="675"/>
                                </a:moveTo>
                                <a:lnTo>
                                  <a:pt x="5191" y="675"/>
                                </a:lnTo>
                                <a:lnTo>
                                  <a:pt x="5191" y="690"/>
                                </a:lnTo>
                                <a:lnTo>
                                  <a:pt x="5236" y="690"/>
                                </a:lnTo>
                                <a:lnTo>
                                  <a:pt x="5236" y="675"/>
                                </a:lnTo>
                                <a:close/>
                                <a:moveTo>
                                  <a:pt x="5236" y="0"/>
                                </a:moveTo>
                                <a:lnTo>
                                  <a:pt x="5191" y="0"/>
                                </a:lnTo>
                                <a:lnTo>
                                  <a:pt x="5191" y="15"/>
                                </a:lnTo>
                                <a:lnTo>
                                  <a:pt x="5236" y="15"/>
                                </a:lnTo>
                                <a:lnTo>
                                  <a:pt x="5236" y="0"/>
                                </a:lnTo>
                                <a:close/>
                                <a:moveTo>
                                  <a:pt x="5311" y="675"/>
                                </a:moveTo>
                                <a:lnTo>
                                  <a:pt x="5266" y="675"/>
                                </a:lnTo>
                                <a:lnTo>
                                  <a:pt x="5266" y="690"/>
                                </a:lnTo>
                                <a:lnTo>
                                  <a:pt x="5311" y="690"/>
                                </a:lnTo>
                                <a:lnTo>
                                  <a:pt x="5311" y="675"/>
                                </a:lnTo>
                                <a:close/>
                                <a:moveTo>
                                  <a:pt x="5311" y="0"/>
                                </a:moveTo>
                                <a:lnTo>
                                  <a:pt x="5266" y="0"/>
                                </a:lnTo>
                                <a:lnTo>
                                  <a:pt x="5266" y="15"/>
                                </a:lnTo>
                                <a:lnTo>
                                  <a:pt x="5311" y="15"/>
                                </a:lnTo>
                                <a:lnTo>
                                  <a:pt x="5311" y="0"/>
                                </a:lnTo>
                                <a:close/>
                                <a:moveTo>
                                  <a:pt x="5387" y="675"/>
                                </a:moveTo>
                                <a:lnTo>
                                  <a:pt x="5342" y="675"/>
                                </a:lnTo>
                                <a:lnTo>
                                  <a:pt x="5342" y="690"/>
                                </a:lnTo>
                                <a:lnTo>
                                  <a:pt x="5387" y="690"/>
                                </a:lnTo>
                                <a:lnTo>
                                  <a:pt x="5387" y="675"/>
                                </a:lnTo>
                                <a:close/>
                                <a:moveTo>
                                  <a:pt x="5387" y="0"/>
                                </a:moveTo>
                                <a:lnTo>
                                  <a:pt x="5342" y="0"/>
                                </a:lnTo>
                                <a:lnTo>
                                  <a:pt x="5342" y="15"/>
                                </a:lnTo>
                                <a:lnTo>
                                  <a:pt x="5387" y="15"/>
                                </a:lnTo>
                                <a:lnTo>
                                  <a:pt x="5387" y="0"/>
                                </a:lnTo>
                                <a:close/>
                                <a:moveTo>
                                  <a:pt x="5462" y="675"/>
                                </a:moveTo>
                                <a:lnTo>
                                  <a:pt x="5417" y="675"/>
                                </a:lnTo>
                                <a:lnTo>
                                  <a:pt x="5417" y="690"/>
                                </a:lnTo>
                                <a:lnTo>
                                  <a:pt x="5462" y="690"/>
                                </a:lnTo>
                                <a:lnTo>
                                  <a:pt x="5462" y="675"/>
                                </a:lnTo>
                                <a:close/>
                                <a:moveTo>
                                  <a:pt x="5462" y="0"/>
                                </a:moveTo>
                                <a:lnTo>
                                  <a:pt x="5417" y="0"/>
                                </a:lnTo>
                                <a:lnTo>
                                  <a:pt x="5417" y="15"/>
                                </a:lnTo>
                                <a:lnTo>
                                  <a:pt x="5462" y="15"/>
                                </a:lnTo>
                                <a:lnTo>
                                  <a:pt x="5462" y="0"/>
                                </a:lnTo>
                                <a:close/>
                                <a:moveTo>
                                  <a:pt x="5537" y="675"/>
                                </a:moveTo>
                                <a:lnTo>
                                  <a:pt x="5492" y="675"/>
                                </a:lnTo>
                                <a:lnTo>
                                  <a:pt x="5492" y="690"/>
                                </a:lnTo>
                                <a:lnTo>
                                  <a:pt x="5537" y="690"/>
                                </a:lnTo>
                                <a:lnTo>
                                  <a:pt x="5537" y="675"/>
                                </a:lnTo>
                                <a:close/>
                                <a:moveTo>
                                  <a:pt x="5537" y="0"/>
                                </a:moveTo>
                                <a:lnTo>
                                  <a:pt x="5492" y="0"/>
                                </a:lnTo>
                                <a:lnTo>
                                  <a:pt x="5492" y="15"/>
                                </a:lnTo>
                                <a:lnTo>
                                  <a:pt x="5537" y="15"/>
                                </a:lnTo>
                                <a:lnTo>
                                  <a:pt x="5537" y="0"/>
                                </a:lnTo>
                                <a:close/>
                                <a:moveTo>
                                  <a:pt x="5612" y="675"/>
                                </a:moveTo>
                                <a:lnTo>
                                  <a:pt x="5567" y="675"/>
                                </a:lnTo>
                                <a:lnTo>
                                  <a:pt x="5567" y="690"/>
                                </a:lnTo>
                                <a:lnTo>
                                  <a:pt x="5612" y="690"/>
                                </a:lnTo>
                                <a:lnTo>
                                  <a:pt x="5612" y="675"/>
                                </a:lnTo>
                                <a:close/>
                                <a:moveTo>
                                  <a:pt x="5612" y="0"/>
                                </a:moveTo>
                                <a:lnTo>
                                  <a:pt x="5567" y="0"/>
                                </a:lnTo>
                                <a:lnTo>
                                  <a:pt x="5567" y="15"/>
                                </a:lnTo>
                                <a:lnTo>
                                  <a:pt x="5612" y="15"/>
                                </a:lnTo>
                                <a:lnTo>
                                  <a:pt x="5612" y="0"/>
                                </a:lnTo>
                                <a:close/>
                                <a:moveTo>
                                  <a:pt x="5688" y="675"/>
                                </a:moveTo>
                                <a:lnTo>
                                  <a:pt x="5643" y="675"/>
                                </a:lnTo>
                                <a:lnTo>
                                  <a:pt x="5643" y="690"/>
                                </a:lnTo>
                                <a:lnTo>
                                  <a:pt x="5688" y="690"/>
                                </a:lnTo>
                                <a:lnTo>
                                  <a:pt x="5688" y="675"/>
                                </a:lnTo>
                                <a:close/>
                                <a:moveTo>
                                  <a:pt x="5688" y="0"/>
                                </a:moveTo>
                                <a:lnTo>
                                  <a:pt x="5643" y="0"/>
                                </a:lnTo>
                                <a:lnTo>
                                  <a:pt x="5643" y="15"/>
                                </a:lnTo>
                                <a:lnTo>
                                  <a:pt x="5688" y="15"/>
                                </a:lnTo>
                                <a:lnTo>
                                  <a:pt x="5688" y="0"/>
                                </a:lnTo>
                                <a:close/>
                                <a:moveTo>
                                  <a:pt x="5763" y="675"/>
                                </a:moveTo>
                                <a:lnTo>
                                  <a:pt x="5718" y="675"/>
                                </a:lnTo>
                                <a:lnTo>
                                  <a:pt x="5718" y="690"/>
                                </a:lnTo>
                                <a:lnTo>
                                  <a:pt x="5763" y="690"/>
                                </a:lnTo>
                                <a:lnTo>
                                  <a:pt x="5763" y="675"/>
                                </a:lnTo>
                                <a:close/>
                                <a:moveTo>
                                  <a:pt x="5763" y="0"/>
                                </a:moveTo>
                                <a:lnTo>
                                  <a:pt x="5718" y="0"/>
                                </a:lnTo>
                                <a:lnTo>
                                  <a:pt x="5718" y="15"/>
                                </a:lnTo>
                                <a:lnTo>
                                  <a:pt x="5763" y="15"/>
                                </a:lnTo>
                                <a:lnTo>
                                  <a:pt x="5763" y="0"/>
                                </a:lnTo>
                                <a:close/>
                                <a:moveTo>
                                  <a:pt x="5838" y="675"/>
                                </a:moveTo>
                                <a:lnTo>
                                  <a:pt x="5793" y="675"/>
                                </a:lnTo>
                                <a:lnTo>
                                  <a:pt x="5793" y="690"/>
                                </a:lnTo>
                                <a:lnTo>
                                  <a:pt x="5838" y="690"/>
                                </a:lnTo>
                                <a:lnTo>
                                  <a:pt x="5838" y="675"/>
                                </a:lnTo>
                                <a:close/>
                                <a:moveTo>
                                  <a:pt x="5838" y="0"/>
                                </a:moveTo>
                                <a:lnTo>
                                  <a:pt x="5793" y="0"/>
                                </a:lnTo>
                                <a:lnTo>
                                  <a:pt x="5793" y="15"/>
                                </a:lnTo>
                                <a:lnTo>
                                  <a:pt x="5838" y="15"/>
                                </a:lnTo>
                                <a:lnTo>
                                  <a:pt x="5838" y="0"/>
                                </a:lnTo>
                                <a:close/>
                                <a:moveTo>
                                  <a:pt x="5913" y="675"/>
                                </a:moveTo>
                                <a:lnTo>
                                  <a:pt x="5868" y="675"/>
                                </a:lnTo>
                                <a:lnTo>
                                  <a:pt x="5868" y="690"/>
                                </a:lnTo>
                                <a:lnTo>
                                  <a:pt x="5913" y="690"/>
                                </a:lnTo>
                                <a:lnTo>
                                  <a:pt x="5913" y="675"/>
                                </a:lnTo>
                                <a:close/>
                                <a:moveTo>
                                  <a:pt x="5913" y="0"/>
                                </a:moveTo>
                                <a:lnTo>
                                  <a:pt x="5868" y="0"/>
                                </a:lnTo>
                                <a:lnTo>
                                  <a:pt x="5868" y="15"/>
                                </a:lnTo>
                                <a:lnTo>
                                  <a:pt x="5913" y="15"/>
                                </a:lnTo>
                                <a:lnTo>
                                  <a:pt x="5913" y="0"/>
                                </a:lnTo>
                                <a:close/>
                                <a:moveTo>
                                  <a:pt x="5989" y="675"/>
                                </a:moveTo>
                                <a:lnTo>
                                  <a:pt x="5944" y="675"/>
                                </a:lnTo>
                                <a:lnTo>
                                  <a:pt x="5944" y="690"/>
                                </a:lnTo>
                                <a:lnTo>
                                  <a:pt x="5989" y="690"/>
                                </a:lnTo>
                                <a:lnTo>
                                  <a:pt x="5989" y="675"/>
                                </a:lnTo>
                                <a:close/>
                                <a:moveTo>
                                  <a:pt x="5989" y="0"/>
                                </a:moveTo>
                                <a:lnTo>
                                  <a:pt x="5944" y="0"/>
                                </a:lnTo>
                                <a:lnTo>
                                  <a:pt x="5944" y="15"/>
                                </a:lnTo>
                                <a:lnTo>
                                  <a:pt x="5989" y="15"/>
                                </a:lnTo>
                                <a:lnTo>
                                  <a:pt x="5989" y="0"/>
                                </a:lnTo>
                                <a:close/>
                                <a:moveTo>
                                  <a:pt x="6064" y="675"/>
                                </a:moveTo>
                                <a:lnTo>
                                  <a:pt x="6019" y="675"/>
                                </a:lnTo>
                                <a:lnTo>
                                  <a:pt x="6019" y="690"/>
                                </a:lnTo>
                                <a:lnTo>
                                  <a:pt x="6064" y="690"/>
                                </a:lnTo>
                                <a:lnTo>
                                  <a:pt x="6064" y="675"/>
                                </a:lnTo>
                                <a:close/>
                                <a:moveTo>
                                  <a:pt x="6064" y="0"/>
                                </a:moveTo>
                                <a:lnTo>
                                  <a:pt x="6019" y="0"/>
                                </a:lnTo>
                                <a:lnTo>
                                  <a:pt x="6019" y="15"/>
                                </a:lnTo>
                                <a:lnTo>
                                  <a:pt x="6064" y="15"/>
                                </a:lnTo>
                                <a:lnTo>
                                  <a:pt x="6064" y="0"/>
                                </a:lnTo>
                                <a:close/>
                                <a:moveTo>
                                  <a:pt x="6139" y="675"/>
                                </a:moveTo>
                                <a:lnTo>
                                  <a:pt x="6094" y="675"/>
                                </a:lnTo>
                                <a:lnTo>
                                  <a:pt x="6094" y="690"/>
                                </a:lnTo>
                                <a:lnTo>
                                  <a:pt x="6139" y="690"/>
                                </a:lnTo>
                                <a:lnTo>
                                  <a:pt x="6139" y="675"/>
                                </a:lnTo>
                                <a:close/>
                                <a:moveTo>
                                  <a:pt x="6139" y="0"/>
                                </a:moveTo>
                                <a:lnTo>
                                  <a:pt x="6094" y="0"/>
                                </a:lnTo>
                                <a:lnTo>
                                  <a:pt x="6094" y="15"/>
                                </a:lnTo>
                                <a:lnTo>
                                  <a:pt x="6139" y="15"/>
                                </a:lnTo>
                                <a:lnTo>
                                  <a:pt x="6139" y="0"/>
                                </a:lnTo>
                                <a:close/>
                                <a:moveTo>
                                  <a:pt x="6214" y="675"/>
                                </a:moveTo>
                                <a:lnTo>
                                  <a:pt x="6169" y="675"/>
                                </a:lnTo>
                                <a:lnTo>
                                  <a:pt x="6169" y="690"/>
                                </a:lnTo>
                                <a:lnTo>
                                  <a:pt x="6214" y="690"/>
                                </a:lnTo>
                                <a:lnTo>
                                  <a:pt x="6214" y="675"/>
                                </a:lnTo>
                                <a:close/>
                                <a:moveTo>
                                  <a:pt x="6214" y="0"/>
                                </a:moveTo>
                                <a:lnTo>
                                  <a:pt x="6169" y="0"/>
                                </a:lnTo>
                                <a:lnTo>
                                  <a:pt x="6169" y="15"/>
                                </a:lnTo>
                                <a:lnTo>
                                  <a:pt x="6214" y="15"/>
                                </a:lnTo>
                                <a:lnTo>
                                  <a:pt x="6214" y="0"/>
                                </a:lnTo>
                                <a:close/>
                                <a:moveTo>
                                  <a:pt x="6289" y="675"/>
                                </a:moveTo>
                                <a:lnTo>
                                  <a:pt x="6244" y="675"/>
                                </a:lnTo>
                                <a:lnTo>
                                  <a:pt x="6244" y="690"/>
                                </a:lnTo>
                                <a:lnTo>
                                  <a:pt x="6289" y="690"/>
                                </a:lnTo>
                                <a:lnTo>
                                  <a:pt x="6289" y="675"/>
                                </a:lnTo>
                                <a:close/>
                                <a:moveTo>
                                  <a:pt x="6289" y="0"/>
                                </a:moveTo>
                                <a:lnTo>
                                  <a:pt x="6244" y="0"/>
                                </a:lnTo>
                                <a:lnTo>
                                  <a:pt x="6244" y="15"/>
                                </a:lnTo>
                                <a:lnTo>
                                  <a:pt x="6289" y="15"/>
                                </a:lnTo>
                                <a:lnTo>
                                  <a:pt x="6289" y="0"/>
                                </a:lnTo>
                                <a:close/>
                                <a:moveTo>
                                  <a:pt x="6365" y="675"/>
                                </a:moveTo>
                                <a:lnTo>
                                  <a:pt x="6320" y="675"/>
                                </a:lnTo>
                                <a:lnTo>
                                  <a:pt x="6320" y="690"/>
                                </a:lnTo>
                                <a:lnTo>
                                  <a:pt x="6365" y="690"/>
                                </a:lnTo>
                                <a:lnTo>
                                  <a:pt x="6365" y="675"/>
                                </a:lnTo>
                                <a:close/>
                                <a:moveTo>
                                  <a:pt x="6365" y="0"/>
                                </a:moveTo>
                                <a:lnTo>
                                  <a:pt x="6320" y="0"/>
                                </a:lnTo>
                                <a:lnTo>
                                  <a:pt x="6320" y="15"/>
                                </a:lnTo>
                                <a:lnTo>
                                  <a:pt x="6365" y="15"/>
                                </a:lnTo>
                                <a:lnTo>
                                  <a:pt x="6365" y="0"/>
                                </a:lnTo>
                                <a:close/>
                                <a:moveTo>
                                  <a:pt x="6440" y="675"/>
                                </a:moveTo>
                                <a:lnTo>
                                  <a:pt x="6395" y="675"/>
                                </a:lnTo>
                                <a:lnTo>
                                  <a:pt x="6395" y="690"/>
                                </a:lnTo>
                                <a:lnTo>
                                  <a:pt x="6440" y="690"/>
                                </a:lnTo>
                                <a:lnTo>
                                  <a:pt x="6440" y="675"/>
                                </a:lnTo>
                                <a:close/>
                                <a:moveTo>
                                  <a:pt x="6440" y="0"/>
                                </a:moveTo>
                                <a:lnTo>
                                  <a:pt x="6395" y="0"/>
                                </a:lnTo>
                                <a:lnTo>
                                  <a:pt x="6395" y="15"/>
                                </a:lnTo>
                                <a:lnTo>
                                  <a:pt x="6440" y="15"/>
                                </a:lnTo>
                                <a:lnTo>
                                  <a:pt x="6440" y="0"/>
                                </a:lnTo>
                                <a:close/>
                                <a:moveTo>
                                  <a:pt x="6515" y="675"/>
                                </a:moveTo>
                                <a:lnTo>
                                  <a:pt x="6470" y="675"/>
                                </a:lnTo>
                                <a:lnTo>
                                  <a:pt x="6470" y="690"/>
                                </a:lnTo>
                                <a:lnTo>
                                  <a:pt x="6515" y="690"/>
                                </a:lnTo>
                                <a:lnTo>
                                  <a:pt x="6515" y="675"/>
                                </a:lnTo>
                                <a:close/>
                                <a:moveTo>
                                  <a:pt x="6515" y="0"/>
                                </a:moveTo>
                                <a:lnTo>
                                  <a:pt x="6470" y="0"/>
                                </a:lnTo>
                                <a:lnTo>
                                  <a:pt x="6470" y="15"/>
                                </a:lnTo>
                                <a:lnTo>
                                  <a:pt x="6515" y="15"/>
                                </a:lnTo>
                                <a:lnTo>
                                  <a:pt x="6515" y="0"/>
                                </a:lnTo>
                                <a:close/>
                                <a:moveTo>
                                  <a:pt x="6590" y="675"/>
                                </a:moveTo>
                                <a:lnTo>
                                  <a:pt x="6545" y="675"/>
                                </a:lnTo>
                                <a:lnTo>
                                  <a:pt x="6545" y="690"/>
                                </a:lnTo>
                                <a:lnTo>
                                  <a:pt x="6590" y="690"/>
                                </a:lnTo>
                                <a:lnTo>
                                  <a:pt x="6590" y="675"/>
                                </a:lnTo>
                                <a:close/>
                                <a:moveTo>
                                  <a:pt x="6590" y="0"/>
                                </a:moveTo>
                                <a:lnTo>
                                  <a:pt x="6545" y="0"/>
                                </a:lnTo>
                                <a:lnTo>
                                  <a:pt x="6545" y="15"/>
                                </a:lnTo>
                                <a:lnTo>
                                  <a:pt x="6590" y="15"/>
                                </a:lnTo>
                                <a:lnTo>
                                  <a:pt x="6590" y="0"/>
                                </a:lnTo>
                                <a:close/>
                                <a:moveTo>
                                  <a:pt x="6666" y="675"/>
                                </a:moveTo>
                                <a:lnTo>
                                  <a:pt x="6621" y="675"/>
                                </a:lnTo>
                                <a:lnTo>
                                  <a:pt x="6621" y="690"/>
                                </a:lnTo>
                                <a:lnTo>
                                  <a:pt x="6666" y="690"/>
                                </a:lnTo>
                                <a:lnTo>
                                  <a:pt x="6666" y="675"/>
                                </a:lnTo>
                                <a:close/>
                                <a:moveTo>
                                  <a:pt x="6666" y="0"/>
                                </a:moveTo>
                                <a:lnTo>
                                  <a:pt x="6621" y="0"/>
                                </a:lnTo>
                                <a:lnTo>
                                  <a:pt x="6621" y="15"/>
                                </a:lnTo>
                                <a:lnTo>
                                  <a:pt x="6666" y="15"/>
                                </a:lnTo>
                                <a:lnTo>
                                  <a:pt x="6666" y="0"/>
                                </a:lnTo>
                                <a:close/>
                                <a:moveTo>
                                  <a:pt x="6741" y="675"/>
                                </a:moveTo>
                                <a:lnTo>
                                  <a:pt x="6696" y="675"/>
                                </a:lnTo>
                                <a:lnTo>
                                  <a:pt x="6696" y="690"/>
                                </a:lnTo>
                                <a:lnTo>
                                  <a:pt x="6741" y="690"/>
                                </a:lnTo>
                                <a:lnTo>
                                  <a:pt x="6741" y="675"/>
                                </a:lnTo>
                                <a:close/>
                                <a:moveTo>
                                  <a:pt x="6741" y="0"/>
                                </a:moveTo>
                                <a:lnTo>
                                  <a:pt x="6696" y="0"/>
                                </a:lnTo>
                                <a:lnTo>
                                  <a:pt x="6696" y="15"/>
                                </a:lnTo>
                                <a:lnTo>
                                  <a:pt x="6741" y="15"/>
                                </a:lnTo>
                                <a:lnTo>
                                  <a:pt x="6741" y="0"/>
                                </a:lnTo>
                                <a:close/>
                                <a:moveTo>
                                  <a:pt x="6816" y="675"/>
                                </a:moveTo>
                                <a:lnTo>
                                  <a:pt x="6771" y="675"/>
                                </a:lnTo>
                                <a:lnTo>
                                  <a:pt x="6771" y="690"/>
                                </a:lnTo>
                                <a:lnTo>
                                  <a:pt x="6816" y="690"/>
                                </a:lnTo>
                                <a:lnTo>
                                  <a:pt x="6816" y="675"/>
                                </a:lnTo>
                                <a:close/>
                                <a:moveTo>
                                  <a:pt x="6816" y="0"/>
                                </a:moveTo>
                                <a:lnTo>
                                  <a:pt x="6771" y="0"/>
                                </a:lnTo>
                                <a:lnTo>
                                  <a:pt x="6771" y="15"/>
                                </a:lnTo>
                                <a:lnTo>
                                  <a:pt x="6816" y="15"/>
                                </a:lnTo>
                                <a:lnTo>
                                  <a:pt x="6816" y="0"/>
                                </a:lnTo>
                                <a:close/>
                                <a:moveTo>
                                  <a:pt x="6891" y="675"/>
                                </a:moveTo>
                                <a:lnTo>
                                  <a:pt x="6846" y="675"/>
                                </a:lnTo>
                                <a:lnTo>
                                  <a:pt x="6846" y="690"/>
                                </a:lnTo>
                                <a:lnTo>
                                  <a:pt x="6891" y="690"/>
                                </a:lnTo>
                                <a:lnTo>
                                  <a:pt x="6891" y="675"/>
                                </a:lnTo>
                                <a:close/>
                                <a:moveTo>
                                  <a:pt x="6891" y="0"/>
                                </a:moveTo>
                                <a:lnTo>
                                  <a:pt x="6846" y="0"/>
                                </a:lnTo>
                                <a:lnTo>
                                  <a:pt x="6846" y="15"/>
                                </a:lnTo>
                                <a:lnTo>
                                  <a:pt x="6891" y="15"/>
                                </a:lnTo>
                                <a:lnTo>
                                  <a:pt x="6891" y="0"/>
                                </a:lnTo>
                                <a:close/>
                                <a:moveTo>
                                  <a:pt x="6967" y="675"/>
                                </a:moveTo>
                                <a:lnTo>
                                  <a:pt x="6922" y="675"/>
                                </a:lnTo>
                                <a:lnTo>
                                  <a:pt x="6922" y="690"/>
                                </a:lnTo>
                                <a:lnTo>
                                  <a:pt x="6967" y="690"/>
                                </a:lnTo>
                                <a:lnTo>
                                  <a:pt x="6967" y="675"/>
                                </a:lnTo>
                                <a:close/>
                                <a:moveTo>
                                  <a:pt x="6967" y="0"/>
                                </a:moveTo>
                                <a:lnTo>
                                  <a:pt x="6922" y="0"/>
                                </a:lnTo>
                                <a:lnTo>
                                  <a:pt x="6922" y="15"/>
                                </a:lnTo>
                                <a:lnTo>
                                  <a:pt x="6967" y="15"/>
                                </a:lnTo>
                                <a:lnTo>
                                  <a:pt x="6967" y="0"/>
                                </a:lnTo>
                                <a:close/>
                                <a:moveTo>
                                  <a:pt x="7042" y="675"/>
                                </a:moveTo>
                                <a:lnTo>
                                  <a:pt x="6997" y="675"/>
                                </a:lnTo>
                                <a:lnTo>
                                  <a:pt x="6997" y="690"/>
                                </a:lnTo>
                                <a:lnTo>
                                  <a:pt x="7042" y="690"/>
                                </a:lnTo>
                                <a:lnTo>
                                  <a:pt x="7042" y="675"/>
                                </a:lnTo>
                                <a:close/>
                                <a:moveTo>
                                  <a:pt x="7042" y="0"/>
                                </a:moveTo>
                                <a:lnTo>
                                  <a:pt x="6997" y="0"/>
                                </a:lnTo>
                                <a:lnTo>
                                  <a:pt x="6997" y="15"/>
                                </a:lnTo>
                                <a:lnTo>
                                  <a:pt x="7042" y="15"/>
                                </a:lnTo>
                                <a:lnTo>
                                  <a:pt x="7042" y="0"/>
                                </a:lnTo>
                                <a:close/>
                                <a:moveTo>
                                  <a:pt x="7117" y="675"/>
                                </a:moveTo>
                                <a:lnTo>
                                  <a:pt x="7072" y="675"/>
                                </a:lnTo>
                                <a:lnTo>
                                  <a:pt x="7072" y="690"/>
                                </a:lnTo>
                                <a:lnTo>
                                  <a:pt x="7117" y="690"/>
                                </a:lnTo>
                                <a:lnTo>
                                  <a:pt x="7117" y="675"/>
                                </a:lnTo>
                                <a:close/>
                                <a:moveTo>
                                  <a:pt x="7117" y="0"/>
                                </a:moveTo>
                                <a:lnTo>
                                  <a:pt x="7072" y="0"/>
                                </a:lnTo>
                                <a:lnTo>
                                  <a:pt x="7072" y="15"/>
                                </a:lnTo>
                                <a:lnTo>
                                  <a:pt x="7117" y="15"/>
                                </a:lnTo>
                                <a:lnTo>
                                  <a:pt x="7117" y="0"/>
                                </a:lnTo>
                                <a:close/>
                                <a:moveTo>
                                  <a:pt x="7192" y="675"/>
                                </a:moveTo>
                                <a:lnTo>
                                  <a:pt x="7147" y="675"/>
                                </a:lnTo>
                                <a:lnTo>
                                  <a:pt x="7147" y="690"/>
                                </a:lnTo>
                                <a:lnTo>
                                  <a:pt x="7192" y="690"/>
                                </a:lnTo>
                                <a:lnTo>
                                  <a:pt x="7192" y="675"/>
                                </a:lnTo>
                                <a:close/>
                                <a:moveTo>
                                  <a:pt x="7192" y="0"/>
                                </a:moveTo>
                                <a:lnTo>
                                  <a:pt x="7147" y="0"/>
                                </a:lnTo>
                                <a:lnTo>
                                  <a:pt x="7147" y="15"/>
                                </a:lnTo>
                                <a:lnTo>
                                  <a:pt x="7192" y="15"/>
                                </a:lnTo>
                                <a:lnTo>
                                  <a:pt x="7192" y="0"/>
                                </a:lnTo>
                                <a:close/>
                                <a:moveTo>
                                  <a:pt x="7267" y="675"/>
                                </a:moveTo>
                                <a:lnTo>
                                  <a:pt x="7222" y="675"/>
                                </a:lnTo>
                                <a:lnTo>
                                  <a:pt x="7222" y="690"/>
                                </a:lnTo>
                                <a:lnTo>
                                  <a:pt x="7267" y="690"/>
                                </a:lnTo>
                                <a:lnTo>
                                  <a:pt x="7267" y="675"/>
                                </a:lnTo>
                                <a:close/>
                                <a:moveTo>
                                  <a:pt x="7267" y="0"/>
                                </a:moveTo>
                                <a:lnTo>
                                  <a:pt x="7222" y="0"/>
                                </a:lnTo>
                                <a:lnTo>
                                  <a:pt x="7222" y="15"/>
                                </a:lnTo>
                                <a:lnTo>
                                  <a:pt x="7267" y="15"/>
                                </a:lnTo>
                                <a:lnTo>
                                  <a:pt x="7267" y="0"/>
                                </a:lnTo>
                                <a:close/>
                                <a:moveTo>
                                  <a:pt x="7343" y="675"/>
                                </a:moveTo>
                                <a:lnTo>
                                  <a:pt x="7298" y="675"/>
                                </a:lnTo>
                                <a:lnTo>
                                  <a:pt x="7298" y="690"/>
                                </a:lnTo>
                                <a:lnTo>
                                  <a:pt x="7343" y="690"/>
                                </a:lnTo>
                                <a:lnTo>
                                  <a:pt x="7343" y="675"/>
                                </a:lnTo>
                                <a:close/>
                                <a:moveTo>
                                  <a:pt x="7343" y="0"/>
                                </a:moveTo>
                                <a:lnTo>
                                  <a:pt x="7298" y="0"/>
                                </a:lnTo>
                                <a:lnTo>
                                  <a:pt x="7298" y="15"/>
                                </a:lnTo>
                                <a:lnTo>
                                  <a:pt x="7343" y="15"/>
                                </a:lnTo>
                                <a:lnTo>
                                  <a:pt x="7343" y="0"/>
                                </a:lnTo>
                                <a:close/>
                                <a:moveTo>
                                  <a:pt x="7418" y="675"/>
                                </a:moveTo>
                                <a:lnTo>
                                  <a:pt x="7373" y="675"/>
                                </a:lnTo>
                                <a:lnTo>
                                  <a:pt x="7373" y="690"/>
                                </a:lnTo>
                                <a:lnTo>
                                  <a:pt x="7418" y="690"/>
                                </a:lnTo>
                                <a:lnTo>
                                  <a:pt x="7418" y="675"/>
                                </a:lnTo>
                                <a:close/>
                                <a:moveTo>
                                  <a:pt x="7418" y="0"/>
                                </a:moveTo>
                                <a:lnTo>
                                  <a:pt x="7373" y="0"/>
                                </a:lnTo>
                                <a:lnTo>
                                  <a:pt x="7373" y="15"/>
                                </a:lnTo>
                                <a:lnTo>
                                  <a:pt x="7418" y="15"/>
                                </a:lnTo>
                                <a:lnTo>
                                  <a:pt x="7418" y="0"/>
                                </a:lnTo>
                                <a:close/>
                                <a:moveTo>
                                  <a:pt x="7493" y="675"/>
                                </a:moveTo>
                                <a:lnTo>
                                  <a:pt x="7448" y="675"/>
                                </a:lnTo>
                                <a:lnTo>
                                  <a:pt x="7448" y="690"/>
                                </a:lnTo>
                                <a:lnTo>
                                  <a:pt x="7493" y="690"/>
                                </a:lnTo>
                                <a:lnTo>
                                  <a:pt x="7493" y="675"/>
                                </a:lnTo>
                                <a:close/>
                                <a:moveTo>
                                  <a:pt x="7493" y="0"/>
                                </a:moveTo>
                                <a:lnTo>
                                  <a:pt x="7448" y="0"/>
                                </a:lnTo>
                                <a:lnTo>
                                  <a:pt x="7448" y="15"/>
                                </a:lnTo>
                                <a:lnTo>
                                  <a:pt x="7493" y="15"/>
                                </a:lnTo>
                                <a:lnTo>
                                  <a:pt x="7493" y="0"/>
                                </a:lnTo>
                                <a:close/>
                                <a:moveTo>
                                  <a:pt x="7568" y="675"/>
                                </a:moveTo>
                                <a:lnTo>
                                  <a:pt x="7523" y="675"/>
                                </a:lnTo>
                                <a:lnTo>
                                  <a:pt x="7523" y="690"/>
                                </a:lnTo>
                                <a:lnTo>
                                  <a:pt x="7568" y="690"/>
                                </a:lnTo>
                                <a:lnTo>
                                  <a:pt x="7568" y="675"/>
                                </a:lnTo>
                                <a:close/>
                                <a:moveTo>
                                  <a:pt x="7568" y="0"/>
                                </a:moveTo>
                                <a:lnTo>
                                  <a:pt x="7523" y="0"/>
                                </a:lnTo>
                                <a:lnTo>
                                  <a:pt x="7523" y="15"/>
                                </a:lnTo>
                                <a:lnTo>
                                  <a:pt x="7568" y="15"/>
                                </a:lnTo>
                                <a:lnTo>
                                  <a:pt x="7568" y="0"/>
                                </a:lnTo>
                                <a:close/>
                                <a:moveTo>
                                  <a:pt x="7644" y="675"/>
                                </a:moveTo>
                                <a:lnTo>
                                  <a:pt x="7599" y="675"/>
                                </a:lnTo>
                                <a:lnTo>
                                  <a:pt x="7599" y="690"/>
                                </a:lnTo>
                                <a:lnTo>
                                  <a:pt x="7644" y="690"/>
                                </a:lnTo>
                                <a:lnTo>
                                  <a:pt x="7644" y="675"/>
                                </a:lnTo>
                                <a:close/>
                                <a:moveTo>
                                  <a:pt x="7644" y="0"/>
                                </a:moveTo>
                                <a:lnTo>
                                  <a:pt x="7599" y="0"/>
                                </a:lnTo>
                                <a:lnTo>
                                  <a:pt x="7599" y="15"/>
                                </a:lnTo>
                                <a:lnTo>
                                  <a:pt x="7644" y="15"/>
                                </a:lnTo>
                                <a:lnTo>
                                  <a:pt x="7644" y="0"/>
                                </a:lnTo>
                                <a:close/>
                                <a:moveTo>
                                  <a:pt x="7719" y="675"/>
                                </a:moveTo>
                                <a:lnTo>
                                  <a:pt x="7674" y="675"/>
                                </a:lnTo>
                                <a:lnTo>
                                  <a:pt x="7674" y="690"/>
                                </a:lnTo>
                                <a:lnTo>
                                  <a:pt x="7719" y="690"/>
                                </a:lnTo>
                                <a:lnTo>
                                  <a:pt x="7719" y="675"/>
                                </a:lnTo>
                                <a:close/>
                                <a:moveTo>
                                  <a:pt x="7719" y="0"/>
                                </a:moveTo>
                                <a:lnTo>
                                  <a:pt x="7674" y="0"/>
                                </a:lnTo>
                                <a:lnTo>
                                  <a:pt x="7674" y="15"/>
                                </a:lnTo>
                                <a:lnTo>
                                  <a:pt x="7719" y="15"/>
                                </a:lnTo>
                                <a:lnTo>
                                  <a:pt x="7719" y="0"/>
                                </a:lnTo>
                                <a:close/>
                                <a:moveTo>
                                  <a:pt x="7794" y="675"/>
                                </a:moveTo>
                                <a:lnTo>
                                  <a:pt x="7749" y="675"/>
                                </a:lnTo>
                                <a:lnTo>
                                  <a:pt x="7749" y="690"/>
                                </a:lnTo>
                                <a:lnTo>
                                  <a:pt x="7794" y="690"/>
                                </a:lnTo>
                                <a:lnTo>
                                  <a:pt x="7794" y="675"/>
                                </a:lnTo>
                                <a:close/>
                                <a:moveTo>
                                  <a:pt x="7794" y="0"/>
                                </a:moveTo>
                                <a:lnTo>
                                  <a:pt x="7749" y="0"/>
                                </a:lnTo>
                                <a:lnTo>
                                  <a:pt x="7749" y="15"/>
                                </a:lnTo>
                                <a:lnTo>
                                  <a:pt x="7794" y="15"/>
                                </a:lnTo>
                                <a:lnTo>
                                  <a:pt x="7794" y="0"/>
                                </a:lnTo>
                                <a:close/>
                                <a:moveTo>
                                  <a:pt x="7869" y="675"/>
                                </a:moveTo>
                                <a:lnTo>
                                  <a:pt x="7824" y="675"/>
                                </a:lnTo>
                                <a:lnTo>
                                  <a:pt x="7824" y="690"/>
                                </a:lnTo>
                                <a:lnTo>
                                  <a:pt x="7869" y="690"/>
                                </a:lnTo>
                                <a:lnTo>
                                  <a:pt x="7869" y="675"/>
                                </a:lnTo>
                                <a:close/>
                                <a:moveTo>
                                  <a:pt x="7869" y="0"/>
                                </a:moveTo>
                                <a:lnTo>
                                  <a:pt x="7824" y="0"/>
                                </a:lnTo>
                                <a:lnTo>
                                  <a:pt x="7824" y="15"/>
                                </a:lnTo>
                                <a:lnTo>
                                  <a:pt x="7869" y="15"/>
                                </a:lnTo>
                                <a:lnTo>
                                  <a:pt x="7869" y="0"/>
                                </a:lnTo>
                                <a:close/>
                                <a:moveTo>
                                  <a:pt x="7945" y="675"/>
                                </a:moveTo>
                                <a:lnTo>
                                  <a:pt x="7900" y="675"/>
                                </a:lnTo>
                                <a:lnTo>
                                  <a:pt x="7900" y="690"/>
                                </a:lnTo>
                                <a:lnTo>
                                  <a:pt x="7945" y="690"/>
                                </a:lnTo>
                                <a:lnTo>
                                  <a:pt x="7945" y="675"/>
                                </a:lnTo>
                                <a:close/>
                                <a:moveTo>
                                  <a:pt x="7945" y="0"/>
                                </a:moveTo>
                                <a:lnTo>
                                  <a:pt x="7900" y="0"/>
                                </a:lnTo>
                                <a:lnTo>
                                  <a:pt x="7900" y="15"/>
                                </a:lnTo>
                                <a:lnTo>
                                  <a:pt x="7945" y="15"/>
                                </a:lnTo>
                                <a:lnTo>
                                  <a:pt x="7945" y="0"/>
                                </a:lnTo>
                                <a:close/>
                                <a:moveTo>
                                  <a:pt x="8020" y="675"/>
                                </a:moveTo>
                                <a:lnTo>
                                  <a:pt x="7975" y="675"/>
                                </a:lnTo>
                                <a:lnTo>
                                  <a:pt x="7975" y="690"/>
                                </a:lnTo>
                                <a:lnTo>
                                  <a:pt x="8020" y="690"/>
                                </a:lnTo>
                                <a:lnTo>
                                  <a:pt x="8020" y="675"/>
                                </a:lnTo>
                                <a:close/>
                                <a:moveTo>
                                  <a:pt x="8020" y="0"/>
                                </a:moveTo>
                                <a:lnTo>
                                  <a:pt x="7975" y="0"/>
                                </a:lnTo>
                                <a:lnTo>
                                  <a:pt x="7975" y="15"/>
                                </a:lnTo>
                                <a:lnTo>
                                  <a:pt x="8020" y="15"/>
                                </a:lnTo>
                                <a:lnTo>
                                  <a:pt x="8020" y="0"/>
                                </a:lnTo>
                                <a:close/>
                                <a:moveTo>
                                  <a:pt x="8095" y="675"/>
                                </a:moveTo>
                                <a:lnTo>
                                  <a:pt x="8050" y="675"/>
                                </a:lnTo>
                                <a:lnTo>
                                  <a:pt x="8050" y="690"/>
                                </a:lnTo>
                                <a:lnTo>
                                  <a:pt x="8095" y="690"/>
                                </a:lnTo>
                                <a:lnTo>
                                  <a:pt x="8095" y="675"/>
                                </a:lnTo>
                                <a:close/>
                                <a:moveTo>
                                  <a:pt x="8095" y="0"/>
                                </a:moveTo>
                                <a:lnTo>
                                  <a:pt x="8050" y="0"/>
                                </a:lnTo>
                                <a:lnTo>
                                  <a:pt x="8050" y="15"/>
                                </a:lnTo>
                                <a:lnTo>
                                  <a:pt x="8095" y="15"/>
                                </a:lnTo>
                                <a:lnTo>
                                  <a:pt x="8095" y="0"/>
                                </a:lnTo>
                                <a:close/>
                                <a:moveTo>
                                  <a:pt x="8170" y="675"/>
                                </a:moveTo>
                                <a:lnTo>
                                  <a:pt x="8125" y="675"/>
                                </a:lnTo>
                                <a:lnTo>
                                  <a:pt x="8125" y="690"/>
                                </a:lnTo>
                                <a:lnTo>
                                  <a:pt x="8170" y="690"/>
                                </a:lnTo>
                                <a:lnTo>
                                  <a:pt x="8170" y="675"/>
                                </a:lnTo>
                                <a:close/>
                                <a:moveTo>
                                  <a:pt x="8170" y="0"/>
                                </a:moveTo>
                                <a:lnTo>
                                  <a:pt x="8125" y="0"/>
                                </a:lnTo>
                                <a:lnTo>
                                  <a:pt x="8125" y="15"/>
                                </a:lnTo>
                                <a:lnTo>
                                  <a:pt x="8170" y="15"/>
                                </a:lnTo>
                                <a:lnTo>
                                  <a:pt x="8170" y="0"/>
                                </a:lnTo>
                                <a:close/>
                                <a:moveTo>
                                  <a:pt x="8246" y="675"/>
                                </a:moveTo>
                                <a:lnTo>
                                  <a:pt x="8201" y="675"/>
                                </a:lnTo>
                                <a:lnTo>
                                  <a:pt x="8201" y="690"/>
                                </a:lnTo>
                                <a:lnTo>
                                  <a:pt x="8246" y="690"/>
                                </a:lnTo>
                                <a:lnTo>
                                  <a:pt x="8246" y="675"/>
                                </a:lnTo>
                                <a:close/>
                                <a:moveTo>
                                  <a:pt x="8246" y="0"/>
                                </a:moveTo>
                                <a:lnTo>
                                  <a:pt x="8201" y="0"/>
                                </a:lnTo>
                                <a:lnTo>
                                  <a:pt x="8201" y="15"/>
                                </a:lnTo>
                                <a:lnTo>
                                  <a:pt x="8246" y="15"/>
                                </a:lnTo>
                                <a:lnTo>
                                  <a:pt x="8246" y="0"/>
                                </a:lnTo>
                                <a:close/>
                                <a:moveTo>
                                  <a:pt x="8321" y="675"/>
                                </a:moveTo>
                                <a:lnTo>
                                  <a:pt x="8276" y="675"/>
                                </a:lnTo>
                                <a:lnTo>
                                  <a:pt x="8276" y="690"/>
                                </a:lnTo>
                                <a:lnTo>
                                  <a:pt x="8321" y="690"/>
                                </a:lnTo>
                                <a:lnTo>
                                  <a:pt x="8321" y="675"/>
                                </a:lnTo>
                                <a:close/>
                                <a:moveTo>
                                  <a:pt x="8321" y="0"/>
                                </a:moveTo>
                                <a:lnTo>
                                  <a:pt x="8276" y="0"/>
                                </a:lnTo>
                                <a:lnTo>
                                  <a:pt x="8276" y="15"/>
                                </a:lnTo>
                                <a:lnTo>
                                  <a:pt x="8321" y="15"/>
                                </a:lnTo>
                                <a:lnTo>
                                  <a:pt x="8321" y="0"/>
                                </a:lnTo>
                                <a:close/>
                                <a:moveTo>
                                  <a:pt x="8396" y="675"/>
                                </a:moveTo>
                                <a:lnTo>
                                  <a:pt x="8351" y="675"/>
                                </a:lnTo>
                                <a:lnTo>
                                  <a:pt x="8351" y="690"/>
                                </a:lnTo>
                                <a:lnTo>
                                  <a:pt x="8396" y="690"/>
                                </a:lnTo>
                                <a:lnTo>
                                  <a:pt x="8396" y="675"/>
                                </a:lnTo>
                                <a:close/>
                                <a:moveTo>
                                  <a:pt x="8396" y="0"/>
                                </a:moveTo>
                                <a:lnTo>
                                  <a:pt x="8351" y="0"/>
                                </a:lnTo>
                                <a:lnTo>
                                  <a:pt x="8351" y="15"/>
                                </a:lnTo>
                                <a:lnTo>
                                  <a:pt x="8396" y="15"/>
                                </a:lnTo>
                                <a:lnTo>
                                  <a:pt x="8396" y="0"/>
                                </a:lnTo>
                                <a:close/>
                                <a:moveTo>
                                  <a:pt x="8471" y="675"/>
                                </a:moveTo>
                                <a:lnTo>
                                  <a:pt x="8426" y="675"/>
                                </a:lnTo>
                                <a:lnTo>
                                  <a:pt x="8426" y="690"/>
                                </a:lnTo>
                                <a:lnTo>
                                  <a:pt x="8471" y="690"/>
                                </a:lnTo>
                                <a:lnTo>
                                  <a:pt x="8471" y="675"/>
                                </a:lnTo>
                                <a:close/>
                                <a:moveTo>
                                  <a:pt x="8471" y="0"/>
                                </a:moveTo>
                                <a:lnTo>
                                  <a:pt x="8426" y="0"/>
                                </a:lnTo>
                                <a:lnTo>
                                  <a:pt x="8426" y="15"/>
                                </a:lnTo>
                                <a:lnTo>
                                  <a:pt x="8471" y="15"/>
                                </a:lnTo>
                                <a:lnTo>
                                  <a:pt x="8471" y="0"/>
                                </a:lnTo>
                                <a:close/>
                                <a:moveTo>
                                  <a:pt x="8546" y="675"/>
                                </a:moveTo>
                                <a:lnTo>
                                  <a:pt x="8501" y="675"/>
                                </a:lnTo>
                                <a:lnTo>
                                  <a:pt x="8501" y="690"/>
                                </a:lnTo>
                                <a:lnTo>
                                  <a:pt x="8546" y="690"/>
                                </a:lnTo>
                                <a:lnTo>
                                  <a:pt x="8546" y="675"/>
                                </a:lnTo>
                                <a:close/>
                                <a:moveTo>
                                  <a:pt x="8546" y="0"/>
                                </a:moveTo>
                                <a:lnTo>
                                  <a:pt x="8501" y="0"/>
                                </a:lnTo>
                                <a:lnTo>
                                  <a:pt x="8501" y="15"/>
                                </a:lnTo>
                                <a:lnTo>
                                  <a:pt x="8546" y="15"/>
                                </a:lnTo>
                                <a:lnTo>
                                  <a:pt x="8546" y="0"/>
                                </a:lnTo>
                                <a:close/>
                                <a:moveTo>
                                  <a:pt x="8622" y="675"/>
                                </a:moveTo>
                                <a:lnTo>
                                  <a:pt x="8577" y="675"/>
                                </a:lnTo>
                                <a:lnTo>
                                  <a:pt x="8577" y="690"/>
                                </a:lnTo>
                                <a:lnTo>
                                  <a:pt x="8622" y="690"/>
                                </a:lnTo>
                                <a:lnTo>
                                  <a:pt x="8622" y="675"/>
                                </a:lnTo>
                                <a:close/>
                                <a:moveTo>
                                  <a:pt x="8622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15"/>
                                </a:lnTo>
                                <a:lnTo>
                                  <a:pt x="8622" y="15"/>
                                </a:lnTo>
                                <a:lnTo>
                                  <a:pt x="8622" y="0"/>
                                </a:lnTo>
                                <a:close/>
                                <a:moveTo>
                                  <a:pt x="8697" y="675"/>
                                </a:moveTo>
                                <a:lnTo>
                                  <a:pt x="8652" y="675"/>
                                </a:lnTo>
                                <a:lnTo>
                                  <a:pt x="8652" y="690"/>
                                </a:lnTo>
                                <a:lnTo>
                                  <a:pt x="8697" y="690"/>
                                </a:lnTo>
                                <a:lnTo>
                                  <a:pt x="8697" y="675"/>
                                </a:lnTo>
                                <a:close/>
                                <a:moveTo>
                                  <a:pt x="8697" y="0"/>
                                </a:moveTo>
                                <a:lnTo>
                                  <a:pt x="8652" y="0"/>
                                </a:lnTo>
                                <a:lnTo>
                                  <a:pt x="8652" y="15"/>
                                </a:lnTo>
                                <a:lnTo>
                                  <a:pt x="8697" y="15"/>
                                </a:lnTo>
                                <a:lnTo>
                                  <a:pt x="8697" y="0"/>
                                </a:lnTo>
                                <a:close/>
                                <a:moveTo>
                                  <a:pt x="8772" y="675"/>
                                </a:moveTo>
                                <a:lnTo>
                                  <a:pt x="8727" y="675"/>
                                </a:lnTo>
                                <a:lnTo>
                                  <a:pt x="8727" y="690"/>
                                </a:lnTo>
                                <a:lnTo>
                                  <a:pt x="8772" y="690"/>
                                </a:lnTo>
                                <a:lnTo>
                                  <a:pt x="8772" y="675"/>
                                </a:lnTo>
                                <a:close/>
                                <a:moveTo>
                                  <a:pt x="8772" y="0"/>
                                </a:moveTo>
                                <a:lnTo>
                                  <a:pt x="8727" y="0"/>
                                </a:lnTo>
                                <a:lnTo>
                                  <a:pt x="8727" y="15"/>
                                </a:lnTo>
                                <a:lnTo>
                                  <a:pt x="8772" y="15"/>
                                </a:lnTo>
                                <a:lnTo>
                                  <a:pt x="8772" y="0"/>
                                </a:lnTo>
                                <a:close/>
                                <a:moveTo>
                                  <a:pt x="8847" y="675"/>
                                </a:moveTo>
                                <a:lnTo>
                                  <a:pt x="8802" y="675"/>
                                </a:lnTo>
                                <a:lnTo>
                                  <a:pt x="8802" y="690"/>
                                </a:lnTo>
                                <a:lnTo>
                                  <a:pt x="8847" y="690"/>
                                </a:lnTo>
                                <a:lnTo>
                                  <a:pt x="8847" y="675"/>
                                </a:lnTo>
                                <a:close/>
                                <a:moveTo>
                                  <a:pt x="8847" y="0"/>
                                </a:moveTo>
                                <a:lnTo>
                                  <a:pt x="8802" y="0"/>
                                </a:lnTo>
                                <a:lnTo>
                                  <a:pt x="8802" y="15"/>
                                </a:lnTo>
                                <a:lnTo>
                                  <a:pt x="8847" y="15"/>
                                </a:lnTo>
                                <a:lnTo>
                                  <a:pt x="8847" y="0"/>
                                </a:lnTo>
                                <a:close/>
                                <a:moveTo>
                                  <a:pt x="8923" y="675"/>
                                </a:moveTo>
                                <a:lnTo>
                                  <a:pt x="8878" y="675"/>
                                </a:lnTo>
                                <a:lnTo>
                                  <a:pt x="8878" y="690"/>
                                </a:lnTo>
                                <a:lnTo>
                                  <a:pt x="8923" y="690"/>
                                </a:lnTo>
                                <a:lnTo>
                                  <a:pt x="8923" y="675"/>
                                </a:lnTo>
                                <a:close/>
                                <a:moveTo>
                                  <a:pt x="8923" y="0"/>
                                </a:moveTo>
                                <a:lnTo>
                                  <a:pt x="8878" y="0"/>
                                </a:lnTo>
                                <a:lnTo>
                                  <a:pt x="8878" y="15"/>
                                </a:lnTo>
                                <a:lnTo>
                                  <a:pt x="8923" y="15"/>
                                </a:lnTo>
                                <a:lnTo>
                                  <a:pt x="8923" y="0"/>
                                </a:lnTo>
                                <a:close/>
                                <a:moveTo>
                                  <a:pt x="8998" y="675"/>
                                </a:moveTo>
                                <a:lnTo>
                                  <a:pt x="8953" y="675"/>
                                </a:lnTo>
                                <a:lnTo>
                                  <a:pt x="8953" y="690"/>
                                </a:lnTo>
                                <a:lnTo>
                                  <a:pt x="8998" y="690"/>
                                </a:lnTo>
                                <a:lnTo>
                                  <a:pt x="8998" y="675"/>
                                </a:lnTo>
                                <a:close/>
                                <a:moveTo>
                                  <a:pt x="8998" y="0"/>
                                </a:moveTo>
                                <a:lnTo>
                                  <a:pt x="8953" y="0"/>
                                </a:lnTo>
                                <a:lnTo>
                                  <a:pt x="8953" y="15"/>
                                </a:lnTo>
                                <a:lnTo>
                                  <a:pt x="8998" y="15"/>
                                </a:lnTo>
                                <a:lnTo>
                                  <a:pt x="8998" y="0"/>
                                </a:lnTo>
                                <a:close/>
                                <a:moveTo>
                                  <a:pt x="9073" y="675"/>
                                </a:moveTo>
                                <a:lnTo>
                                  <a:pt x="9028" y="675"/>
                                </a:lnTo>
                                <a:lnTo>
                                  <a:pt x="9028" y="690"/>
                                </a:lnTo>
                                <a:lnTo>
                                  <a:pt x="9073" y="690"/>
                                </a:lnTo>
                                <a:lnTo>
                                  <a:pt x="9073" y="675"/>
                                </a:lnTo>
                                <a:close/>
                                <a:moveTo>
                                  <a:pt x="9073" y="0"/>
                                </a:moveTo>
                                <a:lnTo>
                                  <a:pt x="9028" y="0"/>
                                </a:lnTo>
                                <a:lnTo>
                                  <a:pt x="9028" y="15"/>
                                </a:lnTo>
                                <a:lnTo>
                                  <a:pt x="9073" y="15"/>
                                </a:lnTo>
                                <a:lnTo>
                                  <a:pt x="9073" y="0"/>
                                </a:lnTo>
                                <a:close/>
                                <a:moveTo>
                                  <a:pt x="9148" y="675"/>
                                </a:moveTo>
                                <a:lnTo>
                                  <a:pt x="9103" y="675"/>
                                </a:lnTo>
                                <a:lnTo>
                                  <a:pt x="9103" y="690"/>
                                </a:lnTo>
                                <a:lnTo>
                                  <a:pt x="9148" y="690"/>
                                </a:lnTo>
                                <a:lnTo>
                                  <a:pt x="9148" y="675"/>
                                </a:lnTo>
                                <a:close/>
                                <a:moveTo>
                                  <a:pt x="9148" y="0"/>
                                </a:moveTo>
                                <a:lnTo>
                                  <a:pt x="9103" y="0"/>
                                </a:lnTo>
                                <a:lnTo>
                                  <a:pt x="9103" y="15"/>
                                </a:lnTo>
                                <a:lnTo>
                                  <a:pt x="9148" y="15"/>
                                </a:lnTo>
                                <a:lnTo>
                                  <a:pt x="9148" y="0"/>
                                </a:lnTo>
                                <a:close/>
                                <a:moveTo>
                                  <a:pt x="9224" y="675"/>
                                </a:moveTo>
                                <a:lnTo>
                                  <a:pt x="9179" y="675"/>
                                </a:lnTo>
                                <a:lnTo>
                                  <a:pt x="9179" y="690"/>
                                </a:lnTo>
                                <a:lnTo>
                                  <a:pt x="9224" y="690"/>
                                </a:lnTo>
                                <a:lnTo>
                                  <a:pt x="9224" y="675"/>
                                </a:lnTo>
                                <a:close/>
                                <a:moveTo>
                                  <a:pt x="9224" y="0"/>
                                </a:moveTo>
                                <a:lnTo>
                                  <a:pt x="9179" y="0"/>
                                </a:lnTo>
                                <a:lnTo>
                                  <a:pt x="9179" y="15"/>
                                </a:lnTo>
                                <a:lnTo>
                                  <a:pt x="9224" y="15"/>
                                </a:lnTo>
                                <a:lnTo>
                                  <a:pt x="9224" y="0"/>
                                </a:lnTo>
                                <a:close/>
                                <a:moveTo>
                                  <a:pt x="9299" y="675"/>
                                </a:moveTo>
                                <a:lnTo>
                                  <a:pt x="9254" y="675"/>
                                </a:lnTo>
                                <a:lnTo>
                                  <a:pt x="9254" y="690"/>
                                </a:lnTo>
                                <a:lnTo>
                                  <a:pt x="9299" y="690"/>
                                </a:lnTo>
                                <a:lnTo>
                                  <a:pt x="9299" y="675"/>
                                </a:lnTo>
                                <a:close/>
                                <a:moveTo>
                                  <a:pt x="9299" y="0"/>
                                </a:moveTo>
                                <a:lnTo>
                                  <a:pt x="9254" y="0"/>
                                </a:lnTo>
                                <a:lnTo>
                                  <a:pt x="9254" y="15"/>
                                </a:lnTo>
                                <a:lnTo>
                                  <a:pt x="9299" y="15"/>
                                </a:lnTo>
                                <a:lnTo>
                                  <a:pt x="9299" y="0"/>
                                </a:lnTo>
                                <a:close/>
                                <a:moveTo>
                                  <a:pt x="9374" y="675"/>
                                </a:moveTo>
                                <a:lnTo>
                                  <a:pt x="9329" y="675"/>
                                </a:lnTo>
                                <a:lnTo>
                                  <a:pt x="9329" y="690"/>
                                </a:lnTo>
                                <a:lnTo>
                                  <a:pt x="9374" y="690"/>
                                </a:lnTo>
                                <a:lnTo>
                                  <a:pt x="9374" y="675"/>
                                </a:lnTo>
                                <a:close/>
                                <a:moveTo>
                                  <a:pt x="9374" y="0"/>
                                </a:moveTo>
                                <a:lnTo>
                                  <a:pt x="9329" y="0"/>
                                </a:lnTo>
                                <a:lnTo>
                                  <a:pt x="9329" y="15"/>
                                </a:lnTo>
                                <a:lnTo>
                                  <a:pt x="9374" y="15"/>
                                </a:lnTo>
                                <a:lnTo>
                                  <a:pt x="9374" y="0"/>
                                </a:lnTo>
                                <a:close/>
                                <a:moveTo>
                                  <a:pt x="9449" y="675"/>
                                </a:moveTo>
                                <a:lnTo>
                                  <a:pt x="9404" y="675"/>
                                </a:lnTo>
                                <a:lnTo>
                                  <a:pt x="9404" y="690"/>
                                </a:lnTo>
                                <a:lnTo>
                                  <a:pt x="9449" y="690"/>
                                </a:lnTo>
                                <a:lnTo>
                                  <a:pt x="9449" y="675"/>
                                </a:lnTo>
                                <a:close/>
                                <a:moveTo>
                                  <a:pt x="9449" y="0"/>
                                </a:moveTo>
                                <a:lnTo>
                                  <a:pt x="9404" y="0"/>
                                </a:lnTo>
                                <a:lnTo>
                                  <a:pt x="9404" y="15"/>
                                </a:lnTo>
                                <a:lnTo>
                                  <a:pt x="9449" y="15"/>
                                </a:lnTo>
                                <a:lnTo>
                                  <a:pt x="9449" y="0"/>
                                </a:lnTo>
                                <a:close/>
                                <a:moveTo>
                                  <a:pt x="9525" y="675"/>
                                </a:moveTo>
                                <a:lnTo>
                                  <a:pt x="9480" y="675"/>
                                </a:lnTo>
                                <a:lnTo>
                                  <a:pt x="9480" y="690"/>
                                </a:lnTo>
                                <a:lnTo>
                                  <a:pt x="9525" y="690"/>
                                </a:lnTo>
                                <a:lnTo>
                                  <a:pt x="9525" y="675"/>
                                </a:lnTo>
                                <a:close/>
                                <a:moveTo>
                                  <a:pt x="9525" y="0"/>
                                </a:moveTo>
                                <a:lnTo>
                                  <a:pt x="9480" y="0"/>
                                </a:lnTo>
                                <a:lnTo>
                                  <a:pt x="9480" y="15"/>
                                </a:lnTo>
                                <a:lnTo>
                                  <a:pt x="9525" y="15"/>
                                </a:lnTo>
                                <a:lnTo>
                                  <a:pt x="9525" y="0"/>
                                </a:lnTo>
                                <a:close/>
                                <a:moveTo>
                                  <a:pt x="9600" y="675"/>
                                </a:moveTo>
                                <a:lnTo>
                                  <a:pt x="9555" y="675"/>
                                </a:lnTo>
                                <a:lnTo>
                                  <a:pt x="9555" y="690"/>
                                </a:lnTo>
                                <a:lnTo>
                                  <a:pt x="9600" y="690"/>
                                </a:lnTo>
                                <a:lnTo>
                                  <a:pt x="9600" y="675"/>
                                </a:lnTo>
                                <a:close/>
                                <a:moveTo>
                                  <a:pt x="9600" y="0"/>
                                </a:moveTo>
                                <a:lnTo>
                                  <a:pt x="9555" y="0"/>
                                </a:lnTo>
                                <a:lnTo>
                                  <a:pt x="9555" y="15"/>
                                </a:lnTo>
                                <a:lnTo>
                                  <a:pt x="9600" y="15"/>
                                </a:lnTo>
                                <a:lnTo>
                                  <a:pt x="9600" y="0"/>
                                </a:lnTo>
                                <a:close/>
                                <a:moveTo>
                                  <a:pt x="9675" y="675"/>
                                </a:moveTo>
                                <a:lnTo>
                                  <a:pt x="9630" y="675"/>
                                </a:lnTo>
                                <a:lnTo>
                                  <a:pt x="9630" y="690"/>
                                </a:lnTo>
                                <a:lnTo>
                                  <a:pt x="9675" y="690"/>
                                </a:lnTo>
                                <a:lnTo>
                                  <a:pt x="9675" y="675"/>
                                </a:lnTo>
                                <a:close/>
                                <a:moveTo>
                                  <a:pt x="9675" y="0"/>
                                </a:moveTo>
                                <a:lnTo>
                                  <a:pt x="9630" y="0"/>
                                </a:lnTo>
                                <a:lnTo>
                                  <a:pt x="9630" y="15"/>
                                </a:lnTo>
                                <a:lnTo>
                                  <a:pt x="9675" y="15"/>
                                </a:lnTo>
                                <a:lnTo>
                                  <a:pt x="9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9667" y="0"/>
                            <a:ext cx="0" cy="6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8" y="0"/>
                            <a:ext cx="0" cy="6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Freeform 67"/>
                        <wps:cNvSpPr>
                          <a:spLocks/>
                        </wps:cNvSpPr>
                        <wps:spPr bwMode="auto">
                          <a:xfrm>
                            <a:off x="692" y="435"/>
                            <a:ext cx="2206" cy="15"/>
                          </a:xfrm>
                          <a:custGeom>
                            <a:avLst/>
                            <a:gdLst>
                              <a:gd name="T0" fmla="+- 0 2899 693"/>
                              <a:gd name="T1" fmla="*/ T0 w 2206"/>
                              <a:gd name="T2" fmla="+- 0 435 435"/>
                              <a:gd name="T3" fmla="*/ 435 h 15"/>
                              <a:gd name="T4" fmla="+- 0 1103 693"/>
                              <a:gd name="T5" fmla="*/ T4 w 2206"/>
                              <a:gd name="T6" fmla="+- 0 435 435"/>
                              <a:gd name="T7" fmla="*/ 435 h 15"/>
                              <a:gd name="T8" fmla="+- 0 693 693"/>
                              <a:gd name="T9" fmla="*/ T8 w 2206"/>
                              <a:gd name="T10" fmla="+- 0 435 435"/>
                              <a:gd name="T11" fmla="*/ 435 h 15"/>
                              <a:gd name="T12" fmla="+- 0 693 693"/>
                              <a:gd name="T13" fmla="*/ T12 w 2206"/>
                              <a:gd name="T14" fmla="+- 0 450 435"/>
                              <a:gd name="T15" fmla="*/ 450 h 15"/>
                              <a:gd name="T16" fmla="+- 0 1103 693"/>
                              <a:gd name="T17" fmla="*/ T16 w 2206"/>
                              <a:gd name="T18" fmla="+- 0 450 435"/>
                              <a:gd name="T19" fmla="*/ 450 h 15"/>
                              <a:gd name="T20" fmla="+- 0 2899 693"/>
                              <a:gd name="T21" fmla="*/ T20 w 2206"/>
                              <a:gd name="T22" fmla="+- 0 450 435"/>
                              <a:gd name="T23" fmla="*/ 450 h 15"/>
                              <a:gd name="T24" fmla="+- 0 2899 693"/>
                              <a:gd name="T25" fmla="*/ T24 w 2206"/>
                              <a:gd name="T26" fmla="+- 0 435 435"/>
                              <a:gd name="T27" fmla="*/ 435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06" h="15">
                                <a:moveTo>
                                  <a:pt x="2206" y="0"/>
                                </a:moveTo>
                                <a:lnTo>
                                  <a:pt x="4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10" y="15"/>
                                </a:lnTo>
                                <a:lnTo>
                                  <a:pt x="2206" y="15"/>
                                </a:lnTo>
                                <a:lnTo>
                                  <a:pt x="2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15"/>
                            <a:ext cx="9645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74445E" w14:textId="77777777" w:rsidR="00B9738E" w:rsidRDefault="00592588">
                              <w:pPr>
                                <w:spacing w:before="139"/>
                                <w:ind w:left="133"/>
                                <w:rPr>
                                  <w:rFonts w:ascii="Roboto Lt"/>
                                  <w:sz w:val="28"/>
                                </w:rPr>
                              </w:pPr>
                              <w:r>
                                <w:rPr>
                                  <w:rFonts w:ascii="Roboto Lt"/>
                                  <w:sz w:val="28"/>
                                  <w:u w:val="single"/>
                                </w:rPr>
                                <w:t>3.3</w:t>
                              </w:r>
                              <w:r>
                                <w:rPr>
                                  <w:rFonts w:ascii="Roboto Lt"/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 Lt"/>
                                  <w:sz w:val="28"/>
                                </w:rPr>
                                <w:t>proposed</w:t>
                              </w:r>
                              <w:r>
                                <w:rPr>
                                  <w:rFonts w:ascii="Roboto Lt"/>
                                  <w:spacing w:val="-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 Lt"/>
                                  <w:sz w:val="28"/>
                                </w:rPr>
                                <w:t>Solution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B45A69" id="Group 65" o:spid="_x0000_s1057" style="width:483.75pt;height:34.5pt;mso-position-horizontal-relative:char;mso-position-vertical-relative:line" coordsize="9675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">
                <v:rect id="Rectangle 71" o:spid="_x0000_s1058" style="position:absolute;width:9675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" fillcolor="#cfd0d9" stroked="f"/>
                <v:shape id="AutoShape 70" o:spid="_x0000_s1059" style="position:absolute;left:-1;width:9675;height:690;visibility:visible;mso-wrap-style:square;v-text-anchor:top" coordsize="9675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" path="m45,675l,675r,15l45,690r,-15xm45,l,,,15r45,l45,xm120,675r-45,l75,690r45,l120,675xm120,l75,r,15l120,15,120,xm195,675r-45,l150,690r45,l195,675xm195,l150,r,15l195,15,195,xm271,675r-45,l226,690r45,l271,675xm271,l226,r,15l271,15,271,xm346,675r-45,l301,690r45,l346,675xm346,l301,r,15l346,15,346,xm421,675r-45,l376,690r45,l421,675xm421,l376,r,15l421,15,421,xm496,675r-45,l451,690r45,l496,675xm496,l451,r,15l496,15,496,xm572,675r-45,l527,690r45,l572,675xm572,l527,r,15l572,15,572,xm647,675r-45,l602,690r45,l647,675xm647,l602,r,15l647,15,647,xm722,675r-45,l677,690r45,l722,675xm722,l677,r,15l722,15,722,xm797,675r-45,l752,690r45,l797,675xm797,l752,r,15l797,15,797,xm873,675r-45,l828,690r45,l873,675xm873,l828,r,15l873,15,873,xm948,675r-45,l903,690r45,l948,675xm948,l903,r,15l948,15,948,xm1023,675r-45,l978,690r45,l1023,675xm1023,l978,r,15l1023,15r,-15xm1098,675r-45,l1053,690r45,l1098,675xm1098,r-45,l1053,15r45,l1098,xm1174,675r-45,l1129,690r45,l1174,675xm1174,r-45,l1129,15r45,l1174,xm1249,675r-45,l1204,690r45,l1249,675xm1249,r-45,l1204,15r45,l1249,xm1324,675r-45,l1279,690r45,l1324,675xm1324,r-45,l1279,15r45,l1324,xm1399,675r-45,l1354,690r45,l1399,675xm1399,r-45,l1354,15r45,l1399,xm1474,675r-45,l1429,690r45,l1474,675xm1474,r-45,l1429,15r45,l1474,xm1550,675r-45,l1505,690r45,l1550,675xm1550,r-45,l1505,15r45,l1550,xm1625,675r-45,l1580,690r45,l1625,675xm1625,r-45,l1580,15r45,l1625,xm1700,675r-45,l1655,690r45,l1700,675xm1700,r-45,l1655,15r45,l1700,xm1775,675r-45,l1730,690r45,l1775,675xm1775,r-45,l1730,15r45,l1775,xm1851,675r-45,l1806,690r45,l1851,675xm1851,r-45,l1806,15r45,l1851,xm1926,675r-45,l1881,690r45,l1926,675xm1926,r-45,l1881,15r45,l1926,xm2001,675r-45,l1956,690r45,l2001,675xm2001,r-45,l1956,15r45,l2001,xm2076,675r-45,l2031,690r45,l2076,675xm2076,r-45,l2031,15r45,l2076,xm2152,675r-45,l2107,690r45,l2152,675xm2152,r-45,l2107,15r45,l2152,xm2227,675r-45,l2182,690r45,l2227,675xm2227,r-45,l2182,15r45,l2227,xm2302,675r-45,l2257,690r45,l2302,675xm2302,r-45,l2257,15r45,l2302,xm2377,675r-45,l2332,690r45,l2377,675xm2377,r-45,l2332,15r45,l2377,xm2452,675r-45,l2407,690r45,l2452,675xm2452,r-45,l2407,15r45,l2452,xm2528,675r-45,l2483,690r45,l2528,675xm2528,r-45,l2483,15r45,l2528,xm2603,675r-45,l2558,690r45,l2603,675xm2603,r-45,l2558,15r45,l2603,xm2678,675r-45,l2633,690r45,l2678,675xm2678,r-45,l2633,15r45,l2678,xm2753,675r-45,l2708,690r45,l2753,675xm2753,r-45,l2708,15r45,l2753,xm2829,675r-45,l2784,690r45,l2829,675xm2829,r-45,l2784,15r45,l2829,xm2904,675r-45,l2859,690r45,l2904,675xm2904,r-45,l2859,15r45,l2904,xm2979,675r-45,l2934,690r45,l2979,675xm2979,r-45,l2934,15r45,l2979,xm3054,675r-45,l3009,690r45,l3054,675xm3054,r-45,l3009,15r45,l3054,xm3130,675r-45,l3085,690r45,l3130,675xm3130,r-45,l3085,15r45,l3130,xm3205,675r-45,l3160,690r45,l3205,675xm3205,r-45,l3160,15r45,l3205,xm3280,675r-45,l3235,690r45,l3280,675xm3280,r-45,l3235,15r45,l3280,xm3355,675r-45,l3310,690r45,l3355,675xm3355,r-45,l3310,15r45,l3355,xm3431,675r-45,l3386,690r45,l3431,675xm3431,r-45,l3386,15r45,l3431,xm3506,675r-45,l3461,690r45,l3506,675xm3506,r-45,l3461,15r45,l3506,xm3581,675r-45,l3536,690r45,l3581,675xm3581,r-45,l3536,15r45,l3581,xm3656,675r-45,l3611,690r45,l3656,675xm3656,r-45,l3611,15r45,l3656,xm3731,675r-45,l3686,690r45,l3731,675xm3731,r-45,l3686,15r45,l3731,xm3807,675r-45,l3762,690r45,l3807,675xm3807,r-45,l3762,15r45,l3807,xm3882,675r-45,l3837,690r45,l3882,675xm3882,r-45,l3837,15r45,l3882,xm3957,675r-45,l3912,690r45,l3957,675xm3957,r-45,l3912,15r45,l3957,xm4032,675r-45,l3987,690r45,l4032,675xm4032,r-45,l3987,15r45,l4032,xm4108,675r-45,l4063,690r45,l4108,675xm4108,r-45,l4063,15r45,l4108,xm4183,675r-45,l4138,690r45,l4183,675xm4183,r-45,l4138,15r45,l4183,xm4258,675r-45,l4213,690r45,l4258,675xm4258,r-45,l4213,15r45,l4258,xm4333,675r-45,l4288,690r45,l4333,675xm4333,r-45,l4288,15r45,l4333,xm4409,675r-45,l4364,690r45,l4409,675xm4409,r-45,l4364,15r45,l4409,xm4484,675r-45,l4439,690r45,l4484,675xm4484,r-45,l4439,15r45,l4484,xm4559,675r-45,l4514,690r45,l4559,675xm4559,r-45,l4514,15r45,l4559,xm4634,675r-45,l4589,690r45,l4634,675xm4634,r-45,l4589,15r45,l4634,xm4710,675r-45,l4665,690r45,l4710,675xm4710,r-45,l4665,15r45,l4710,xm4785,675r-45,l4740,690r45,l4785,675xm4785,r-45,l4740,15r45,l4785,xm4860,675r-45,l4815,690r45,l4860,675xm4860,r-45,l4815,15r45,l4860,xm4935,675r-45,l4890,690r45,l4935,675xm4935,r-45,l4890,15r45,l4935,xm5010,675r-45,l4965,690r45,l5010,675xm5010,r-45,l4965,15r45,l5010,xm5086,675r-45,l5041,690r45,l5086,675xm5086,r-45,l5041,15r45,l5086,xm5161,675r-45,l5116,690r45,l5161,675xm5161,r-45,l5116,15r45,l5161,xm5236,675r-45,l5191,690r45,l5236,675xm5236,r-45,l5191,15r45,l5236,xm5311,675r-45,l5266,690r45,l5311,675xm5311,r-45,l5266,15r45,l5311,xm5387,675r-45,l5342,690r45,l5387,675xm5387,r-45,l5342,15r45,l5387,xm5462,675r-45,l5417,690r45,l5462,675xm5462,r-45,l5417,15r45,l5462,xm5537,675r-45,l5492,690r45,l5537,675xm5537,r-45,l5492,15r45,l5537,xm5612,675r-45,l5567,690r45,l5612,675xm5612,r-45,l5567,15r45,l5612,xm5688,675r-45,l5643,690r45,l5688,675xm5688,r-45,l5643,15r45,l5688,xm5763,675r-45,l5718,690r45,l5763,675xm5763,r-45,l5718,15r45,l5763,xm5838,675r-45,l5793,690r45,l5838,675xm5838,r-45,l5793,15r45,l5838,xm5913,675r-45,l5868,690r45,l5913,675xm5913,r-45,l5868,15r45,l5913,xm5989,675r-45,l5944,690r45,l5989,675xm5989,r-45,l5944,15r45,l5989,xm6064,675r-45,l6019,690r45,l6064,675xm6064,r-45,l6019,15r45,l6064,xm6139,675r-45,l6094,690r45,l6139,675xm6139,r-45,l6094,15r45,l6139,xm6214,675r-45,l6169,690r45,l6214,675xm6214,r-45,l6169,15r45,l6214,xm6289,675r-45,l6244,690r45,l6289,675xm6289,r-45,l6244,15r45,l6289,xm6365,675r-45,l6320,690r45,l6365,675xm6365,r-45,l6320,15r45,l6365,xm6440,675r-45,l6395,690r45,l6440,675xm6440,r-45,l6395,15r45,l6440,xm6515,675r-45,l6470,690r45,l6515,675xm6515,r-45,l6470,15r45,l6515,xm6590,675r-45,l6545,690r45,l6590,675xm6590,r-45,l6545,15r45,l6590,xm6666,675r-45,l6621,690r45,l6666,675xm6666,r-45,l6621,15r45,l6666,xm6741,675r-45,l6696,690r45,l6741,675xm6741,r-45,l6696,15r45,l6741,xm6816,675r-45,l6771,690r45,l6816,675xm6816,r-45,l6771,15r45,l6816,xm6891,675r-45,l6846,690r45,l6891,675xm6891,r-45,l6846,15r45,l6891,xm6967,675r-45,l6922,690r45,l6967,675xm6967,r-45,l6922,15r45,l6967,xm7042,675r-45,l6997,690r45,l7042,675xm7042,r-45,l6997,15r45,l7042,xm7117,675r-45,l7072,690r45,l7117,675xm7117,r-45,l7072,15r45,l7117,xm7192,675r-45,l7147,690r45,l7192,675xm7192,r-45,l7147,15r45,l7192,xm7267,675r-45,l7222,690r45,l7267,675xm7267,r-45,l7222,15r45,l7267,xm7343,675r-45,l7298,690r45,l7343,675xm7343,r-45,l7298,15r45,l7343,xm7418,675r-45,l7373,690r45,l7418,675xm7418,r-45,l7373,15r45,l7418,xm7493,675r-45,l7448,690r45,l7493,675xm7493,r-45,l7448,15r45,l7493,xm7568,675r-45,l7523,690r45,l7568,675xm7568,r-45,l7523,15r45,l7568,xm7644,675r-45,l7599,690r45,l7644,675xm7644,r-45,l7599,15r45,l7644,xm7719,675r-45,l7674,690r45,l7719,675xm7719,r-45,l7674,15r45,l7719,xm7794,675r-45,l7749,690r45,l7794,675xm7794,r-45,l7749,15r45,l7794,xm7869,675r-45,l7824,690r45,l7869,675xm7869,r-45,l7824,15r45,l7869,xm7945,675r-45,l7900,690r45,l7945,675xm7945,r-45,l7900,15r45,l7945,xm8020,675r-45,l7975,690r45,l8020,675xm8020,r-45,l7975,15r45,l8020,xm8095,675r-45,l8050,690r45,l8095,675xm8095,r-45,l8050,15r45,l8095,xm8170,675r-45,l8125,690r45,l8170,675xm8170,r-45,l8125,15r45,l8170,xm8246,675r-45,l8201,690r45,l8246,675xm8246,r-45,l8201,15r45,l8246,xm8321,675r-45,l8276,690r45,l8321,675xm8321,r-45,l8276,15r45,l8321,xm8396,675r-45,l8351,690r45,l8396,675xm8396,r-45,l8351,15r45,l8396,xm8471,675r-45,l8426,690r45,l8471,675xm8471,r-45,l8426,15r45,l8471,xm8546,675r-45,l8501,690r45,l8546,675xm8546,r-45,l8501,15r45,l8546,xm8622,675r-45,l8577,690r45,l8622,675xm8622,r-45,l8577,15r45,l8622,xm8697,675r-45,l8652,690r45,l8697,675xm8697,r-45,l8652,15r45,l8697,xm8772,675r-45,l8727,690r45,l8772,675xm8772,r-45,l8727,15r45,l8772,xm8847,675r-45,l8802,690r45,l8847,675xm8847,r-45,l8802,15r45,l8847,xm8923,675r-45,l8878,690r45,l8923,675xm8923,r-45,l8878,15r45,l8923,xm8998,675r-45,l8953,690r45,l8998,675xm8998,r-45,l8953,15r45,l8998,xm9073,675r-45,l9028,690r45,l9073,675xm9073,r-45,l9028,15r45,l9073,xm9148,675r-45,l9103,690r45,l9148,675xm9148,r-45,l9103,15r45,l9148,xm9224,675r-45,l9179,690r45,l9224,675xm9224,r-45,l9179,15r45,l9224,xm9299,675r-45,l9254,690r45,l9299,675xm9299,r-45,l9254,15r45,l9299,xm9374,675r-45,l9329,690r45,l9374,675xm9374,r-45,l9329,15r45,l9374,xm9449,675r-45,l9404,690r45,l9449,675xm9449,r-45,l9404,15r45,l9449,xm9525,675r-45,l9480,690r45,l9525,675xm9525,r-45,l9480,15r45,l9525,xm9600,675r-45,l9555,690r45,l9600,675xm9600,r-45,l9555,15r45,l9600,xm9675,675r-45,l9630,690r45,l9675,675xm9675,r-45,l9630,15r45,l9675,xe" fillcolor="black" stroked="f">
                  <v:path arrowok="t" o:connecttype="custom" o:connectlocs="195,675;301,675;451,690;647,690;797,675;948,0;1053,0;1204,15;1399,15;1550,0;1775,675;1881,675;2031,690;2227,690;2377,675;2528,0;2633,0;2784,15;2979,15;3130,0;3355,675;3461,675;3611,690;3807,690;3957,675;4108,0;4213,0;4364,15;4559,15;4710,0;4935,675;5041,675;5191,690;5387,690;5537,675;5688,0;5793,0;5944,15;6139,15;6289,0;6515,675;6621,675;6771,690;6967,690;7117,675;7267,0;7373,0;7523,15;7719,15;7869,0;8095,675;8201,675;8351,690;8546,690;8697,675;8847,0;8953,0;9103,15;9299,15;9449,0;9675,675" o:connectangles="0,0,0,0,0,0,0,0,0,0,0,0,0,0,0,0,0,0,0,0,0,0,0,0,0,0,0,0,0,0,0,0,0,0,0,0,0,0,0,0,0,0,0,0,0,0,0,0,0,0,0,0,0,0,0,0,0,0,0,0,0"/>
                </v:shape>
                <v:line id="Line 69" o:spid="_x0000_s1060" style="position:absolute;visibility:visible;mso-wrap-style:square" from="9667,0" to="9667,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">
                  <v:stroke dashstyle="3 1"/>
                </v:line>
                <v:line id="Line 68" o:spid="_x0000_s1061" style="position:absolute;visibility:visible;mso-wrap-style:square" from="8,0" to="8,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">
                  <v:stroke dashstyle="3 1"/>
                </v:line>
                <v:shape id="Freeform 67" o:spid="_x0000_s1062" style="position:absolute;left:692;top:435;width:2206;height:15;visibility:visible;mso-wrap-style:square;v-text-anchor:top" coordsize="2206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" path="m2206,l410,,,,,15r410,l2206,15r,-15xe" fillcolor="black" stroked="f">
                  <v:path arrowok="t" o:connecttype="custom" o:connectlocs="2206,435;410,435;0,435;0,450;410,450;2206,450;2206,435" o:connectangles="0,0,0,0,0,0,0"/>
                </v:shape>
                <v:shape id="Text Box 66" o:spid="_x0000_s1063" type="#_x0000_t202" style="position:absolute;left:15;top:15;width:9645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QJ1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aJ0CdcMAAADbAAAADwAA&#10;AAAAAAAAAAAAAAAHAgAAZHJzL2Rvd25yZXYueG1sUEsFBgAAAAADAAMAtwAAAPcCAAAAAA==&#10;" filled="f" stroked="f">
                  <v:textbox inset="0,0,0,0">
                    <w:txbxContent>
                      <w:p w14:paraId="1174445E" w14:textId="77777777" w:rsidR="00B9738E" w:rsidRDefault="00592588">
                        <w:pPr>
                          <w:spacing w:before="139"/>
                          <w:ind w:left="133"/>
                          <w:rPr>
                            <w:rFonts w:ascii="Roboto Lt"/>
                            <w:sz w:val="28"/>
                          </w:rPr>
                        </w:pPr>
                        <w:r>
                          <w:rPr>
                            <w:rFonts w:ascii="Roboto Lt"/>
                            <w:sz w:val="28"/>
                            <w:u w:val="single"/>
                          </w:rPr>
                          <w:t>3.3</w:t>
                        </w:r>
                        <w:r>
                          <w:rPr>
                            <w:rFonts w:ascii="Roboto Lt"/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Roboto Lt"/>
                            <w:sz w:val="28"/>
                          </w:rPr>
                          <w:t>proposed</w:t>
                        </w:r>
                        <w:r>
                          <w:rPr>
                            <w:rFonts w:ascii="Roboto Lt"/>
                            <w:spacing w:val="-1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Roboto Lt"/>
                            <w:sz w:val="28"/>
                          </w:rPr>
                          <w:t>Solution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E6939E1" w14:textId="77777777" w:rsidR="00B9738E" w:rsidRDefault="00B9738E">
      <w:pPr>
        <w:pStyle w:val="BodyText"/>
        <w:rPr>
          <w:sz w:val="20"/>
        </w:rPr>
      </w:pPr>
    </w:p>
    <w:p w14:paraId="65DE3352" w14:textId="77777777" w:rsidR="00B9738E" w:rsidRDefault="00B9738E">
      <w:pPr>
        <w:pStyle w:val="BodyText"/>
        <w:rPr>
          <w:sz w:val="20"/>
        </w:rPr>
      </w:pPr>
    </w:p>
    <w:p w14:paraId="1863AEAD" w14:textId="77777777" w:rsidR="00B9738E" w:rsidRDefault="00B9738E">
      <w:pPr>
        <w:pStyle w:val="BodyText"/>
        <w:rPr>
          <w:sz w:val="20"/>
        </w:rPr>
      </w:pPr>
    </w:p>
    <w:p w14:paraId="4330ED2D" w14:textId="77777777" w:rsidR="00B9738E" w:rsidRDefault="00B9738E">
      <w:pPr>
        <w:pStyle w:val="BodyText"/>
        <w:rPr>
          <w:sz w:val="20"/>
        </w:rPr>
      </w:pPr>
    </w:p>
    <w:p w14:paraId="4707B861" w14:textId="77777777" w:rsidR="00B9738E" w:rsidRDefault="00B9738E">
      <w:pPr>
        <w:pStyle w:val="BodyText"/>
        <w:rPr>
          <w:sz w:val="20"/>
        </w:rPr>
      </w:pPr>
    </w:p>
    <w:p w14:paraId="0E3943B3" w14:textId="77777777" w:rsidR="00B9738E" w:rsidRDefault="00B9738E">
      <w:pPr>
        <w:pStyle w:val="BodyText"/>
        <w:spacing w:before="4"/>
        <w:rPr>
          <w:sz w:val="27"/>
        </w:rPr>
      </w:pPr>
    </w:p>
    <w:tbl>
      <w:tblPr>
        <w:tblW w:w="0" w:type="auto"/>
        <w:tblInd w:w="40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5"/>
        <w:gridCol w:w="3030"/>
        <w:gridCol w:w="5295"/>
      </w:tblGrid>
      <w:tr w:rsidR="00B9738E" w14:paraId="0A935577" w14:textId="77777777">
        <w:trPr>
          <w:trHeight w:val="539"/>
        </w:trPr>
        <w:tc>
          <w:tcPr>
            <w:tcW w:w="945" w:type="dxa"/>
          </w:tcPr>
          <w:p w14:paraId="45E6D111" w14:textId="77777777" w:rsidR="00B9738E" w:rsidRDefault="00592588">
            <w:pPr>
              <w:pStyle w:val="TableParagraph"/>
              <w:spacing w:line="262" w:lineRule="exact"/>
              <w:ind w:left="97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S.No</w:t>
            </w:r>
            <w:proofErr w:type="spellEnd"/>
            <w:proofErr w:type="gramEnd"/>
          </w:p>
        </w:tc>
        <w:tc>
          <w:tcPr>
            <w:tcW w:w="3030" w:type="dxa"/>
          </w:tcPr>
          <w:p w14:paraId="42EF4501" w14:textId="77777777" w:rsidR="00B9738E" w:rsidRDefault="00592588">
            <w:pPr>
              <w:pStyle w:val="TableParagraph"/>
              <w:spacing w:line="262" w:lineRule="exact"/>
              <w:ind w:left="577"/>
              <w:rPr>
                <w:sz w:val="24"/>
              </w:rPr>
            </w:pPr>
            <w:r>
              <w:rPr>
                <w:sz w:val="24"/>
              </w:rPr>
              <w:t>Parameter</w:t>
            </w:r>
          </w:p>
        </w:tc>
        <w:tc>
          <w:tcPr>
            <w:tcW w:w="5295" w:type="dxa"/>
          </w:tcPr>
          <w:p w14:paraId="70370A4E" w14:textId="77777777" w:rsidR="00B9738E" w:rsidRDefault="00592588">
            <w:pPr>
              <w:pStyle w:val="TableParagraph"/>
              <w:spacing w:line="262" w:lineRule="exact"/>
              <w:ind w:left="1177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B9738E" w14:paraId="110176BA" w14:textId="77777777">
        <w:trPr>
          <w:trHeight w:val="1139"/>
        </w:trPr>
        <w:tc>
          <w:tcPr>
            <w:tcW w:w="945" w:type="dxa"/>
          </w:tcPr>
          <w:p w14:paraId="514264E9" w14:textId="77777777" w:rsidR="00B9738E" w:rsidRDefault="00B9738E">
            <w:pPr>
              <w:pStyle w:val="TableParagraph"/>
              <w:spacing w:before="8" w:line="240" w:lineRule="auto"/>
              <w:rPr>
                <w:sz w:val="28"/>
              </w:rPr>
            </w:pPr>
          </w:p>
          <w:p w14:paraId="7B261EB3" w14:textId="77777777" w:rsidR="00B9738E" w:rsidRDefault="00592588">
            <w:pPr>
              <w:pStyle w:val="TableParagraph"/>
              <w:spacing w:before="1" w:line="240" w:lineRule="auto"/>
              <w:ind w:left="318" w:right="391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030" w:type="dxa"/>
          </w:tcPr>
          <w:p w14:paraId="0074B3FD" w14:textId="77777777" w:rsidR="00B9738E" w:rsidRDefault="00592588">
            <w:pPr>
              <w:pStyle w:val="TableParagraph"/>
              <w:spacing w:line="300" w:lineRule="auto"/>
              <w:ind w:left="97" w:right="722" w:firstLine="120"/>
              <w:rPr>
                <w:sz w:val="24"/>
              </w:rPr>
            </w:pPr>
            <w:r>
              <w:rPr>
                <w:sz w:val="24"/>
              </w:rPr>
              <w:t>Problem Statement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(Problem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solved)</w:t>
            </w:r>
          </w:p>
        </w:tc>
        <w:tc>
          <w:tcPr>
            <w:tcW w:w="5295" w:type="dxa"/>
          </w:tcPr>
          <w:p w14:paraId="1829A73C" w14:textId="77777777" w:rsidR="00B9738E" w:rsidRDefault="00592588">
            <w:pPr>
              <w:pStyle w:val="TableParagraph"/>
              <w:spacing w:line="300" w:lineRule="auto"/>
              <w:ind w:left="97" w:right="74" w:firstLine="1080"/>
              <w:rPr>
                <w:sz w:val="24"/>
              </w:rPr>
            </w:pPr>
            <w:r>
              <w:rPr>
                <w:sz w:val="24"/>
              </w:rPr>
              <w:t>Deaf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dumb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couldn’t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communicate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normal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easily.</w:t>
            </w:r>
          </w:p>
        </w:tc>
      </w:tr>
      <w:tr w:rsidR="00B9738E" w14:paraId="23730997" w14:textId="77777777">
        <w:trPr>
          <w:trHeight w:val="1139"/>
        </w:trPr>
        <w:tc>
          <w:tcPr>
            <w:tcW w:w="945" w:type="dxa"/>
          </w:tcPr>
          <w:p w14:paraId="003478F5" w14:textId="77777777" w:rsidR="00B9738E" w:rsidRDefault="00B9738E">
            <w:pPr>
              <w:pStyle w:val="TableParagraph"/>
              <w:spacing w:before="8" w:line="240" w:lineRule="auto"/>
              <w:rPr>
                <w:sz w:val="28"/>
              </w:rPr>
            </w:pPr>
          </w:p>
          <w:p w14:paraId="7810ED62" w14:textId="77777777" w:rsidR="00B9738E" w:rsidRDefault="00592588">
            <w:pPr>
              <w:pStyle w:val="TableParagraph"/>
              <w:spacing w:before="1" w:line="240" w:lineRule="auto"/>
              <w:ind w:left="318" w:right="391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3030" w:type="dxa"/>
          </w:tcPr>
          <w:p w14:paraId="3C6FCEC3" w14:textId="77777777" w:rsidR="00B9738E" w:rsidRDefault="00B9738E">
            <w:pPr>
              <w:pStyle w:val="TableParagraph"/>
              <w:spacing w:before="8" w:line="240" w:lineRule="auto"/>
              <w:rPr>
                <w:sz w:val="28"/>
              </w:rPr>
            </w:pPr>
          </w:p>
          <w:p w14:paraId="285BECBA" w14:textId="77777777" w:rsidR="00B9738E" w:rsidRDefault="00592588">
            <w:pPr>
              <w:pStyle w:val="TableParagraph"/>
              <w:spacing w:before="1" w:line="240" w:lineRule="auto"/>
              <w:ind w:left="97"/>
              <w:rPr>
                <w:sz w:val="24"/>
              </w:rPr>
            </w:pPr>
            <w:r>
              <w:rPr>
                <w:sz w:val="24"/>
              </w:rPr>
              <w:t>Idea/Solution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295" w:type="dxa"/>
          </w:tcPr>
          <w:p w14:paraId="699565E6" w14:textId="77777777" w:rsidR="00B9738E" w:rsidRDefault="00592588">
            <w:pPr>
              <w:pStyle w:val="TableParagraph"/>
              <w:spacing w:line="300" w:lineRule="auto"/>
              <w:ind w:left="97" w:right="77" w:firstLine="435"/>
              <w:jc w:val="both"/>
              <w:rPr>
                <w:sz w:val="24"/>
              </w:rPr>
            </w:pPr>
            <w:r>
              <w:rPr>
                <w:sz w:val="24"/>
              </w:rPr>
              <w:t>A real time ML based system is built for the real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sign </w:t>
            </w:r>
            <w:r>
              <w:rPr>
                <w:sz w:val="24"/>
              </w:rPr>
              <w:t>language detection with a Tensor Flow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object detection</w:t>
            </w:r>
          </w:p>
        </w:tc>
      </w:tr>
      <w:tr w:rsidR="00B9738E" w14:paraId="644E8600" w14:textId="77777777">
        <w:trPr>
          <w:trHeight w:val="2069"/>
        </w:trPr>
        <w:tc>
          <w:tcPr>
            <w:tcW w:w="945" w:type="dxa"/>
          </w:tcPr>
          <w:p w14:paraId="0F43A1F4" w14:textId="77777777" w:rsidR="00B9738E" w:rsidRDefault="00B9738E">
            <w:pPr>
              <w:pStyle w:val="TableParagraph"/>
              <w:spacing w:line="240" w:lineRule="auto"/>
              <w:rPr>
                <w:sz w:val="26"/>
              </w:rPr>
            </w:pPr>
          </w:p>
          <w:p w14:paraId="30A8B4AE" w14:textId="77777777" w:rsidR="00B9738E" w:rsidRDefault="00B9738E">
            <w:pPr>
              <w:pStyle w:val="TableParagraph"/>
              <w:spacing w:before="9" w:line="240" w:lineRule="auto"/>
              <w:rPr>
                <w:sz w:val="32"/>
              </w:rPr>
            </w:pPr>
          </w:p>
          <w:p w14:paraId="5328430A" w14:textId="77777777" w:rsidR="00B9738E" w:rsidRDefault="00592588">
            <w:pPr>
              <w:pStyle w:val="TableParagraph"/>
              <w:spacing w:line="240" w:lineRule="auto"/>
              <w:ind w:left="277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3030" w:type="dxa"/>
          </w:tcPr>
          <w:p w14:paraId="4AA0A994" w14:textId="77777777" w:rsidR="00B9738E" w:rsidRDefault="00B9738E">
            <w:pPr>
              <w:pStyle w:val="TableParagraph"/>
              <w:spacing w:line="240" w:lineRule="auto"/>
              <w:rPr>
                <w:sz w:val="26"/>
              </w:rPr>
            </w:pPr>
          </w:p>
          <w:p w14:paraId="10966F88" w14:textId="77777777" w:rsidR="00B9738E" w:rsidRDefault="00B9738E">
            <w:pPr>
              <w:pStyle w:val="TableParagraph"/>
              <w:spacing w:before="9" w:line="240" w:lineRule="auto"/>
              <w:rPr>
                <w:sz w:val="32"/>
              </w:rPr>
            </w:pPr>
          </w:p>
          <w:p w14:paraId="764162EF" w14:textId="77777777" w:rsidR="00B9738E" w:rsidRDefault="00592588">
            <w:pPr>
              <w:pStyle w:val="TableParagraph"/>
              <w:spacing w:line="240" w:lineRule="auto"/>
              <w:ind w:left="97"/>
              <w:rPr>
                <w:sz w:val="24"/>
              </w:rPr>
            </w:pPr>
            <w:r>
              <w:rPr>
                <w:sz w:val="24"/>
              </w:rPr>
              <w:t>Novelty/Uniqueness</w:t>
            </w:r>
          </w:p>
        </w:tc>
        <w:tc>
          <w:tcPr>
            <w:tcW w:w="5295" w:type="dxa"/>
          </w:tcPr>
          <w:p w14:paraId="457D634F" w14:textId="77777777" w:rsidR="00B9738E" w:rsidRDefault="00592588">
            <w:pPr>
              <w:pStyle w:val="TableParagraph"/>
              <w:spacing w:line="300" w:lineRule="auto"/>
              <w:ind w:left="97" w:right="63" w:firstLine="480"/>
              <w:rPr>
                <w:sz w:val="24"/>
              </w:rPr>
            </w:pPr>
            <w:r>
              <w:rPr>
                <w:sz w:val="24"/>
              </w:rPr>
              <w:t>This model using SSD ML algorithm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recognizing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signs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words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instead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old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traditional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translators,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very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slow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much since every</w:t>
            </w:r>
          </w:p>
          <w:p w14:paraId="7657AA88" w14:textId="77777777" w:rsidR="00B9738E" w:rsidRDefault="00592588">
            <w:pPr>
              <w:pStyle w:val="TableParagraph"/>
              <w:spacing w:line="240" w:lineRule="auto"/>
              <w:ind w:left="97"/>
              <w:rPr>
                <w:sz w:val="24"/>
              </w:rPr>
            </w:pPr>
            <w:r>
              <w:rPr>
                <w:sz w:val="24"/>
              </w:rPr>
              <w:t>alphabet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recognized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1C3625A2" w14:textId="77777777" w:rsidR="00B9738E" w:rsidRDefault="00592588">
            <w:pPr>
              <w:pStyle w:val="TableParagraph"/>
              <w:spacing w:before="55" w:line="240" w:lineRule="auto"/>
              <w:ind w:left="97"/>
              <w:rPr>
                <w:sz w:val="24"/>
              </w:rPr>
            </w:pPr>
            <w:r>
              <w:rPr>
                <w:sz w:val="24"/>
              </w:rPr>
              <w:t>whole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statement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methods.</w:t>
            </w:r>
          </w:p>
        </w:tc>
      </w:tr>
      <w:tr w:rsidR="00B9738E" w14:paraId="474A5FEC" w14:textId="77777777">
        <w:trPr>
          <w:trHeight w:val="1379"/>
        </w:trPr>
        <w:tc>
          <w:tcPr>
            <w:tcW w:w="945" w:type="dxa"/>
          </w:tcPr>
          <w:p w14:paraId="33779926" w14:textId="77777777" w:rsidR="00B9738E" w:rsidRDefault="00B9738E">
            <w:pPr>
              <w:pStyle w:val="TableParagraph"/>
              <w:spacing w:before="8" w:line="240" w:lineRule="auto"/>
              <w:rPr>
                <w:sz w:val="28"/>
              </w:rPr>
            </w:pPr>
          </w:p>
          <w:p w14:paraId="0E3B16E8" w14:textId="77777777" w:rsidR="00B9738E" w:rsidRDefault="00592588">
            <w:pPr>
              <w:pStyle w:val="TableParagraph"/>
              <w:spacing w:before="1" w:line="240" w:lineRule="auto"/>
              <w:ind w:left="318" w:right="391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3030" w:type="dxa"/>
          </w:tcPr>
          <w:p w14:paraId="0BEA7C6E" w14:textId="77777777" w:rsidR="00B9738E" w:rsidRDefault="00B9738E">
            <w:pPr>
              <w:pStyle w:val="TableParagraph"/>
              <w:spacing w:before="8" w:line="240" w:lineRule="auto"/>
              <w:rPr>
                <w:sz w:val="28"/>
              </w:rPr>
            </w:pPr>
          </w:p>
          <w:p w14:paraId="3DB439A4" w14:textId="77777777" w:rsidR="00B9738E" w:rsidRDefault="00592588">
            <w:pPr>
              <w:pStyle w:val="TableParagraph"/>
              <w:spacing w:before="1" w:line="300" w:lineRule="auto"/>
              <w:ind w:left="97" w:right="511" w:firstLine="60"/>
              <w:rPr>
                <w:sz w:val="24"/>
              </w:rPr>
            </w:pPr>
            <w:r>
              <w:rPr>
                <w:sz w:val="24"/>
              </w:rPr>
              <w:t>Social Impact/Customer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satisfaction</w:t>
            </w:r>
          </w:p>
        </w:tc>
        <w:tc>
          <w:tcPr>
            <w:tcW w:w="5295" w:type="dxa"/>
          </w:tcPr>
          <w:p w14:paraId="46140C77" w14:textId="77777777" w:rsidR="00B9738E" w:rsidRDefault="00592588">
            <w:pPr>
              <w:pStyle w:val="TableParagraph"/>
              <w:spacing w:line="300" w:lineRule="auto"/>
              <w:ind w:left="97" w:right="79" w:firstLine="600"/>
              <w:jc w:val="both"/>
              <w:rPr>
                <w:sz w:val="24"/>
              </w:rPr>
            </w:pPr>
            <w:r>
              <w:rPr>
                <w:sz w:val="24"/>
              </w:rPr>
              <w:t>It drastically reduce communication difference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gap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normal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specially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abled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help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AI.So</w:t>
            </w:r>
            <w:proofErr w:type="spellEnd"/>
            <w:proofErr w:type="gramEnd"/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they can live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life</w:t>
            </w:r>
          </w:p>
          <w:p w14:paraId="0A2EFA70" w14:textId="77777777" w:rsidR="00B9738E" w:rsidRDefault="00592588">
            <w:pPr>
              <w:pStyle w:val="TableParagraph"/>
              <w:spacing w:line="240" w:lineRule="auto"/>
              <w:ind w:left="97"/>
              <w:rPr>
                <w:sz w:val="24"/>
              </w:rPr>
            </w:pPr>
            <w:r>
              <w:rPr>
                <w:sz w:val="24"/>
              </w:rPr>
              <w:t>independently.</w:t>
            </w:r>
          </w:p>
        </w:tc>
      </w:tr>
      <w:tr w:rsidR="00B9738E" w14:paraId="6DAAA3A0" w14:textId="77777777">
        <w:trPr>
          <w:trHeight w:val="1379"/>
        </w:trPr>
        <w:tc>
          <w:tcPr>
            <w:tcW w:w="945" w:type="dxa"/>
          </w:tcPr>
          <w:p w14:paraId="0B4EB448" w14:textId="77777777" w:rsidR="00B9738E" w:rsidRDefault="00B9738E">
            <w:pPr>
              <w:pStyle w:val="TableParagraph"/>
              <w:spacing w:before="8" w:line="240" w:lineRule="auto"/>
              <w:rPr>
                <w:sz w:val="28"/>
              </w:rPr>
            </w:pPr>
          </w:p>
          <w:p w14:paraId="6566F5F0" w14:textId="77777777" w:rsidR="00B9738E" w:rsidRDefault="00592588">
            <w:pPr>
              <w:pStyle w:val="TableParagraph"/>
              <w:spacing w:before="1" w:line="240" w:lineRule="auto"/>
              <w:ind w:left="318" w:right="391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3030" w:type="dxa"/>
          </w:tcPr>
          <w:p w14:paraId="39F5D27A" w14:textId="77777777" w:rsidR="00B9738E" w:rsidRDefault="00B9738E">
            <w:pPr>
              <w:pStyle w:val="TableParagraph"/>
              <w:spacing w:before="8" w:line="240" w:lineRule="auto"/>
              <w:rPr>
                <w:sz w:val="28"/>
              </w:rPr>
            </w:pPr>
          </w:p>
          <w:p w14:paraId="26986771" w14:textId="77777777" w:rsidR="00B9738E" w:rsidRDefault="00592588">
            <w:pPr>
              <w:pStyle w:val="TableParagraph"/>
              <w:spacing w:before="1" w:line="300" w:lineRule="auto"/>
              <w:ind w:left="97" w:right="378"/>
              <w:rPr>
                <w:sz w:val="24"/>
              </w:rPr>
            </w:pPr>
            <w:r>
              <w:rPr>
                <w:sz w:val="24"/>
              </w:rPr>
              <w:t>Business Model (Revenue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Model)</w:t>
            </w:r>
          </w:p>
        </w:tc>
        <w:tc>
          <w:tcPr>
            <w:tcW w:w="5295" w:type="dxa"/>
          </w:tcPr>
          <w:p w14:paraId="3FC51AB7" w14:textId="77777777" w:rsidR="00B9738E" w:rsidRDefault="00592588">
            <w:pPr>
              <w:pStyle w:val="TableParagraph"/>
              <w:spacing w:line="300" w:lineRule="auto"/>
              <w:ind w:left="97" w:right="74" w:firstLine="675"/>
              <w:jc w:val="both"/>
              <w:rPr>
                <w:sz w:val="24"/>
              </w:rPr>
            </w:pPr>
            <w:r>
              <w:rPr>
                <w:sz w:val="24"/>
              </w:rPr>
              <w:t>We use freemium business revenue model 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making revenue. In our device, we give most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features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free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pay</w:t>
            </w:r>
          </w:p>
          <w:p w14:paraId="079EAEF5" w14:textId="77777777" w:rsidR="00B9738E" w:rsidRDefault="00592588">
            <w:pPr>
              <w:pStyle w:val="TableParagraph"/>
              <w:spacing w:line="240" w:lineRule="auto"/>
              <w:ind w:left="97"/>
              <w:jc w:val="both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they need more advanced features.</w:t>
            </w:r>
          </w:p>
        </w:tc>
      </w:tr>
      <w:tr w:rsidR="00B9738E" w14:paraId="7268788A" w14:textId="77777777">
        <w:trPr>
          <w:trHeight w:val="2069"/>
        </w:trPr>
        <w:tc>
          <w:tcPr>
            <w:tcW w:w="945" w:type="dxa"/>
          </w:tcPr>
          <w:p w14:paraId="46541AEC" w14:textId="77777777" w:rsidR="00B9738E" w:rsidRDefault="00B9738E">
            <w:pPr>
              <w:pStyle w:val="TableParagraph"/>
              <w:spacing w:before="8" w:line="240" w:lineRule="auto"/>
              <w:rPr>
                <w:sz w:val="28"/>
              </w:rPr>
            </w:pPr>
          </w:p>
          <w:p w14:paraId="2399BBDC" w14:textId="77777777" w:rsidR="00B9738E" w:rsidRDefault="00592588">
            <w:pPr>
              <w:pStyle w:val="TableParagraph"/>
              <w:spacing w:before="1" w:line="240" w:lineRule="auto"/>
              <w:ind w:left="318" w:right="391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3030" w:type="dxa"/>
          </w:tcPr>
          <w:p w14:paraId="5BC89E84" w14:textId="77777777" w:rsidR="00B9738E" w:rsidRDefault="00B9738E">
            <w:pPr>
              <w:pStyle w:val="TableParagraph"/>
              <w:spacing w:line="240" w:lineRule="auto"/>
              <w:rPr>
                <w:sz w:val="26"/>
              </w:rPr>
            </w:pPr>
          </w:p>
          <w:p w14:paraId="3A76259D" w14:textId="77777777" w:rsidR="00B9738E" w:rsidRDefault="00B9738E">
            <w:pPr>
              <w:pStyle w:val="TableParagraph"/>
              <w:spacing w:before="9" w:line="240" w:lineRule="auto"/>
              <w:rPr>
                <w:sz w:val="32"/>
              </w:rPr>
            </w:pPr>
          </w:p>
          <w:p w14:paraId="618DD4F2" w14:textId="77777777" w:rsidR="00B9738E" w:rsidRDefault="00592588">
            <w:pPr>
              <w:pStyle w:val="TableParagraph"/>
              <w:spacing w:line="240" w:lineRule="auto"/>
              <w:ind w:left="264"/>
              <w:rPr>
                <w:sz w:val="24"/>
              </w:rPr>
            </w:pPr>
            <w:r>
              <w:rPr>
                <w:sz w:val="24"/>
              </w:rPr>
              <w:t>Scalability of the Solution</w:t>
            </w:r>
          </w:p>
        </w:tc>
        <w:tc>
          <w:tcPr>
            <w:tcW w:w="5295" w:type="dxa"/>
          </w:tcPr>
          <w:p w14:paraId="192F2ABF" w14:textId="77777777" w:rsidR="00B9738E" w:rsidRDefault="00592588">
            <w:pPr>
              <w:pStyle w:val="TableParagraph"/>
              <w:spacing w:line="300" w:lineRule="auto"/>
              <w:ind w:left="97" w:right="77" w:firstLine="43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TensorFlow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been used can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replaced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</w:p>
          <w:p w14:paraId="4187AB44" w14:textId="77777777" w:rsidR="00B9738E" w:rsidRDefault="00592588">
            <w:pPr>
              <w:pStyle w:val="TableParagraph"/>
              <w:spacing w:line="240" w:lineRule="auto"/>
              <w:ind w:left="97"/>
              <w:rPr>
                <w:sz w:val="24"/>
              </w:rPr>
            </w:pPr>
            <w:r>
              <w:rPr>
                <w:sz w:val="24"/>
              </w:rPr>
              <w:t>another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well.</w:t>
            </w:r>
          </w:p>
          <w:p w14:paraId="0CC22D4B" w14:textId="77777777" w:rsidR="00B9738E" w:rsidRDefault="00592588">
            <w:pPr>
              <w:pStyle w:val="TableParagraph"/>
              <w:spacing w:before="55" w:line="300" w:lineRule="auto"/>
              <w:ind w:left="97" w:right="72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implemented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sign languages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 substituting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105044B4" w14:textId="77777777" w:rsidR="00B9738E" w:rsidRDefault="00592588">
            <w:pPr>
              <w:pStyle w:val="TableParagraph"/>
              <w:spacing w:line="240" w:lineRule="auto"/>
              <w:ind w:left="157"/>
              <w:rPr>
                <w:sz w:val="24"/>
              </w:rPr>
            </w:pPr>
            <w:r>
              <w:rPr>
                <w:sz w:val="24"/>
              </w:rPr>
              <w:t>dataset.</w:t>
            </w:r>
          </w:p>
        </w:tc>
      </w:tr>
    </w:tbl>
    <w:p w14:paraId="2CE54D74" w14:textId="77777777" w:rsidR="00B9738E" w:rsidRDefault="00B9738E">
      <w:pPr>
        <w:rPr>
          <w:sz w:val="24"/>
        </w:rPr>
        <w:sectPr w:rsidR="00B9738E">
          <w:pgSz w:w="12240" w:h="15840"/>
          <w:pgMar w:top="1260" w:right="440" w:bottom="280" w:left="480" w:header="720" w:footer="720" w:gutter="0"/>
          <w:cols w:space="720"/>
        </w:sectPr>
      </w:pPr>
    </w:p>
    <w:p w14:paraId="73D936C6" w14:textId="77777777" w:rsidR="00B9738E" w:rsidRDefault="00B9738E">
      <w:pPr>
        <w:pStyle w:val="BodyText"/>
        <w:spacing w:before="8"/>
        <w:rPr>
          <w:sz w:val="11"/>
        </w:rPr>
      </w:pPr>
    </w:p>
    <w:p w14:paraId="6F174FC0" w14:textId="31A8D58B" w:rsidR="00B9738E" w:rsidRDefault="00BD4F51">
      <w:pPr>
        <w:pStyle w:val="BodyText"/>
        <w:ind w:left="85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CD6B634" wp14:editId="4D117456">
                <wp:extent cx="5943600" cy="428625"/>
                <wp:effectExtent l="8890" t="8890" r="635" b="635"/>
                <wp:docPr id="88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428625"/>
                        </a:xfrm>
                        <a:prstGeom prst="rect">
                          <a:avLst/>
                        </a:prstGeom>
                        <a:solidFill>
                          <a:srgbClr val="CFD0D9"/>
                        </a:solidFill>
                        <a:ln w="9525">
                          <a:solidFill>
                            <a:srgbClr val="00000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974DBE" w14:textId="77777777" w:rsidR="00B9738E" w:rsidRDefault="00592588">
                            <w:pPr>
                              <w:spacing w:before="139"/>
                              <w:ind w:left="141"/>
                              <w:rPr>
                                <w:rFonts w:ascii="Roboto Lt"/>
                                <w:sz w:val="28"/>
                              </w:rPr>
                            </w:pP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3.4</w:t>
                            </w:r>
                            <w:r>
                              <w:rPr>
                                <w:rFonts w:ascii="Roboto Lt"/>
                                <w:spacing w:val="-10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Problem</w:t>
                            </w:r>
                            <w:r>
                              <w:rPr>
                                <w:rFonts w:ascii="Roboto Lt"/>
                                <w:spacing w:val="-9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Solution</w:t>
                            </w:r>
                            <w:r>
                              <w:rPr>
                                <w:rFonts w:ascii="Roboto Lt"/>
                                <w:spacing w:val="-9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Fit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D6B634" id="Text Box 64" o:spid="_x0000_s1064" type="#_x0000_t202" style="width:468pt;height:3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" fillcolor="#cfd0d9">
                <v:stroke dashstyle="3 1"/>
                <v:textbox inset="0,0,0,0">
                  <w:txbxContent>
                    <w:p w14:paraId="37974DBE" w14:textId="77777777" w:rsidR="00B9738E" w:rsidRDefault="00592588">
                      <w:pPr>
                        <w:spacing w:before="139"/>
                        <w:ind w:left="141"/>
                        <w:rPr>
                          <w:rFonts w:ascii="Roboto Lt"/>
                          <w:sz w:val="28"/>
                        </w:rPr>
                      </w:pPr>
                      <w:r>
                        <w:rPr>
                          <w:rFonts w:ascii="Roboto Lt"/>
                          <w:sz w:val="28"/>
                          <w:u w:val="single"/>
                        </w:rPr>
                        <w:t>3.4</w:t>
                      </w:r>
                      <w:r>
                        <w:rPr>
                          <w:rFonts w:ascii="Roboto Lt"/>
                          <w:spacing w:val="-10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/>
                          <w:sz w:val="28"/>
                          <w:u w:val="single"/>
                        </w:rPr>
                        <w:t>Problem</w:t>
                      </w:r>
                      <w:r>
                        <w:rPr>
                          <w:rFonts w:ascii="Roboto Lt"/>
                          <w:spacing w:val="-9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/>
                          <w:sz w:val="28"/>
                          <w:u w:val="single"/>
                        </w:rPr>
                        <w:t>Solution</w:t>
                      </w:r>
                      <w:r>
                        <w:rPr>
                          <w:rFonts w:ascii="Roboto Lt"/>
                          <w:spacing w:val="-9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/>
                          <w:sz w:val="28"/>
                          <w:u w:val="single"/>
                        </w:rPr>
                        <w:t>Fit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C5B6279" w14:textId="77777777" w:rsidR="00B9738E" w:rsidRDefault="00B9738E">
      <w:pPr>
        <w:pStyle w:val="BodyText"/>
        <w:spacing w:before="3"/>
        <w:rPr>
          <w:sz w:val="12"/>
        </w:rPr>
      </w:pPr>
    </w:p>
    <w:p w14:paraId="08DDA130" w14:textId="77777777" w:rsidR="00B9738E" w:rsidRDefault="00592588">
      <w:pPr>
        <w:pStyle w:val="Heading4"/>
      </w:pPr>
      <w:r>
        <w:t>Definition:</w:t>
      </w:r>
    </w:p>
    <w:p w14:paraId="397D7133" w14:textId="77777777" w:rsidR="00B9738E" w:rsidRDefault="00B9738E">
      <w:pPr>
        <w:pStyle w:val="BodyText"/>
        <w:spacing w:before="9"/>
        <w:rPr>
          <w:sz w:val="41"/>
        </w:rPr>
      </w:pPr>
    </w:p>
    <w:p w14:paraId="1C6C854D" w14:textId="77777777" w:rsidR="00B9738E" w:rsidRDefault="00592588">
      <w:pPr>
        <w:pStyle w:val="BodyText"/>
        <w:spacing w:line="300" w:lineRule="auto"/>
        <w:ind w:left="959" w:right="984" w:firstLine="360"/>
      </w:pPr>
      <w:r>
        <w:t>The</w:t>
      </w:r>
      <w:r>
        <w:rPr>
          <w:spacing w:val="28"/>
        </w:rPr>
        <w:t xml:space="preserve"> </w:t>
      </w:r>
      <w:r>
        <w:t>Problem-Solution</w:t>
      </w:r>
      <w:r>
        <w:rPr>
          <w:spacing w:val="29"/>
        </w:rPr>
        <w:t xml:space="preserve"> </w:t>
      </w:r>
      <w:r>
        <w:t>Fit</w:t>
      </w:r>
      <w:r>
        <w:rPr>
          <w:spacing w:val="14"/>
        </w:rPr>
        <w:t xml:space="preserve"> </w:t>
      </w:r>
      <w:r>
        <w:t>simply</w:t>
      </w:r>
      <w:r>
        <w:rPr>
          <w:spacing w:val="14"/>
        </w:rPr>
        <w:t xml:space="preserve"> </w:t>
      </w:r>
      <w:r>
        <w:t>means</w:t>
      </w:r>
      <w:r>
        <w:rPr>
          <w:spacing w:val="14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you</w:t>
      </w:r>
      <w:r>
        <w:rPr>
          <w:spacing w:val="14"/>
        </w:rPr>
        <w:t xml:space="preserve"> </w:t>
      </w:r>
      <w:r>
        <w:t>have</w:t>
      </w:r>
      <w:r>
        <w:rPr>
          <w:spacing w:val="14"/>
        </w:rPr>
        <w:t xml:space="preserve"> </w:t>
      </w:r>
      <w:r>
        <w:t>found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problem</w:t>
      </w:r>
      <w:r>
        <w:rPr>
          <w:spacing w:val="13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your</w:t>
      </w:r>
      <w:r>
        <w:rPr>
          <w:spacing w:val="14"/>
        </w:rPr>
        <w:t xml:space="preserve"> </w:t>
      </w:r>
      <w:r>
        <w:t>customer</w:t>
      </w:r>
      <w:r>
        <w:rPr>
          <w:spacing w:val="-5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 xml:space="preserve">the </w:t>
      </w:r>
      <w:r>
        <w:rPr>
          <w:sz w:val="22"/>
        </w:rPr>
        <w:t>solution</w:t>
      </w:r>
      <w:r>
        <w:rPr>
          <w:spacing w:val="4"/>
          <w:sz w:val="22"/>
        </w:rPr>
        <w:t xml:space="preserve"> </w:t>
      </w:r>
      <w:r>
        <w:t>you have</w:t>
      </w:r>
      <w:r>
        <w:rPr>
          <w:spacing w:val="-1"/>
        </w:rPr>
        <w:t xml:space="preserve"> </w:t>
      </w:r>
      <w:r>
        <w:t>realized for it actually solves</w:t>
      </w:r>
      <w:r>
        <w:rPr>
          <w:spacing w:val="-1"/>
        </w:rPr>
        <w:t xml:space="preserve"> </w:t>
      </w:r>
      <w:r>
        <w:t>the customer's</w:t>
      </w:r>
      <w:r>
        <w:rPr>
          <w:spacing w:val="-1"/>
        </w:rPr>
        <w:t xml:space="preserve"> </w:t>
      </w:r>
      <w:r>
        <w:t>problem.</w:t>
      </w:r>
    </w:p>
    <w:p w14:paraId="0A42914D" w14:textId="77777777" w:rsidR="00B9738E" w:rsidRDefault="00B9738E">
      <w:pPr>
        <w:pStyle w:val="BodyText"/>
        <w:rPr>
          <w:sz w:val="20"/>
        </w:rPr>
      </w:pPr>
    </w:p>
    <w:p w14:paraId="36CCDE89" w14:textId="77777777" w:rsidR="00B9738E" w:rsidRDefault="00B9738E">
      <w:pPr>
        <w:pStyle w:val="BodyText"/>
        <w:rPr>
          <w:sz w:val="20"/>
        </w:rPr>
      </w:pPr>
    </w:p>
    <w:p w14:paraId="6C820402" w14:textId="77777777" w:rsidR="00B9738E" w:rsidRDefault="00B9738E">
      <w:pPr>
        <w:pStyle w:val="BodyText"/>
        <w:rPr>
          <w:sz w:val="20"/>
        </w:rPr>
      </w:pPr>
    </w:p>
    <w:p w14:paraId="13BAD7C2" w14:textId="3A417AA9" w:rsidR="00B9738E" w:rsidRDefault="00F102EA" w:rsidP="00BD0997">
      <w:pPr>
        <w:pStyle w:val="BodyText"/>
        <w:spacing w:before="6"/>
        <w:rPr>
          <w:sz w:val="23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  <w:r>
        <w:rPr>
          <w:noProof/>
          <w:sz w:val="23"/>
        </w:rPr>
        <w:drawing>
          <wp:inline distT="0" distB="0" distL="0" distR="0" wp14:anchorId="7D0B6DC6" wp14:editId="70CF7865">
            <wp:extent cx="7188200" cy="5259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20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C459" w14:textId="7147CC16" w:rsidR="00B9738E" w:rsidRDefault="00BD0997" w:rsidP="00BD0997">
      <w:pPr>
        <w:pStyle w:val="Heading1"/>
        <w:spacing w:before="0"/>
        <w:ind w:left="0" w:right="38"/>
        <w:jc w:val="left"/>
        <w:rPr>
          <w:sz w:val="20"/>
        </w:rPr>
      </w:pPr>
      <w:r>
        <w:lastRenderedPageBreak/>
        <w:t>REQUIREMENT</w:t>
      </w:r>
      <w:r>
        <w:rPr>
          <w:spacing w:val="-29"/>
        </w:rPr>
        <w:t xml:space="preserve"> </w:t>
      </w:r>
      <w:r>
        <w:t>ANALYSIS</w:t>
      </w:r>
    </w:p>
    <w:p w14:paraId="162762E6" w14:textId="77777777" w:rsidR="00B9738E" w:rsidRDefault="00B9738E">
      <w:pPr>
        <w:pStyle w:val="BodyText"/>
        <w:rPr>
          <w:sz w:val="20"/>
        </w:rPr>
      </w:pPr>
    </w:p>
    <w:p w14:paraId="0009DFDC" w14:textId="77777777" w:rsidR="00B9738E" w:rsidRDefault="00B9738E">
      <w:pPr>
        <w:pStyle w:val="BodyText"/>
        <w:rPr>
          <w:sz w:val="20"/>
        </w:rPr>
      </w:pPr>
    </w:p>
    <w:p w14:paraId="15DDA748" w14:textId="77777777" w:rsidR="00B9738E" w:rsidRDefault="00B9738E">
      <w:pPr>
        <w:pStyle w:val="BodyText"/>
        <w:rPr>
          <w:sz w:val="20"/>
        </w:rPr>
      </w:pPr>
    </w:p>
    <w:p w14:paraId="73673D03" w14:textId="77777777" w:rsidR="00B9738E" w:rsidRDefault="00B9738E">
      <w:pPr>
        <w:pStyle w:val="BodyText"/>
        <w:rPr>
          <w:sz w:val="20"/>
        </w:rPr>
      </w:pPr>
    </w:p>
    <w:p w14:paraId="5A9C8B00" w14:textId="77777777" w:rsidR="00B9738E" w:rsidRDefault="00B9738E">
      <w:pPr>
        <w:pStyle w:val="BodyText"/>
        <w:rPr>
          <w:sz w:val="20"/>
        </w:rPr>
      </w:pPr>
    </w:p>
    <w:p w14:paraId="406ABA2F" w14:textId="20957A9E" w:rsidR="00B9738E" w:rsidRDefault="00BD4F51">
      <w:pPr>
        <w:pStyle w:val="BodyText"/>
        <w:ind w:left="79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D143B36" wp14:editId="12BABA9B">
                <wp:extent cx="5943600" cy="428625"/>
                <wp:effectExtent l="8890" t="5080" r="635" b="4445"/>
                <wp:docPr id="87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428625"/>
                        </a:xfrm>
                        <a:prstGeom prst="rect">
                          <a:avLst/>
                        </a:prstGeom>
                        <a:solidFill>
                          <a:srgbClr val="CFD0D9"/>
                        </a:solidFill>
                        <a:ln w="9525">
                          <a:solidFill>
                            <a:srgbClr val="00000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664CF5" w14:textId="77777777" w:rsidR="00B9738E" w:rsidRDefault="00592588">
                            <w:pPr>
                              <w:spacing w:before="139"/>
                              <w:ind w:left="141"/>
                              <w:rPr>
                                <w:rFonts w:ascii="Roboto Lt"/>
                                <w:sz w:val="28"/>
                              </w:rPr>
                            </w:pP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4.1</w:t>
                            </w:r>
                            <w:r>
                              <w:rPr>
                                <w:rFonts w:ascii="Roboto Lt"/>
                                <w:spacing w:val="-14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Functional</w:t>
                            </w:r>
                            <w:r>
                              <w:rPr>
                                <w:rFonts w:ascii="Roboto Lt"/>
                                <w:spacing w:val="-14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/>
                                <w:sz w:val="28"/>
                                <w:u w:val="single"/>
                              </w:rPr>
                              <w:t>Requirements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143B36" id="Text Box 63" o:spid="_x0000_s1065" type="#_x0000_t202" style="width:468pt;height:3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" fillcolor="#cfd0d9">
                <v:stroke dashstyle="3 1"/>
                <v:textbox inset="0,0,0,0">
                  <w:txbxContent>
                    <w:p w14:paraId="65664CF5" w14:textId="77777777" w:rsidR="00B9738E" w:rsidRDefault="00592588">
                      <w:pPr>
                        <w:spacing w:before="139"/>
                        <w:ind w:left="141"/>
                        <w:rPr>
                          <w:rFonts w:ascii="Roboto Lt"/>
                          <w:sz w:val="28"/>
                        </w:rPr>
                      </w:pPr>
                      <w:r>
                        <w:rPr>
                          <w:rFonts w:ascii="Roboto Lt"/>
                          <w:sz w:val="28"/>
                          <w:u w:val="single"/>
                        </w:rPr>
                        <w:t>4.1</w:t>
                      </w:r>
                      <w:r>
                        <w:rPr>
                          <w:rFonts w:ascii="Roboto Lt"/>
                          <w:spacing w:val="-14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/>
                          <w:sz w:val="28"/>
                          <w:u w:val="single"/>
                        </w:rPr>
                        <w:t>Functional</w:t>
                      </w:r>
                      <w:r>
                        <w:rPr>
                          <w:rFonts w:ascii="Roboto Lt"/>
                          <w:spacing w:val="-14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/>
                          <w:sz w:val="28"/>
                          <w:u w:val="single"/>
                        </w:rPr>
                        <w:t>Requirements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75768A" w14:textId="77777777" w:rsidR="00B9738E" w:rsidRDefault="00B9738E">
      <w:pPr>
        <w:pStyle w:val="BodyText"/>
        <w:rPr>
          <w:b/>
          <w:sz w:val="20"/>
        </w:rPr>
      </w:pPr>
    </w:p>
    <w:p w14:paraId="0A516154" w14:textId="77777777" w:rsidR="00B9738E" w:rsidRDefault="00B9738E">
      <w:pPr>
        <w:pStyle w:val="BodyText"/>
        <w:rPr>
          <w:b/>
          <w:sz w:val="20"/>
        </w:rPr>
      </w:pPr>
    </w:p>
    <w:p w14:paraId="6F0F9B25" w14:textId="77777777" w:rsidR="00B9738E" w:rsidRDefault="00B9738E">
      <w:pPr>
        <w:pStyle w:val="BodyText"/>
        <w:spacing w:before="2"/>
        <w:rPr>
          <w:b/>
          <w:sz w:val="12"/>
        </w:rPr>
      </w:pPr>
    </w:p>
    <w:tbl>
      <w:tblPr>
        <w:tblW w:w="0" w:type="auto"/>
        <w:tblInd w:w="107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0"/>
        <w:gridCol w:w="3015"/>
        <w:gridCol w:w="5025"/>
      </w:tblGrid>
      <w:tr w:rsidR="00B9738E" w14:paraId="1F5A6E38" w14:textId="77777777">
        <w:trPr>
          <w:trHeight w:val="314"/>
        </w:trPr>
        <w:tc>
          <w:tcPr>
            <w:tcW w:w="870" w:type="dxa"/>
          </w:tcPr>
          <w:p w14:paraId="44BFCD28" w14:textId="77777777" w:rsidR="00B9738E" w:rsidRDefault="00592588">
            <w:pPr>
              <w:pStyle w:val="TableParagraph"/>
              <w:spacing w:line="243" w:lineRule="exact"/>
              <w:ind w:left="120"/>
              <w:rPr>
                <w:b/>
              </w:rPr>
            </w:pPr>
            <w:r>
              <w:rPr>
                <w:b/>
              </w:rPr>
              <w:t>FR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3015" w:type="dxa"/>
          </w:tcPr>
          <w:p w14:paraId="0D2E54F8" w14:textId="77777777" w:rsidR="00B9738E" w:rsidRDefault="00592588">
            <w:pPr>
              <w:pStyle w:val="TableParagraph"/>
              <w:spacing w:line="243" w:lineRule="exact"/>
              <w:ind w:left="120"/>
              <w:rPr>
                <w:b/>
              </w:rPr>
            </w:pPr>
            <w:r>
              <w:rPr>
                <w:b/>
                <w:spacing w:val="-1"/>
              </w:rPr>
              <w:t>Functional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Requirement</w:t>
            </w:r>
          </w:p>
        </w:tc>
        <w:tc>
          <w:tcPr>
            <w:tcW w:w="5025" w:type="dxa"/>
          </w:tcPr>
          <w:p w14:paraId="457E74FA" w14:textId="77777777" w:rsidR="00B9738E" w:rsidRDefault="00592588">
            <w:pPr>
              <w:pStyle w:val="TableParagraph"/>
              <w:spacing w:line="243" w:lineRule="exact"/>
              <w:ind w:left="122"/>
              <w:rPr>
                <w:b/>
              </w:rPr>
            </w:pPr>
            <w:r>
              <w:rPr>
                <w:b/>
              </w:rPr>
              <w:t>Sub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Requirements</w:t>
            </w:r>
          </w:p>
        </w:tc>
      </w:tr>
      <w:tr w:rsidR="00B9738E" w14:paraId="21900167" w14:textId="77777777">
        <w:trPr>
          <w:trHeight w:val="599"/>
        </w:trPr>
        <w:tc>
          <w:tcPr>
            <w:tcW w:w="870" w:type="dxa"/>
          </w:tcPr>
          <w:p w14:paraId="6B431430" w14:textId="77777777" w:rsidR="00B9738E" w:rsidRDefault="00592588">
            <w:pPr>
              <w:pStyle w:val="TableParagraph"/>
              <w:spacing w:line="243" w:lineRule="exact"/>
              <w:ind w:left="120"/>
            </w:pPr>
            <w:r>
              <w:t>FR-1</w:t>
            </w:r>
          </w:p>
        </w:tc>
        <w:tc>
          <w:tcPr>
            <w:tcW w:w="3015" w:type="dxa"/>
          </w:tcPr>
          <w:p w14:paraId="076A57F9" w14:textId="77777777" w:rsidR="00B9738E" w:rsidRDefault="00592588">
            <w:pPr>
              <w:pStyle w:val="TableParagraph"/>
              <w:spacing w:line="243" w:lineRule="exact"/>
              <w:ind w:left="120"/>
              <w:rPr>
                <w:b/>
              </w:rPr>
            </w:pPr>
            <w:r>
              <w:rPr>
                <w:b/>
              </w:rPr>
              <w:t>User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Registration</w:t>
            </w:r>
          </w:p>
        </w:tc>
        <w:tc>
          <w:tcPr>
            <w:tcW w:w="5025" w:type="dxa"/>
          </w:tcPr>
          <w:p w14:paraId="15BD998A" w14:textId="77777777" w:rsidR="00B9738E" w:rsidRDefault="00592588">
            <w:pPr>
              <w:pStyle w:val="TableParagraph"/>
              <w:spacing w:line="243" w:lineRule="exact"/>
              <w:ind w:left="122"/>
            </w:pPr>
            <w:r>
              <w:rPr>
                <w:spacing w:val="-1"/>
              </w:rPr>
              <w:t>Registration</w:t>
            </w:r>
            <w:r>
              <w:rPr>
                <w:spacing w:val="-11"/>
              </w:rPr>
              <w:t xml:space="preserve"> </w:t>
            </w:r>
            <w:proofErr w:type="spellStart"/>
            <w:r>
              <w:t>throughForm</w:t>
            </w:r>
            <w:proofErr w:type="spellEnd"/>
          </w:p>
          <w:p w14:paraId="25B811CF" w14:textId="77777777" w:rsidR="00B9738E" w:rsidRDefault="00592588">
            <w:pPr>
              <w:pStyle w:val="TableParagraph"/>
              <w:spacing w:before="62" w:line="240" w:lineRule="auto"/>
              <w:ind w:left="122"/>
            </w:pPr>
            <w:r>
              <w:t>Registration</w:t>
            </w:r>
            <w:r>
              <w:rPr>
                <w:spacing w:val="-13"/>
              </w:rPr>
              <w:t xml:space="preserve"> </w:t>
            </w:r>
            <w:r>
              <w:t>through</w:t>
            </w:r>
            <w:r>
              <w:rPr>
                <w:spacing w:val="-11"/>
              </w:rPr>
              <w:t xml:space="preserve"> </w:t>
            </w:r>
            <w:r>
              <w:t>Gmail.</w:t>
            </w:r>
          </w:p>
        </w:tc>
      </w:tr>
      <w:tr w:rsidR="00B9738E" w14:paraId="48A1558C" w14:textId="77777777">
        <w:trPr>
          <w:trHeight w:val="599"/>
        </w:trPr>
        <w:tc>
          <w:tcPr>
            <w:tcW w:w="870" w:type="dxa"/>
          </w:tcPr>
          <w:p w14:paraId="2C927FAC" w14:textId="77777777" w:rsidR="00B9738E" w:rsidRDefault="00592588">
            <w:pPr>
              <w:pStyle w:val="TableParagraph"/>
              <w:spacing w:line="243" w:lineRule="exact"/>
              <w:ind w:left="120"/>
            </w:pPr>
            <w:r>
              <w:t>FR-2</w:t>
            </w:r>
          </w:p>
        </w:tc>
        <w:tc>
          <w:tcPr>
            <w:tcW w:w="3015" w:type="dxa"/>
          </w:tcPr>
          <w:p w14:paraId="0B38A641" w14:textId="77777777" w:rsidR="00B9738E" w:rsidRDefault="00592588">
            <w:pPr>
              <w:pStyle w:val="TableParagraph"/>
              <w:spacing w:line="243" w:lineRule="exact"/>
              <w:ind w:left="120"/>
              <w:rPr>
                <w:b/>
              </w:rPr>
            </w:pPr>
            <w:r>
              <w:rPr>
                <w:b/>
              </w:rPr>
              <w:t>User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confirmation</w:t>
            </w:r>
          </w:p>
        </w:tc>
        <w:tc>
          <w:tcPr>
            <w:tcW w:w="5025" w:type="dxa"/>
          </w:tcPr>
          <w:p w14:paraId="174ECB01" w14:textId="77777777" w:rsidR="00B9738E" w:rsidRDefault="00592588">
            <w:pPr>
              <w:pStyle w:val="TableParagraph"/>
              <w:spacing w:line="243" w:lineRule="exact"/>
              <w:ind w:left="122"/>
            </w:pPr>
            <w:r>
              <w:t>Confirmation</w:t>
            </w:r>
            <w:r>
              <w:rPr>
                <w:spacing w:val="-10"/>
              </w:rPr>
              <w:t xml:space="preserve"> </w:t>
            </w:r>
            <w:r>
              <w:t>via</w:t>
            </w:r>
            <w:r>
              <w:rPr>
                <w:spacing w:val="-9"/>
              </w:rPr>
              <w:t xml:space="preserve"> </w:t>
            </w:r>
            <w:r>
              <w:t>Email</w:t>
            </w:r>
          </w:p>
          <w:p w14:paraId="44CEB277" w14:textId="77777777" w:rsidR="00B9738E" w:rsidRDefault="00592588">
            <w:pPr>
              <w:pStyle w:val="TableParagraph"/>
              <w:spacing w:before="62" w:line="240" w:lineRule="auto"/>
              <w:ind w:left="122"/>
            </w:pPr>
            <w:r>
              <w:t>Confirmation</w:t>
            </w:r>
            <w:r>
              <w:rPr>
                <w:spacing w:val="-10"/>
              </w:rPr>
              <w:t xml:space="preserve"> </w:t>
            </w:r>
            <w:r>
              <w:t>via</w:t>
            </w:r>
            <w:r>
              <w:rPr>
                <w:spacing w:val="-7"/>
              </w:rPr>
              <w:t xml:space="preserve"> </w:t>
            </w:r>
            <w:r>
              <w:t>OTP</w:t>
            </w:r>
          </w:p>
        </w:tc>
      </w:tr>
      <w:tr w:rsidR="00B9738E" w14:paraId="7AA279CA" w14:textId="77777777">
        <w:trPr>
          <w:trHeight w:val="449"/>
        </w:trPr>
        <w:tc>
          <w:tcPr>
            <w:tcW w:w="870" w:type="dxa"/>
          </w:tcPr>
          <w:p w14:paraId="705BBF49" w14:textId="77777777" w:rsidR="00B9738E" w:rsidRDefault="00592588">
            <w:pPr>
              <w:pStyle w:val="TableParagraph"/>
              <w:spacing w:line="243" w:lineRule="exact"/>
              <w:ind w:left="120"/>
            </w:pPr>
            <w:r>
              <w:t>FR-3</w:t>
            </w:r>
          </w:p>
        </w:tc>
        <w:tc>
          <w:tcPr>
            <w:tcW w:w="3015" w:type="dxa"/>
          </w:tcPr>
          <w:p w14:paraId="0AC65526" w14:textId="77777777" w:rsidR="00B9738E" w:rsidRDefault="00592588">
            <w:pPr>
              <w:pStyle w:val="TableParagraph"/>
              <w:spacing w:line="243" w:lineRule="exact"/>
              <w:ind w:left="120"/>
              <w:rPr>
                <w:b/>
              </w:rPr>
            </w:pPr>
            <w:r>
              <w:rPr>
                <w:b/>
              </w:rPr>
              <w:t>System</w:t>
            </w:r>
          </w:p>
        </w:tc>
        <w:tc>
          <w:tcPr>
            <w:tcW w:w="5025" w:type="dxa"/>
          </w:tcPr>
          <w:p w14:paraId="75BD4F92" w14:textId="77777777" w:rsidR="00B9738E" w:rsidRDefault="00592588">
            <w:pPr>
              <w:pStyle w:val="TableParagraph"/>
              <w:spacing w:line="243" w:lineRule="exact"/>
              <w:ind w:left="122"/>
            </w:pPr>
            <w:r>
              <w:t>Desktop</w:t>
            </w:r>
            <w:r>
              <w:rPr>
                <w:spacing w:val="-10"/>
              </w:rPr>
              <w:t xml:space="preserve"> </w:t>
            </w:r>
            <w:r>
              <w:t>with</w:t>
            </w:r>
            <w:r>
              <w:rPr>
                <w:spacing w:val="-9"/>
              </w:rPr>
              <w:t xml:space="preserve"> </w:t>
            </w:r>
            <w:r>
              <w:t>high</w:t>
            </w:r>
            <w:r>
              <w:rPr>
                <w:spacing w:val="-9"/>
              </w:rPr>
              <w:t xml:space="preserve"> </w:t>
            </w:r>
            <w:r>
              <w:t>resolution</w:t>
            </w:r>
            <w:r>
              <w:rPr>
                <w:spacing w:val="-9"/>
              </w:rPr>
              <w:t xml:space="preserve"> </w:t>
            </w:r>
            <w:r>
              <w:t>camera</w:t>
            </w:r>
          </w:p>
        </w:tc>
      </w:tr>
      <w:tr w:rsidR="00B9738E" w14:paraId="066C7760" w14:textId="77777777">
        <w:trPr>
          <w:trHeight w:val="599"/>
        </w:trPr>
        <w:tc>
          <w:tcPr>
            <w:tcW w:w="870" w:type="dxa"/>
          </w:tcPr>
          <w:p w14:paraId="46272DFF" w14:textId="77777777" w:rsidR="00B9738E" w:rsidRDefault="00592588">
            <w:pPr>
              <w:pStyle w:val="TableParagraph"/>
              <w:spacing w:line="243" w:lineRule="exact"/>
              <w:ind w:left="120"/>
            </w:pPr>
            <w:r>
              <w:t>FR-4</w:t>
            </w:r>
          </w:p>
        </w:tc>
        <w:tc>
          <w:tcPr>
            <w:tcW w:w="3015" w:type="dxa"/>
          </w:tcPr>
          <w:p w14:paraId="681C73F7" w14:textId="77777777" w:rsidR="00B9738E" w:rsidRDefault="00592588">
            <w:pPr>
              <w:pStyle w:val="TableParagraph"/>
              <w:spacing w:line="243" w:lineRule="exact"/>
              <w:ind w:left="120"/>
              <w:rPr>
                <w:b/>
              </w:rPr>
            </w:pPr>
            <w:r>
              <w:rPr>
                <w:b/>
              </w:rPr>
              <w:t>Authorization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Levels</w:t>
            </w:r>
          </w:p>
        </w:tc>
        <w:tc>
          <w:tcPr>
            <w:tcW w:w="5025" w:type="dxa"/>
          </w:tcPr>
          <w:p w14:paraId="2699ACE3" w14:textId="77777777" w:rsidR="00B9738E" w:rsidRDefault="00592588">
            <w:pPr>
              <w:pStyle w:val="TableParagraph"/>
              <w:spacing w:line="243" w:lineRule="exact"/>
              <w:ind w:left="122"/>
            </w:pPr>
            <w:r>
              <w:t>There</w:t>
            </w:r>
            <w:r>
              <w:rPr>
                <w:spacing w:val="-11"/>
              </w:rPr>
              <w:t xml:space="preserve"> </w:t>
            </w:r>
            <w:r>
              <w:t>are</w:t>
            </w:r>
            <w:r>
              <w:rPr>
                <w:spacing w:val="-9"/>
              </w:rPr>
              <w:t xml:space="preserve"> </w:t>
            </w:r>
            <w:r>
              <w:t>two</w:t>
            </w:r>
            <w:r>
              <w:rPr>
                <w:spacing w:val="-10"/>
              </w:rPr>
              <w:t xml:space="preserve"> </w:t>
            </w:r>
            <w:proofErr w:type="spellStart"/>
            <w:r>
              <w:t>levelsof</w:t>
            </w:r>
            <w:proofErr w:type="spellEnd"/>
            <w:r>
              <w:rPr>
                <w:spacing w:val="-12"/>
              </w:rPr>
              <w:t xml:space="preserve"> </w:t>
            </w:r>
            <w:r>
              <w:t>authorization</w:t>
            </w:r>
            <w:r>
              <w:rPr>
                <w:spacing w:val="-11"/>
              </w:rPr>
              <w:t xml:space="preserve"> </w:t>
            </w:r>
            <w:proofErr w:type="spellStart"/>
            <w:r>
              <w:t>namelystandard</w:t>
            </w:r>
            <w:proofErr w:type="spellEnd"/>
          </w:p>
          <w:p w14:paraId="708A585A" w14:textId="77777777" w:rsidR="00B9738E" w:rsidRDefault="00592588">
            <w:pPr>
              <w:pStyle w:val="TableParagraph"/>
              <w:spacing w:before="62" w:line="240" w:lineRule="auto"/>
              <w:ind w:left="122"/>
            </w:pPr>
            <w:r>
              <w:t>access</w:t>
            </w:r>
            <w:r>
              <w:rPr>
                <w:spacing w:val="-9"/>
              </w:rPr>
              <w:t xml:space="preserve"> </w:t>
            </w:r>
            <w:r>
              <w:t>level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8"/>
              </w:rPr>
              <w:t xml:space="preserve"> </w:t>
            </w:r>
            <w:r>
              <w:t>advanced</w:t>
            </w:r>
            <w:r>
              <w:rPr>
                <w:spacing w:val="-5"/>
              </w:rPr>
              <w:t xml:space="preserve"> </w:t>
            </w:r>
            <w:proofErr w:type="spellStart"/>
            <w:r>
              <w:t>accesslevel</w:t>
            </w:r>
            <w:proofErr w:type="spellEnd"/>
            <w:r>
              <w:t>.</w:t>
            </w:r>
          </w:p>
        </w:tc>
      </w:tr>
      <w:tr w:rsidR="00B9738E" w14:paraId="251FB5D9" w14:textId="77777777">
        <w:trPr>
          <w:trHeight w:val="599"/>
        </w:trPr>
        <w:tc>
          <w:tcPr>
            <w:tcW w:w="870" w:type="dxa"/>
          </w:tcPr>
          <w:p w14:paraId="0A2C48F6" w14:textId="77777777" w:rsidR="00B9738E" w:rsidRDefault="00592588">
            <w:pPr>
              <w:pStyle w:val="TableParagraph"/>
              <w:spacing w:line="243" w:lineRule="exact"/>
              <w:ind w:left="120"/>
            </w:pPr>
            <w:r>
              <w:t>FR-5</w:t>
            </w:r>
          </w:p>
        </w:tc>
        <w:tc>
          <w:tcPr>
            <w:tcW w:w="3015" w:type="dxa"/>
          </w:tcPr>
          <w:p w14:paraId="5FF7C9DA" w14:textId="77777777" w:rsidR="00B9738E" w:rsidRDefault="00592588">
            <w:pPr>
              <w:pStyle w:val="TableParagraph"/>
              <w:spacing w:line="243" w:lineRule="exact"/>
              <w:ind w:left="120"/>
              <w:rPr>
                <w:b/>
              </w:rPr>
            </w:pPr>
            <w:r>
              <w:rPr>
                <w:b/>
              </w:rPr>
              <w:t>External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interface</w:t>
            </w:r>
          </w:p>
        </w:tc>
        <w:tc>
          <w:tcPr>
            <w:tcW w:w="5025" w:type="dxa"/>
          </w:tcPr>
          <w:p w14:paraId="40078AC9" w14:textId="77777777" w:rsidR="00B9738E" w:rsidRDefault="00592588">
            <w:pPr>
              <w:pStyle w:val="TableParagraph"/>
              <w:spacing w:line="243" w:lineRule="exact"/>
              <w:ind w:left="122"/>
            </w:pPr>
            <w:r>
              <w:t>Ethernet,</w:t>
            </w:r>
            <w:r>
              <w:rPr>
                <w:spacing w:val="-11"/>
              </w:rPr>
              <w:t xml:space="preserve"> </w:t>
            </w:r>
            <w:r>
              <w:t>Wi-</w:t>
            </w:r>
            <w:proofErr w:type="spellStart"/>
            <w:proofErr w:type="gramStart"/>
            <w:r>
              <w:t>Fi,USB</w:t>
            </w:r>
            <w:proofErr w:type="spellEnd"/>
            <w:proofErr w:type="gramEnd"/>
            <w:r>
              <w:rPr>
                <w:spacing w:val="-10"/>
              </w:rPr>
              <w:t xml:space="preserve"> </w:t>
            </w:r>
            <w:r>
              <w:t>to</w:t>
            </w:r>
            <w:r>
              <w:rPr>
                <w:spacing w:val="-10"/>
              </w:rPr>
              <w:t xml:space="preserve"> </w:t>
            </w:r>
            <w:proofErr w:type="spellStart"/>
            <w:r>
              <w:t>provideinternet</w:t>
            </w:r>
            <w:proofErr w:type="spellEnd"/>
            <w:r>
              <w:rPr>
                <w:spacing w:val="-11"/>
              </w:rPr>
              <w:t xml:space="preserve"> </w:t>
            </w:r>
            <w:r>
              <w:t>facility</w:t>
            </w:r>
            <w:r>
              <w:rPr>
                <w:spacing w:val="-10"/>
              </w:rPr>
              <w:t xml:space="preserve"> </w:t>
            </w:r>
            <w:r>
              <w:t>to</w:t>
            </w:r>
          </w:p>
          <w:p w14:paraId="7C640BA5" w14:textId="77777777" w:rsidR="00B9738E" w:rsidRDefault="00592588">
            <w:pPr>
              <w:pStyle w:val="TableParagraph"/>
              <w:spacing w:before="62" w:line="240" w:lineRule="auto"/>
              <w:ind w:left="122"/>
            </w:pPr>
            <w:r>
              <w:t>access</w:t>
            </w:r>
            <w:r>
              <w:rPr>
                <w:spacing w:val="-12"/>
              </w:rPr>
              <w:t xml:space="preserve"> </w:t>
            </w:r>
            <w:r>
              <w:t>the</w:t>
            </w:r>
            <w:r>
              <w:rPr>
                <w:spacing w:val="-11"/>
              </w:rPr>
              <w:t xml:space="preserve"> </w:t>
            </w:r>
            <w:r>
              <w:t>resources</w:t>
            </w:r>
            <w:r>
              <w:rPr>
                <w:spacing w:val="-9"/>
              </w:rPr>
              <w:t xml:space="preserve"> </w:t>
            </w:r>
            <w:r>
              <w:t>with</w:t>
            </w:r>
            <w:r>
              <w:rPr>
                <w:spacing w:val="-11"/>
              </w:rPr>
              <w:t xml:space="preserve"> </w:t>
            </w:r>
            <w:r>
              <w:t>real</w:t>
            </w:r>
            <w:r>
              <w:rPr>
                <w:spacing w:val="-10"/>
              </w:rPr>
              <w:t xml:space="preserve"> </w:t>
            </w:r>
            <w:proofErr w:type="spellStart"/>
            <w:r>
              <w:t>timecommunication</w:t>
            </w:r>
            <w:proofErr w:type="spellEnd"/>
            <w:r>
              <w:t>.</w:t>
            </w:r>
          </w:p>
        </w:tc>
      </w:tr>
      <w:tr w:rsidR="00B9738E" w14:paraId="58E4DFBE" w14:textId="77777777">
        <w:trPr>
          <w:trHeight w:val="599"/>
        </w:trPr>
        <w:tc>
          <w:tcPr>
            <w:tcW w:w="870" w:type="dxa"/>
          </w:tcPr>
          <w:p w14:paraId="4C9017E1" w14:textId="77777777" w:rsidR="00B9738E" w:rsidRDefault="00592588">
            <w:pPr>
              <w:pStyle w:val="TableParagraph"/>
              <w:spacing w:line="243" w:lineRule="exact"/>
              <w:ind w:left="120"/>
            </w:pPr>
            <w:r>
              <w:t>FR-6</w:t>
            </w:r>
          </w:p>
        </w:tc>
        <w:tc>
          <w:tcPr>
            <w:tcW w:w="3015" w:type="dxa"/>
          </w:tcPr>
          <w:p w14:paraId="4EF0E89B" w14:textId="77777777" w:rsidR="00B9738E" w:rsidRDefault="00592588">
            <w:pPr>
              <w:pStyle w:val="TableParagraph"/>
              <w:spacing w:line="243" w:lineRule="exact"/>
              <w:ind w:left="120"/>
              <w:rPr>
                <w:b/>
              </w:rPr>
            </w:pPr>
            <w:r>
              <w:rPr>
                <w:b/>
                <w:color w:val="202020"/>
              </w:rPr>
              <w:t>Reporting</w:t>
            </w:r>
          </w:p>
        </w:tc>
        <w:tc>
          <w:tcPr>
            <w:tcW w:w="5025" w:type="dxa"/>
          </w:tcPr>
          <w:p w14:paraId="0B18624C" w14:textId="77777777" w:rsidR="00B9738E" w:rsidRDefault="00592588">
            <w:pPr>
              <w:pStyle w:val="TableParagraph"/>
              <w:spacing w:line="243" w:lineRule="exact"/>
              <w:ind w:left="122"/>
            </w:pPr>
            <w:r>
              <w:t>If</w:t>
            </w:r>
            <w:r>
              <w:rPr>
                <w:spacing w:val="-11"/>
              </w:rPr>
              <w:t xml:space="preserve"> </w:t>
            </w:r>
            <w:proofErr w:type="spellStart"/>
            <w:r>
              <w:t>anyissues</w:t>
            </w:r>
            <w:proofErr w:type="spellEnd"/>
            <w:r>
              <w:rPr>
                <w:spacing w:val="-6"/>
              </w:rPr>
              <w:t xml:space="preserve"> </w:t>
            </w:r>
            <w:r>
              <w:t>found</w:t>
            </w:r>
            <w:r>
              <w:rPr>
                <w:spacing w:val="-9"/>
              </w:rPr>
              <w:t xml:space="preserve"> </w:t>
            </w:r>
            <w:r>
              <w:t>in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application,</w:t>
            </w:r>
            <w:r>
              <w:rPr>
                <w:spacing w:val="-9"/>
              </w:rPr>
              <w:t xml:space="preserve"> </w:t>
            </w:r>
            <w:r>
              <w:t>automatically</w:t>
            </w:r>
            <w:r>
              <w:rPr>
                <w:spacing w:val="-9"/>
              </w:rPr>
              <w:t xml:space="preserve"> </w:t>
            </w:r>
            <w:r>
              <w:t>it</w:t>
            </w:r>
          </w:p>
          <w:p w14:paraId="417FA4DF" w14:textId="77777777" w:rsidR="00B9738E" w:rsidRDefault="00592588">
            <w:pPr>
              <w:pStyle w:val="TableParagraph"/>
              <w:spacing w:before="62" w:line="240" w:lineRule="auto"/>
              <w:ind w:left="122"/>
            </w:pPr>
            <w:r>
              <w:t>will</w:t>
            </w:r>
            <w:r>
              <w:rPr>
                <w:spacing w:val="-10"/>
              </w:rPr>
              <w:t xml:space="preserve"> </w:t>
            </w:r>
            <w:r>
              <w:t>be</w:t>
            </w:r>
            <w:r>
              <w:rPr>
                <w:spacing w:val="-9"/>
              </w:rPr>
              <w:t xml:space="preserve"> </w:t>
            </w:r>
            <w:r>
              <w:t>notified</w:t>
            </w:r>
            <w:r>
              <w:rPr>
                <w:spacing w:val="-11"/>
              </w:rPr>
              <w:t xml:space="preserve"> </w:t>
            </w:r>
            <w:r>
              <w:t>to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developer.</w:t>
            </w:r>
          </w:p>
        </w:tc>
      </w:tr>
    </w:tbl>
    <w:p w14:paraId="5F6868F8" w14:textId="77777777" w:rsidR="00B9738E" w:rsidRDefault="00B9738E">
      <w:pPr>
        <w:pStyle w:val="BodyText"/>
        <w:rPr>
          <w:b/>
          <w:sz w:val="20"/>
        </w:rPr>
      </w:pPr>
    </w:p>
    <w:p w14:paraId="438FCFFB" w14:textId="77777777" w:rsidR="00B9738E" w:rsidRDefault="00B9738E">
      <w:pPr>
        <w:pStyle w:val="BodyText"/>
        <w:rPr>
          <w:b/>
          <w:sz w:val="20"/>
        </w:rPr>
      </w:pPr>
    </w:p>
    <w:p w14:paraId="7F2A9A82" w14:textId="77777777" w:rsidR="00B9738E" w:rsidRDefault="00B9738E">
      <w:pPr>
        <w:pStyle w:val="BodyText"/>
        <w:rPr>
          <w:b/>
          <w:sz w:val="20"/>
        </w:rPr>
      </w:pPr>
    </w:p>
    <w:p w14:paraId="207674A0" w14:textId="22AE7E9C" w:rsidR="00B9738E" w:rsidRDefault="00BD4F51">
      <w:pPr>
        <w:pStyle w:val="BodyText"/>
        <w:spacing w:before="3"/>
        <w:rPr>
          <w:b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56" behindDoc="1" locked="0" layoutInCell="1" allowOverlap="1" wp14:anchorId="40850427" wp14:editId="2D9AB214">
                <wp:simplePos x="0" y="0"/>
                <wp:positionH relativeFrom="page">
                  <wp:posOffset>852805</wp:posOffset>
                </wp:positionH>
                <wp:positionV relativeFrom="paragraph">
                  <wp:posOffset>214630</wp:posOffset>
                </wp:positionV>
                <wp:extent cx="5943600" cy="428625"/>
                <wp:effectExtent l="0" t="0" r="0" b="0"/>
                <wp:wrapTopAndBottom/>
                <wp:docPr id="86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428625"/>
                        </a:xfrm>
                        <a:prstGeom prst="rect">
                          <a:avLst/>
                        </a:prstGeom>
                        <a:solidFill>
                          <a:srgbClr val="CFD0D9"/>
                        </a:solidFill>
                        <a:ln w="9525">
                          <a:solidFill>
                            <a:srgbClr val="00000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37AFE0" w14:textId="77777777" w:rsidR="00B9738E" w:rsidRDefault="00592588">
                            <w:pPr>
                              <w:spacing w:before="124"/>
                              <w:ind w:left="141"/>
                              <w:rPr>
                                <w:rFonts w:ascii="Roboto Lt"/>
                                <w:sz w:val="28"/>
                              </w:rPr>
                            </w:pPr>
                            <w:r>
                              <w:rPr>
                                <w:rFonts w:ascii="Roboto Lt"/>
                                <w:spacing w:val="-1"/>
                                <w:sz w:val="28"/>
                                <w:u w:val="single"/>
                              </w:rPr>
                              <w:t>4.2</w:t>
                            </w:r>
                            <w:r>
                              <w:rPr>
                                <w:rFonts w:ascii="Roboto Lt"/>
                                <w:spacing w:val="-17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/>
                                <w:spacing w:val="-1"/>
                                <w:sz w:val="28"/>
                                <w:u w:val="single"/>
                              </w:rPr>
                              <w:t>Non-Functional</w:t>
                            </w:r>
                            <w:r>
                              <w:rPr>
                                <w:rFonts w:ascii="Roboto Lt"/>
                                <w:spacing w:val="-16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 Lt"/>
                                <w:spacing w:val="-1"/>
                                <w:sz w:val="28"/>
                                <w:u w:val="single"/>
                              </w:rPr>
                              <w:t>Requirements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850427" id="Text Box 62" o:spid="_x0000_s1066" type="#_x0000_t202" style="position:absolute;margin-left:67.15pt;margin-top:16.9pt;width:468pt;height:33.75pt;z-index:-251658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" fillcolor="#cfd0d9">
                <v:stroke dashstyle="3 1"/>
                <v:textbox inset="0,0,0,0">
                  <w:txbxContent>
                    <w:p w14:paraId="3437AFE0" w14:textId="77777777" w:rsidR="00B9738E" w:rsidRDefault="00592588">
                      <w:pPr>
                        <w:spacing w:before="124"/>
                        <w:ind w:left="141"/>
                        <w:rPr>
                          <w:rFonts w:ascii="Roboto Lt"/>
                          <w:sz w:val="28"/>
                        </w:rPr>
                      </w:pPr>
                      <w:r>
                        <w:rPr>
                          <w:rFonts w:ascii="Roboto Lt"/>
                          <w:spacing w:val="-1"/>
                          <w:sz w:val="28"/>
                          <w:u w:val="single"/>
                        </w:rPr>
                        <w:t>4.2</w:t>
                      </w:r>
                      <w:r>
                        <w:rPr>
                          <w:rFonts w:ascii="Roboto Lt"/>
                          <w:spacing w:val="-17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/>
                          <w:spacing w:val="-1"/>
                          <w:sz w:val="28"/>
                          <w:u w:val="single"/>
                        </w:rPr>
                        <w:t>Non-Functional</w:t>
                      </w:r>
                      <w:r>
                        <w:rPr>
                          <w:rFonts w:ascii="Roboto Lt"/>
                          <w:spacing w:val="-16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 Lt"/>
                          <w:spacing w:val="-1"/>
                          <w:sz w:val="28"/>
                          <w:u w:val="single"/>
                        </w:rPr>
                        <w:t>Requirements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B64DA4A" w14:textId="77777777" w:rsidR="00B9738E" w:rsidRDefault="00B9738E">
      <w:pPr>
        <w:pStyle w:val="BodyText"/>
        <w:rPr>
          <w:b/>
          <w:sz w:val="20"/>
        </w:rPr>
      </w:pPr>
    </w:p>
    <w:p w14:paraId="6717439D" w14:textId="77777777" w:rsidR="00B9738E" w:rsidRDefault="00B9738E">
      <w:pPr>
        <w:pStyle w:val="BodyText"/>
        <w:spacing w:before="4"/>
        <w:rPr>
          <w:b/>
        </w:rPr>
      </w:pPr>
    </w:p>
    <w:tbl>
      <w:tblPr>
        <w:tblW w:w="0" w:type="auto"/>
        <w:tblInd w:w="107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0"/>
        <w:gridCol w:w="3315"/>
        <w:gridCol w:w="4710"/>
      </w:tblGrid>
      <w:tr w:rsidR="00B9738E" w14:paraId="093A2122" w14:textId="77777777">
        <w:trPr>
          <w:trHeight w:val="314"/>
        </w:trPr>
        <w:tc>
          <w:tcPr>
            <w:tcW w:w="870" w:type="dxa"/>
          </w:tcPr>
          <w:p w14:paraId="0289CC42" w14:textId="77777777" w:rsidR="00B9738E" w:rsidRDefault="00592588">
            <w:pPr>
              <w:pStyle w:val="TableParagraph"/>
              <w:spacing w:line="243" w:lineRule="exact"/>
              <w:ind w:right="60"/>
              <w:jc w:val="right"/>
              <w:rPr>
                <w:b/>
              </w:rPr>
            </w:pPr>
            <w:r>
              <w:rPr>
                <w:b/>
              </w:rPr>
              <w:t>FR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3315" w:type="dxa"/>
          </w:tcPr>
          <w:p w14:paraId="7B6DBADE" w14:textId="77777777" w:rsidR="00B9738E" w:rsidRDefault="00592588">
            <w:pPr>
              <w:pStyle w:val="TableParagraph"/>
              <w:spacing w:line="243" w:lineRule="exact"/>
              <w:ind w:left="120"/>
              <w:rPr>
                <w:b/>
              </w:rPr>
            </w:pPr>
            <w:r>
              <w:rPr>
                <w:b/>
                <w:spacing w:val="-1"/>
              </w:rPr>
              <w:t>Non-Functional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Requirement</w:t>
            </w:r>
          </w:p>
        </w:tc>
        <w:tc>
          <w:tcPr>
            <w:tcW w:w="4710" w:type="dxa"/>
          </w:tcPr>
          <w:p w14:paraId="3BA6CE03" w14:textId="77777777" w:rsidR="00B9738E" w:rsidRDefault="00592588">
            <w:pPr>
              <w:pStyle w:val="TableParagraph"/>
              <w:spacing w:line="243" w:lineRule="exact"/>
              <w:ind w:left="122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9738E" w14:paraId="1295CDC9" w14:textId="77777777">
        <w:trPr>
          <w:trHeight w:val="914"/>
        </w:trPr>
        <w:tc>
          <w:tcPr>
            <w:tcW w:w="870" w:type="dxa"/>
          </w:tcPr>
          <w:p w14:paraId="1615D93D" w14:textId="77777777" w:rsidR="00B9738E" w:rsidRDefault="00592588">
            <w:pPr>
              <w:pStyle w:val="TableParagraph"/>
              <w:spacing w:line="243" w:lineRule="exact"/>
              <w:ind w:right="121"/>
              <w:jc w:val="right"/>
            </w:pPr>
            <w:r>
              <w:t>NFR-1</w:t>
            </w:r>
          </w:p>
        </w:tc>
        <w:tc>
          <w:tcPr>
            <w:tcW w:w="3315" w:type="dxa"/>
          </w:tcPr>
          <w:p w14:paraId="5F3BC25D" w14:textId="77777777" w:rsidR="00B9738E" w:rsidRDefault="00B9738E">
            <w:pPr>
              <w:pStyle w:val="TableParagraph"/>
              <w:spacing w:before="5" w:line="240" w:lineRule="auto"/>
              <w:rPr>
                <w:b/>
                <w:sz w:val="26"/>
              </w:rPr>
            </w:pPr>
          </w:p>
          <w:p w14:paraId="129C5563" w14:textId="77777777" w:rsidR="00B9738E" w:rsidRDefault="00592588">
            <w:pPr>
              <w:pStyle w:val="TableParagraph"/>
              <w:spacing w:line="240" w:lineRule="auto"/>
              <w:ind w:left="505"/>
              <w:rPr>
                <w:b/>
              </w:rPr>
            </w:pPr>
            <w:r>
              <w:rPr>
                <w:b/>
              </w:rPr>
              <w:t>Usability</w:t>
            </w:r>
          </w:p>
        </w:tc>
        <w:tc>
          <w:tcPr>
            <w:tcW w:w="4710" w:type="dxa"/>
          </w:tcPr>
          <w:p w14:paraId="12846426" w14:textId="77777777" w:rsidR="00B9738E" w:rsidRDefault="00592588">
            <w:pPr>
              <w:pStyle w:val="TableParagraph"/>
              <w:spacing w:line="300" w:lineRule="auto"/>
              <w:ind w:left="122"/>
            </w:pPr>
            <w:r>
              <w:t>To</w:t>
            </w:r>
            <w:r>
              <w:rPr>
                <w:spacing w:val="-6"/>
              </w:rPr>
              <w:t xml:space="preserve"> </w:t>
            </w:r>
            <w:r>
              <w:t>convey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message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normal</w:t>
            </w:r>
            <w:r>
              <w:rPr>
                <w:spacing w:val="-6"/>
              </w:rPr>
              <w:t xml:space="preserve"> </w:t>
            </w:r>
            <w:r>
              <w:t>people,</w:t>
            </w:r>
            <w:r>
              <w:rPr>
                <w:spacing w:val="-5"/>
              </w:rPr>
              <w:t xml:space="preserve"> </w:t>
            </w:r>
            <w:r>
              <w:t>as</w:t>
            </w:r>
            <w:r>
              <w:rPr>
                <w:spacing w:val="-6"/>
              </w:rPr>
              <w:t xml:space="preserve"> </w:t>
            </w:r>
            <w:r>
              <w:t>well</w:t>
            </w:r>
            <w:r>
              <w:rPr>
                <w:spacing w:val="-5"/>
              </w:rPr>
              <w:t xml:space="preserve"> </w:t>
            </w:r>
            <w:r>
              <w:t>as</w:t>
            </w:r>
            <w:r>
              <w:rPr>
                <w:spacing w:val="-52"/>
              </w:rPr>
              <w:t xml:space="preserve"> </w:t>
            </w:r>
            <w:r>
              <w:t>convert</w:t>
            </w:r>
            <w:r>
              <w:rPr>
                <w:spacing w:val="-11"/>
              </w:rPr>
              <w:t xml:space="preserve"> </w:t>
            </w:r>
            <w:proofErr w:type="spellStart"/>
            <w:r>
              <w:t>speechinto</w:t>
            </w:r>
            <w:proofErr w:type="spellEnd"/>
            <w:r>
              <w:rPr>
                <w:spacing w:val="-13"/>
              </w:rPr>
              <w:t xml:space="preserve"> </w:t>
            </w:r>
            <w:r>
              <w:t>understandable</w:t>
            </w:r>
            <w:r>
              <w:rPr>
                <w:spacing w:val="-11"/>
              </w:rPr>
              <w:t xml:space="preserve"> </w:t>
            </w:r>
            <w:r>
              <w:t>sign</w:t>
            </w:r>
            <w:r>
              <w:rPr>
                <w:spacing w:val="-12"/>
              </w:rPr>
              <w:t xml:space="preserve"> </w:t>
            </w:r>
            <w:r>
              <w:t>language</w:t>
            </w:r>
          </w:p>
          <w:p w14:paraId="7C02CD95" w14:textId="77777777" w:rsidR="00B9738E" w:rsidRDefault="00592588">
            <w:pPr>
              <w:pStyle w:val="TableParagraph"/>
              <w:spacing w:line="251" w:lineRule="exact"/>
              <w:ind w:left="122"/>
            </w:pPr>
            <w:r>
              <w:t>for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deaf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7"/>
              </w:rPr>
              <w:t xml:space="preserve"> </w:t>
            </w:r>
            <w:r>
              <w:t>dumb</w:t>
            </w:r>
            <w:r>
              <w:rPr>
                <w:spacing w:val="-6"/>
              </w:rPr>
              <w:t xml:space="preserve"> </w:t>
            </w:r>
            <w:r>
              <w:t>people.</w:t>
            </w:r>
          </w:p>
        </w:tc>
      </w:tr>
      <w:tr w:rsidR="00B9738E" w14:paraId="72A4C172" w14:textId="77777777">
        <w:trPr>
          <w:trHeight w:val="599"/>
        </w:trPr>
        <w:tc>
          <w:tcPr>
            <w:tcW w:w="870" w:type="dxa"/>
          </w:tcPr>
          <w:p w14:paraId="180446DA" w14:textId="77777777" w:rsidR="00B9738E" w:rsidRDefault="00592588">
            <w:pPr>
              <w:pStyle w:val="TableParagraph"/>
              <w:spacing w:line="243" w:lineRule="exact"/>
              <w:ind w:right="121"/>
              <w:jc w:val="right"/>
            </w:pPr>
            <w:r>
              <w:t>NFR-2</w:t>
            </w:r>
          </w:p>
        </w:tc>
        <w:tc>
          <w:tcPr>
            <w:tcW w:w="3315" w:type="dxa"/>
          </w:tcPr>
          <w:p w14:paraId="771EE0D3" w14:textId="77777777" w:rsidR="00B9738E" w:rsidRDefault="00592588">
            <w:pPr>
              <w:pStyle w:val="TableParagraph"/>
              <w:spacing w:line="243" w:lineRule="exact"/>
              <w:ind w:left="505"/>
              <w:rPr>
                <w:b/>
              </w:rPr>
            </w:pPr>
            <w:r>
              <w:rPr>
                <w:b/>
              </w:rPr>
              <w:t>Security</w:t>
            </w:r>
          </w:p>
        </w:tc>
        <w:tc>
          <w:tcPr>
            <w:tcW w:w="4710" w:type="dxa"/>
          </w:tcPr>
          <w:p w14:paraId="76A3F15D" w14:textId="77777777" w:rsidR="00B9738E" w:rsidRDefault="00592588">
            <w:pPr>
              <w:pStyle w:val="TableParagraph"/>
              <w:spacing w:line="243" w:lineRule="exact"/>
              <w:ind w:left="122"/>
            </w:pPr>
            <w:r>
              <w:t>Converted</w:t>
            </w:r>
            <w:r>
              <w:rPr>
                <w:spacing w:val="-10"/>
              </w:rPr>
              <w:t xml:space="preserve"> </w:t>
            </w:r>
            <w:r>
              <w:t>information</w:t>
            </w:r>
            <w:r>
              <w:rPr>
                <w:spacing w:val="-10"/>
              </w:rPr>
              <w:t xml:space="preserve"> </w:t>
            </w:r>
            <w:r>
              <w:t>using</w:t>
            </w:r>
            <w:r>
              <w:rPr>
                <w:spacing w:val="-7"/>
              </w:rPr>
              <w:t xml:space="preserve"> </w:t>
            </w:r>
            <w:r>
              <w:t>signs</w:t>
            </w:r>
            <w:r>
              <w:rPr>
                <w:spacing w:val="-12"/>
              </w:rPr>
              <w:t xml:space="preserve"> </w:t>
            </w:r>
            <w:proofErr w:type="spellStart"/>
            <w:r>
              <w:t>intospeech</w:t>
            </w:r>
            <w:proofErr w:type="spellEnd"/>
            <w:r>
              <w:rPr>
                <w:spacing w:val="-9"/>
              </w:rPr>
              <w:t xml:space="preserve"> </w:t>
            </w:r>
            <w:r>
              <w:t>is</w:t>
            </w:r>
          </w:p>
          <w:p w14:paraId="0A6F8096" w14:textId="77777777" w:rsidR="00B9738E" w:rsidRDefault="00592588">
            <w:pPr>
              <w:pStyle w:val="TableParagraph"/>
              <w:spacing w:before="62" w:line="240" w:lineRule="auto"/>
              <w:ind w:left="122"/>
            </w:pPr>
            <w:r>
              <w:t>accessed</w:t>
            </w:r>
            <w:r>
              <w:rPr>
                <w:spacing w:val="-9"/>
              </w:rPr>
              <w:t xml:space="preserve"> </w:t>
            </w:r>
            <w:r>
              <w:t>only</w:t>
            </w:r>
            <w:r>
              <w:rPr>
                <w:spacing w:val="-8"/>
              </w:rPr>
              <w:t xml:space="preserve"> </w:t>
            </w:r>
            <w:r>
              <w:t>by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user.</w:t>
            </w:r>
          </w:p>
        </w:tc>
      </w:tr>
      <w:tr w:rsidR="00B9738E" w14:paraId="3497B7AE" w14:textId="77777777">
        <w:trPr>
          <w:trHeight w:val="599"/>
        </w:trPr>
        <w:tc>
          <w:tcPr>
            <w:tcW w:w="870" w:type="dxa"/>
          </w:tcPr>
          <w:p w14:paraId="359E3324" w14:textId="77777777" w:rsidR="00B9738E" w:rsidRDefault="00592588">
            <w:pPr>
              <w:pStyle w:val="TableParagraph"/>
              <w:spacing w:line="243" w:lineRule="exact"/>
              <w:ind w:right="121"/>
              <w:jc w:val="right"/>
            </w:pPr>
            <w:r>
              <w:t>NFR-3</w:t>
            </w:r>
          </w:p>
        </w:tc>
        <w:tc>
          <w:tcPr>
            <w:tcW w:w="3315" w:type="dxa"/>
          </w:tcPr>
          <w:p w14:paraId="111CC851" w14:textId="77777777" w:rsidR="00B9738E" w:rsidRDefault="00592588">
            <w:pPr>
              <w:pStyle w:val="TableParagraph"/>
              <w:spacing w:line="243" w:lineRule="exact"/>
              <w:ind w:left="450"/>
              <w:rPr>
                <w:b/>
              </w:rPr>
            </w:pPr>
            <w:r>
              <w:rPr>
                <w:b/>
              </w:rPr>
              <w:t>Reliability</w:t>
            </w:r>
          </w:p>
        </w:tc>
        <w:tc>
          <w:tcPr>
            <w:tcW w:w="4710" w:type="dxa"/>
          </w:tcPr>
          <w:p w14:paraId="183D95E8" w14:textId="77777777" w:rsidR="00B9738E" w:rsidRDefault="00592588">
            <w:pPr>
              <w:pStyle w:val="TableParagraph"/>
              <w:spacing w:line="243" w:lineRule="exact"/>
              <w:ind w:left="122"/>
            </w:pPr>
            <w:r>
              <w:t>Provides</w:t>
            </w:r>
            <w:r>
              <w:rPr>
                <w:spacing w:val="-11"/>
              </w:rPr>
              <w:t xml:space="preserve"> </w:t>
            </w:r>
            <w:r>
              <w:t>insight</w:t>
            </w:r>
            <w:r>
              <w:rPr>
                <w:spacing w:val="-10"/>
              </w:rPr>
              <w:t xml:space="preserve"> </w:t>
            </w:r>
            <w:r>
              <w:t>into</w:t>
            </w:r>
            <w:r>
              <w:rPr>
                <w:spacing w:val="-10"/>
              </w:rPr>
              <w:t xml:space="preserve"> </w:t>
            </w:r>
            <w:r>
              <w:t>potential</w:t>
            </w:r>
            <w:r>
              <w:rPr>
                <w:spacing w:val="-9"/>
              </w:rPr>
              <w:t xml:space="preserve"> </w:t>
            </w:r>
            <w:r>
              <w:t>issues</w:t>
            </w:r>
            <w:r>
              <w:rPr>
                <w:spacing w:val="-6"/>
              </w:rPr>
              <w:t xml:space="preserve"> </w:t>
            </w:r>
            <w:r>
              <w:t>for</w:t>
            </w:r>
            <w:r>
              <w:rPr>
                <w:spacing w:val="-11"/>
              </w:rPr>
              <w:t xml:space="preserve"> </w:t>
            </w:r>
            <w:r>
              <w:t>desktop</w:t>
            </w:r>
          </w:p>
          <w:p w14:paraId="0DACADE4" w14:textId="77777777" w:rsidR="00B9738E" w:rsidRDefault="00592588">
            <w:pPr>
              <w:pStyle w:val="TableParagraph"/>
              <w:spacing w:before="62" w:line="240" w:lineRule="auto"/>
              <w:ind w:left="122"/>
            </w:pPr>
            <w:r>
              <w:t>applications</w:t>
            </w:r>
            <w:r>
              <w:rPr>
                <w:spacing w:val="-12"/>
              </w:rPr>
              <w:t xml:space="preserve"> </w:t>
            </w:r>
            <w:r>
              <w:t>on</w:t>
            </w:r>
            <w:r>
              <w:rPr>
                <w:spacing w:val="-10"/>
              </w:rPr>
              <w:t xml:space="preserve"> </w:t>
            </w:r>
            <w:r>
              <w:t>managed</w:t>
            </w:r>
            <w:r>
              <w:rPr>
                <w:spacing w:val="-9"/>
              </w:rPr>
              <w:t xml:space="preserve"> </w:t>
            </w:r>
            <w:r>
              <w:t>devices.</w:t>
            </w:r>
          </w:p>
        </w:tc>
      </w:tr>
      <w:tr w:rsidR="00B9738E" w14:paraId="47713EBF" w14:textId="77777777">
        <w:trPr>
          <w:trHeight w:val="599"/>
        </w:trPr>
        <w:tc>
          <w:tcPr>
            <w:tcW w:w="870" w:type="dxa"/>
          </w:tcPr>
          <w:p w14:paraId="3B6E5C5D" w14:textId="77777777" w:rsidR="00B9738E" w:rsidRDefault="00592588">
            <w:pPr>
              <w:pStyle w:val="TableParagraph"/>
              <w:spacing w:line="243" w:lineRule="exact"/>
              <w:ind w:right="121"/>
              <w:jc w:val="right"/>
            </w:pPr>
            <w:r>
              <w:t>NFR-4</w:t>
            </w:r>
          </w:p>
        </w:tc>
        <w:tc>
          <w:tcPr>
            <w:tcW w:w="3315" w:type="dxa"/>
          </w:tcPr>
          <w:p w14:paraId="13DA2093" w14:textId="77777777" w:rsidR="00B9738E" w:rsidRDefault="00592588">
            <w:pPr>
              <w:pStyle w:val="TableParagraph"/>
              <w:spacing w:line="243" w:lineRule="exact"/>
              <w:ind w:left="450"/>
              <w:rPr>
                <w:b/>
              </w:rPr>
            </w:pPr>
            <w:r>
              <w:rPr>
                <w:b/>
              </w:rPr>
              <w:t>Performance</w:t>
            </w:r>
          </w:p>
        </w:tc>
        <w:tc>
          <w:tcPr>
            <w:tcW w:w="4710" w:type="dxa"/>
          </w:tcPr>
          <w:p w14:paraId="32205123" w14:textId="77777777" w:rsidR="00B9738E" w:rsidRDefault="00592588">
            <w:pPr>
              <w:pStyle w:val="TableParagraph"/>
              <w:spacing w:line="243" w:lineRule="exact"/>
              <w:ind w:left="122"/>
            </w:pPr>
            <w:r>
              <w:t>The</w:t>
            </w:r>
            <w:r>
              <w:rPr>
                <w:spacing w:val="34"/>
              </w:rPr>
              <w:t xml:space="preserve"> </w:t>
            </w:r>
            <w:proofErr w:type="spellStart"/>
            <w:r>
              <w:t>timefor</w:t>
            </w:r>
            <w:proofErr w:type="spellEnd"/>
            <w:r>
              <w:rPr>
                <w:spacing w:val="-10"/>
              </w:rPr>
              <w:t xml:space="preserve"> </w:t>
            </w:r>
            <w:r>
              <w:t>converting</w:t>
            </w:r>
            <w:r>
              <w:rPr>
                <w:spacing w:val="-7"/>
              </w:rPr>
              <w:t xml:space="preserve"> </w:t>
            </w:r>
            <w:proofErr w:type="spellStart"/>
            <w:r>
              <w:t>signsinto</w:t>
            </w:r>
            <w:proofErr w:type="spellEnd"/>
            <w:r>
              <w:rPr>
                <w:spacing w:val="-8"/>
              </w:rPr>
              <w:t xml:space="preserve"> </w:t>
            </w:r>
            <w:r>
              <w:t>speech</w:t>
            </w:r>
            <w:r>
              <w:rPr>
                <w:spacing w:val="-9"/>
              </w:rPr>
              <w:t xml:space="preserve"> </w:t>
            </w:r>
            <w:proofErr w:type="spellStart"/>
            <w:r>
              <w:t>shouldbe</w:t>
            </w:r>
            <w:proofErr w:type="spellEnd"/>
          </w:p>
          <w:p w14:paraId="1CD58C3A" w14:textId="77777777" w:rsidR="00B9738E" w:rsidRDefault="00592588">
            <w:pPr>
              <w:pStyle w:val="TableParagraph"/>
              <w:spacing w:before="62" w:line="240" w:lineRule="auto"/>
              <w:ind w:left="122"/>
            </w:pPr>
            <w:r>
              <w:t>faster</w:t>
            </w:r>
            <w:r>
              <w:rPr>
                <w:spacing w:val="-11"/>
              </w:rPr>
              <w:t xml:space="preserve"> </w:t>
            </w:r>
            <w:r>
              <w:t>for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real</w:t>
            </w:r>
            <w:r>
              <w:rPr>
                <w:spacing w:val="-9"/>
              </w:rPr>
              <w:t xml:space="preserve"> </w:t>
            </w:r>
            <w:r>
              <w:t>time</w:t>
            </w:r>
            <w:r>
              <w:rPr>
                <w:spacing w:val="-5"/>
              </w:rPr>
              <w:t xml:space="preserve"> </w:t>
            </w:r>
            <w:r>
              <w:t>communication.</w:t>
            </w:r>
          </w:p>
        </w:tc>
      </w:tr>
      <w:tr w:rsidR="00B9738E" w14:paraId="5D2E2423" w14:textId="77777777">
        <w:trPr>
          <w:trHeight w:val="464"/>
        </w:trPr>
        <w:tc>
          <w:tcPr>
            <w:tcW w:w="870" w:type="dxa"/>
          </w:tcPr>
          <w:p w14:paraId="5E810FA2" w14:textId="77777777" w:rsidR="00B9738E" w:rsidRDefault="00592588">
            <w:pPr>
              <w:pStyle w:val="TableParagraph"/>
              <w:spacing w:line="243" w:lineRule="exact"/>
              <w:ind w:right="121"/>
              <w:jc w:val="right"/>
            </w:pPr>
            <w:r>
              <w:t>NFR-5</w:t>
            </w:r>
          </w:p>
        </w:tc>
        <w:tc>
          <w:tcPr>
            <w:tcW w:w="3315" w:type="dxa"/>
          </w:tcPr>
          <w:p w14:paraId="1841A96C" w14:textId="77777777" w:rsidR="00B9738E" w:rsidRDefault="00592588">
            <w:pPr>
              <w:pStyle w:val="TableParagraph"/>
              <w:spacing w:line="243" w:lineRule="exact"/>
              <w:ind w:left="451"/>
              <w:rPr>
                <w:b/>
              </w:rPr>
            </w:pPr>
            <w:r>
              <w:rPr>
                <w:b/>
              </w:rPr>
              <w:t>Availability</w:t>
            </w:r>
          </w:p>
        </w:tc>
        <w:tc>
          <w:tcPr>
            <w:tcW w:w="4710" w:type="dxa"/>
          </w:tcPr>
          <w:p w14:paraId="2A0D5978" w14:textId="77777777" w:rsidR="00B9738E" w:rsidRDefault="00592588">
            <w:pPr>
              <w:pStyle w:val="TableParagraph"/>
              <w:spacing w:line="243" w:lineRule="exact"/>
              <w:ind w:left="122"/>
            </w:pPr>
            <w:r>
              <w:t>Provides</w:t>
            </w:r>
            <w:r>
              <w:rPr>
                <w:spacing w:val="-11"/>
              </w:rPr>
              <w:t xml:space="preserve"> </w:t>
            </w:r>
            <w:r>
              <w:t>automatic</w:t>
            </w:r>
            <w:r>
              <w:rPr>
                <w:spacing w:val="-8"/>
              </w:rPr>
              <w:t xml:space="preserve"> </w:t>
            </w:r>
            <w:r>
              <w:t>recovery</w:t>
            </w:r>
            <w:r>
              <w:rPr>
                <w:spacing w:val="-8"/>
              </w:rPr>
              <w:t xml:space="preserve"> </w:t>
            </w:r>
            <w:r>
              <w:t>as</w:t>
            </w:r>
            <w:r>
              <w:rPr>
                <w:spacing w:val="-10"/>
              </w:rPr>
              <w:t xml:space="preserve"> </w:t>
            </w:r>
            <w:proofErr w:type="spellStart"/>
            <w:r>
              <w:t>muchas</w:t>
            </w:r>
            <w:proofErr w:type="spellEnd"/>
            <w:r>
              <w:rPr>
                <w:spacing w:val="-9"/>
              </w:rPr>
              <w:t xml:space="preserve"> </w:t>
            </w:r>
            <w:r>
              <w:t>possible.</w:t>
            </w:r>
          </w:p>
        </w:tc>
      </w:tr>
      <w:tr w:rsidR="00B9738E" w14:paraId="64AB501C" w14:textId="77777777">
        <w:trPr>
          <w:trHeight w:val="1319"/>
        </w:trPr>
        <w:tc>
          <w:tcPr>
            <w:tcW w:w="870" w:type="dxa"/>
          </w:tcPr>
          <w:p w14:paraId="4E2D40DC" w14:textId="77777777" w:rsidR="00B9738E" w:rsidRDefault="00592588">
            <w:pPr>
              <w:pStyle w:val="TableParagraph"/>
              <w:spacing w:line="243" w:lineRule="exact"/>
              <w:ind w:right="121"/>
              <w:jc w:val="right"/>
            </w:pPr>
            <w:r>
              <w:t>NFR-6</w:t>
            </w:r>
          </w:p>
        </w:tc>
        <w:tc>
          <w:tcPr>
            <w:tcW w:w="3315" w:type="dxa"/>
          </w:tcPr>
          <w:p w14:paraId="391E1236" w14:textId="77777777" w:rsidR="00B9738E" w:rsidRDefault="00B9738E">
            <w:pPr>
              <w:pStyle w:val="TableParagraph"/>
              <w:spacing w:before="5" w:line="240" w:lineRule="auto"/>
              <w:rPr>
                <w:b/>
                <w:sz w:val="26"/>
              </w:rPr>
            </w:pPr>
          </w:p>
          <w:p w14:paraId="51AD76BC" w14:textId="77777777" w:rsidR="00B9738E" w:rsidRDefault="00592588">
            <w:pPr>
              <w:pStyle w:val="TableParagraph"/>
              <w:spacing w:line="240" w:lineRule="auto"/>
              <w:ind w:left="451"/>
              <w:rPr>
                <w:b/>
              </w:rPr>
            </w:pPr>
            <w:r>
              <w:rPr>
                <w:b/>
                <w:color w:val="202020"/>
              </w:rPr>
              <w:t>Scalability</w:t>
            </w:r>
          </w:p>
        </w:tc>
        <w:tc>
          <w:tcPr>
            <w:tcW w:w="4710" w:type="dxa"/>
          </w:tcPr>
          <w:p w14:paraId="06B0F154" w14:textId="77777777" w:rsidR="00B9738E" w:rsidRDefault="00592588">
            <w:pPr>
              <w:pStyle w:val="TableParagraph"/>
              <w:spacing w:line="300" w:lineRule="auto"/>
              <w:ind w:left="122" w:right="-15"/>
            </w:pPr>
            <w:r>
              <w:t>This app enables deaf and dumb people to convey</w:t>
            </w:r>
            <w:r>
              <w:rPr>
                <w:spacing w:val="1"/>
              </w:rPr>
              <w:t xml:space="preserve"> </w:t>
            </w:r>
            <w:r>
              <w:t>their</w:t>
            </w:r>
            <w:r>
              <w:rPr>
                <w:spacing w:val="-11"/>
              </w:rPr>
              <w:t xml:space="preserve"> </w:t>
            </w:r>
            <w:r>
              <w:t>information</w:t>
            </w:r>
            <w:r>
              <w:rPr>
                <w:spacing w:val="-9"/>
              </w:rPr>
              <w:t xml:space="preserve"> </w:t>
            </w:r>
            <w:r>
              <w:t>using</w:t>
            </w:r>
            <w:r>
              <w:rPr>
                <w:spacing w:val="-7"/>
              </w:rPr>
              <w:t xml:space="preserve"> </w:t>
            </w:r>
            <w:r>
              <w:t>signs</w:t>
            </w:r>
            <w:r>
              <w:rPr>
                <w:spacing w:val="-6"/>
              </w:rPr>
              <w:t xml:space="preserve"> </w:t>
            </w:r>
            <w:r>
              <w:t>which</w:t>
            </w:r>
            <w:r>
              <w:rPr>
                <w:spacing w:val="-10"/>
              </w:rPr>
              <w:t xml:space="preserve"> </w:t>
            </w:r>
            <w:r>
              <w:t>get</w:t>
            </w:r>
            <w:r>
              <w:rPr>
                <w:spacing w:val="-7"/>
              </w:rPr>
              <w:t xml:space="preserve"> </w:t>
            </w:r>
            <w:r>
              <w:t>converted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52"/>
              </w:rPr>
              <w:t xml:space="preserve"> </w:t>
            </w:r>
            <w:r>
              <w:t>human-understandable</w:t>
            </w:r>
            <w:r>
              <w:rPr>
                <w:spacing w:val="-10"/>
              </w:rPr>
              <w:t xml:space="preserve"> </w:t>
            </w:r>
            <w:r>
              <w:t>language</w:t>
            </w:r>
            <w:r>
              <w:rPr>
                <w:spacing w:val="-9"/>
              </w:rPr>
              <w:t xml:space="preserve"> </w:t>
            </w:r>
            <w:r>
              <w:t>and</w:t>
            </w:r>
            <w:r>
              <w:rPr>
                <w:spacing w:val="-9"/>
              </w:rPr>
              <w:t xml:space="preserve"> </w:t>
            </w:r>
            <w:proofErr w:type="spellStart"/>
            <w:r>
              <w:t>speechis</w:t>
            </w:r>
            <w:proofErr w:type="spellEnd"/>
          </w:p>
          <w:p w14:paraId="4D26CDA0" w14:textId="77777777" w:rsidR="00B9738E" w:rsidRDefault="00592588">
            <w:pPr>
              <w:pStyle w:val="TableParagraph"/>
              <w:spacing w:line="249" w:lineRule="exact"/>
              <w:ind w:left="122"/>
            </w:pPr>
            <w:r>
              <w:t>given</w:t>
            </w:r>
            <w:r>
              <w:rPr>
                <w:spacing w:val="-6"/>
              </w:rPr>
              <w:t xml:space="preserve"> </w:t>
            </w:r>
            <w:r>
              <w:t>as</w:t>
            </w:r>
            <w:r>
              <w:rPr>
                <w:spacing w:val="-6"/>
              </w:rPr>
              <w:t xml:space="preserve"> </w:t>
            </w:r>
            <w:r>
              <w:t>output.</w:t>
            </w:r>
          </w:p>
        </w:tc>
      </w:tr>
    </w:tbl>
    <w:p w14:paraId="1B2D2BF9" w14:textId="77777777" w:rsidR="00B9738E" w:rsidRDefault="00B9738E">
      <w:pPr>
        <w:spacing w:line="249" w:lineRule="exact"/>
        <w:sectPr w:rsidR="00B9738E">
          <w:pgSz w:w="12240" w:h="15840"/>
          <w:pgMar w:top="1240" w:right="440" w:bottom="280" w:left="480" w:header="720" w:footer="720" w:gutter="0"/>
          <w:cols w:space="720"/>
        </w:sectPr>
      </w:pPr>
    </w:p>
    <w:p w14:paraId="53190C69" w14:textId="5AA41450" w:rsidR="00BD0997" w:rsidRDefault="00BD0997" w:rsidP="00BD0997">
      <w:pPr>
        <w:pStyle w:val="Heading1"/>
        <w:ind w:left="0"/>
        <w:jc w:val="left"/>
      </w:pPr>
      <w:r>
        <w:lastRenderedPageBreak/>
        <w:t xml:space="preserve">    PROJECT DESIGN</w:t>
      </w:r>
    </w:p>
    <w:p w14:paraId="0C5F1F73" w14:textId="77777777" w:rsidR="00B9738E" w:rsidRDefault="00B9738E">
      <w:pPr>
        <w:pStyle w:val="BodyText"/>
        <w:rPr>
          <w:b/>
          <w:sz w:val="20"/>
        </w:rPr>
      </w:pPr>
    </w:p>
    <w:p w14:paraId="38464057" w14:textId="77777777" w:rsidR="00B9738E" w:rsidRDefault="00B9738E">
      <w:pPr>
        <w:pStyle w:val="BodyText"/>
        <w:rPr>
          <w:b/>
          <w:sz w:val="20"/>
        </w:rPr>
      </w:pPr>
    </w:p>
    <w:p w14:paraId="45CDC37B" w14:textId="55CD05E3" w:rsidR="00B9738E" w:rsidRDefault="00BD4F51">
      <w:pPr>
        <w:pStyle w:val="BodyText"/>
        <w:ind w:left="97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9FD1047" wp14:editId="485090BA">
                <wp:extent cx="5953125" cy="438785"/>
                <wp:effectExtent l="0" t="4445" r="0" b="4445"/>
                <wp:docPr id="80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438785"/>
                          <a:chOff x="0" y="0"/>
                          <a:chExt cx="9375" cy="691"/>
                        </a:xfrm>
                      </wpg:grpSpPr>
                      <wps:wsp>
                        <wps:cNvPr id="81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75" cy="690"/>
                          </a:xfrm>
                          <a:prstGeom prst="rect">
                            <a:avLst/>
                          </a:prstGeom>
                          <a:solidFill>
                            <a:srgbClr val="CFD0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AutoShape 6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9375" cy="690"/>
                          </a:xfrm>
                          <a:custGeom>
                            <a:avLst/>
                            <a:gdLst>
                              <a:gd name="T0" fmla="*/ 120 w 9375"/>
                              <a:gd name="T1" fmla="*/ 0 h 690"/>
                              <a:gd name="T2" fmla="*/ 271 w 9375"/>
                              <a:gd name="T3" fmla="*/ 0 h 690"/>
                              <a:gd name="T4" fmla="*/ 421 w 9375"/>
                              <a:gd name="T5" fmla="*/ 0 h 690"/>
                              <a:gd name="T6" fmla="*/ 572 w 9375"/>
                              <a:gd name="T7" fmla="*/ 0 h 690"/>
                              <a:gd name="T8" fmla="*/ 722 w 9375"/>
                              <a:gd name="T9" fmla="*/ 0 h 690"/>
                              <a:gd name="T10" fmla="*/ 873 w 9375"/>
                              <a:gd name="T11" fmla="*/ 0 h 690"/>
                              <a:gd name="T12" fmla="*/ 1023 w 9375"/>
                              <a:gd name="T13" fmla="*/ 0 h 690"/>
                              <a:gd name="T14" fmla="*/ 1174 w 9375"/>
                              <a:gd name="T15" fmla="*/ 0 h 690"/>
                              <a:gd name="T16" fmla="*/ 1324 w 9375"/>
                              <a:gd name="T17" fmla="*/ 0 h 690"/>
                              <a:gd name="T18" fmla="*/ 1475 w 9375"/>
                              <a:gd name="T19" fmla="*/ 0 h 690"/>
                              <a:gd name="T20" fmla="*/ 1625 w 9375"/>
                              <a:gd name="T21" fmla="*/ 0 h 690"/>
                              <a:gd name="T22" fmla="*/ 1776 w 9375"/>
                              <a:gd name="T23" fmla="*/ 0 h 690"/>
                              <a:gd name="T24" fmla="*/ 1926 w 9375"/>
                              <a:gd name="T25" fmla="*/ 0 h 690"/>
                              <a:gd name="T26" fmla="*/ 2077 w 9375"/>
                              <a:gd name="T27" fmla="*/ 0 h 690"/>
                              <a:gd name="T28" fmla="*/ 2227 w 9375"/>
                              <a:gd name="T29" fmla="*/ 0 h 690"/>
                              <a:gd name="T30" fmla="*/ 2377 w 9375"/>
                              <a:gd name="T31" fmla="*/ 0 h 690"/>
                              <a:gd name="T32" fmla="*/ 2528 w 9375"/>
                              <a:gd name="T33" fmla="*/ 0 h 690"/>
                              <a:gd name="T34" fmla="*/ 2678 w 9375"/>
                              <a:gd name="T35" fmla="*/ 0 h 690"/>
                              <a:gd name="T36" fmla="*/ 2829 w 9375"/>
                              <a:gd name="T37" fmla="*/ 0 h 690"/>
                              <a:gd name="T38" fmla="*/ 2979 w 9375"/>
                              <a:gd name="T39" fmla="*/ 0 h 690"/>
                              <a:gd name="T40" fmla="*/ 3130 w 9375"/>
                              <a:gd name="T41" fmla="*/ 0 h 690"/>
                              <a:gd name="T42" fmla="*/ 3280 w 9375"/>
                              <a:gd name="T43" fmla="*/ 0 h 690"/>
                              <a:gd name="T44" fmla="*/ 3431 w 9375"/>
                              <a:gd name="T45" fmla="*/ 0 h 690"/>
                              <a:gd name="T46" fmla="*/ 3581 w 9375"/>
                              <a:gd name="T47" fmla="*/ 0 h 690"/>
                              <a:gd name="T48" fmla="*/ 3732 w 9375"/>
                              <a:gd name="T49" fmla="*/ 0 h 690"/>
                              <a:gd name="T50" fmla="*/ 3882 w 9375"/>
                              <a:gd name="T51" fmla="*/ 0 h 690"/>
                              <a:gd name="T52" fmla="*/ 4033 w 9375"/>
                              <a:gd name="T53" fmla="*/ 0 h 690"/>
                              <a:gd name="T54" fmla="*/ 4183 w 9375"/>
                              <a:gd name="T55" fmla="*/ 0 h 690"/>
                              <a:gd name="T56" fmla="*/ 4334 w 9375"/>
                              <a:gd name="T57" fmla="*/ 0 h 690"/>
                              <a:gd name="T58" fmla="*/ 4484 w 9375"/>
                              <a:gd name="T59" fmla="*/ 0 h 690"/>
                              <a:gd name="T60" fmla="*/ 4635 w 9375"/>
                              <a:gd name="T61" fmla="*/ 0 h 690"/>
                              <a:gd name="T62" fmla="*/ 4785 w 9375"/>
                              <a:gd name="T63" fmla="*/ 0 h 690"/>
                              <a:gd name="T64" fmla="*/ 4936 w 9375"/>
                              <a:gd name="T65" fmla="*/ 0 h 690"/>
                              <a:gd name="T66" fmla="*/ 5086 w 9375"/>
                              <a:gd name="T67" fmla="*/ 0 h 690"/>
                              <a:gd name="T68" fmla="*/ 5237 w 9375"/>
                              <a:gd name="T69" fmla="*/ 0 h 690"/>
                              <a:gd name="T70" fmla="*/ 5387 w 9375"/>
                              <a:gd name="T71" fmla="*/ 0 h 690"/>
                              <a:gd name="T72" fmla="*/ 5538 w 9375"/>
                              <a:gd name="T73" fmla="*/ 0 h 690"/>
                              <a:gd name="T74" fmla="*/ 5688 w 9375"/>
                              <a:gd name="T75" fmla="*/ 0 h 690"/>
                              <a:gd name="T76" fmla="*/ 5839 w 9375"/>
                              <a:gd name="T77" fmla="*/ 0 h 690"/>
                              <a:gd name="T78" fmla="*/ 5989 w 9375"/>
                              <a:gd name="T79" fmla="*/ 0 h 690"/>
                              <a:gd name="T80" fmla="*/ 6140 w 9375"/>
                              <a:gd name="T81" fmla="*/ 0 h 690"/>
                              <a:gd name="T82" fmla="*/ 6290 w 9375"/>
                              <a:gd name="T83" fmla="*/ 0 h 690"/>
                              <a:gd name="T84" fmla="*/ 6441 w 9375"/>
                              <a:gd name="T85" fmla="*/ 0 h 690"/>
                              <a:gd name="T86" fmla="*/ 6591 w 9375"/>
                              <a:gd name="T87" fmla="*/ 0 h 690"/>
                              <a:gd name="T88" fmla="*/ 6742 w 9375"/>
                              <a:gd name="T89" fmla="*/ 0 h 690"/>
                              <a:gd name="T90" fmla="*/ 6892 w 9375"/>
                              <a:gd name="T91" fmla="*/ 0 h 690"/>
                              <a:gd name="T92" fmla="*/ 7042 w 9375"/>
                              <a:gd name="T93" fmla="*/ 0 h 690"/>
                              <a:gd name="T94" fmla="*/ 7193 w 9375"/>
                              <a:gd name="T95" fmla="*/ 0 h 690"/>
                              <a:gd name="T96" fmla="*/ 7343 w 9375"/>
                              <a:gd name="T97" fmla="*/ 0 h 690"/>
                              <a:gd name="T98" fmla="*/ 7494 w 9375"/>
                              <a:gd name="T99" fmla="*/ 0 h 690"/>
                              <a:gd name="T100" fmla="*/ 7644 w 9375"/>
                              <a:gd name="T101" fmla="*/ 0 h 690"/>
                              <a:gd name="T102" fmla="*/ 7795 w 9375"/>
                              <a:gd name="T103" fmla="*/ 0 h 690"/>
                              <a:gd name="T104" fmla="*/ 7945 w 9375"/>
                              <a:gd name="T105" fmla="*/ 0 h 690"/>
                              <a:gd name="T106" fmla="*/ 8096 w 9375"/>
                              <a:gd name="T107" fmla="*/ 0 h 690"/>
                              <a:gd name="T108" fmla="*/ 8246 w 9375"/>
                              <a:gd name="T109" fmla="*/ 0 h 690"/>
                              <a:gd name="T110" fmla="*/ 8397 w 9375"/>
                              <a:gd name="T111" fmla="*/ 0 h 690"/>
                              <a:gd name="T112" fmla="*/ 8547 w 9375"/>
                              <a:gd name="T113" fmla="*/ 0 h 690"/>
                              <a:gd name="T114" fmla="*/ 8698 w 9375"/>
                              <a:gd name="T115" fmla="*/ 0 h 690"/>
                              <a:gd name="T116" fmla="*/ 8848 w 9375"/>
                              <a:gd name="T117" fmla="*/ 0 h 690"/>
                              <a:gd name="T118" fmla="*/ 8999 w 9375"/>
                              <a:gd name="T119" fmla="*/ 0 h 690"/>
                              <a:gd name="T120" fmla="*/ 9149 w 9375"/>
                              <a:gd name="T121" fmla="*/ 0 h 690"/>
                              <a:gd name="T122" fmla="*/ 9300 w 9375"/>
                              <a:gd name="T123" fmla="*/ 0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9375" h="690">
                                <a:moveTo>
                                  <a:pt x="45" y="675"/>
                                </a:moveTo>
                                <a:lnTo>
                                  <a:pt x="0" y="675"/>
                                </a:lnTo>
                                <a:lnTo>
                                  <a:pt x="0" y="690"/>
                                </a:lnTo>
                                <a:lnTo>
                                  <a:pt x="45" y="690"/>
                                </a:lnTo>
                                <a:lnTo>
                                  <a:pt x="45" y="675"/>
                                </a:lnTo>
                                <a:close/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675"/>
                                </a:moveTo>
                                <a:lnTo>
                                  <a:pt x="75" y="675"/>
                                </a:lnTo>
                                <a:lnTo>
                                  <a:pt x="75" y="690"/>
                                </a:lnTo>
                                <a:lnTo>
                                  <a:pt x="120" y="690"/>
                                </a:lnTo>
                                <a:lnTo>
                                  <a:pt x="120" y="675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675"/>
                                </a:moveTo>
                                <a:lnTo>
                                  <a:pt x="150" y="675"/>
                                </a:lnTo>
                                <a:lnTo>
                                  <a:pt x="150" y="690"/>
                                </a:lnTo>
                                <a:lnTo>
                                  <a:pt x="195" y="690"/>
                                </a:lnTo>
                                <a:lnTo>
                                  <a:pt x="195" y="675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1" y="675"/>
                                </a:moveTo>
                                <a:lnTo>
                                  <a:pt x="226" y="675"/>
                                </a:lnTo>
                                <a:lnTo>
                                  <a:pt x="226" y="690"/>
                                </a:lnTo>
                                <a:lnTo>
                                  <a:pt x="271" y="690"/>
                                </a:lnTo>
                                <a:lnTo>
                                  <a:pt x="271" y="675"/>
                                </a:lnTo>
                                <a:close/>
                                <a:moveTo>
                                  <a:pt x="271" y="0"/>
                                </a:moveTo>
                                <a:lnTo>
                                  <a:pt x="226" y="0"/>
                                </a:lnTo>
                                <a:lnTo>
                                  <a:pt x="226" y="15"/>
                                </a:lnTo>
                                <a:lnTo>
                                  <a:pt x="271" y="15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346" y="675"/>
                                </a:moveTo>
                                <a:lnTo>
                                  <a:pt x="301" y="675"/>
                                </a:lnTo>
                                <a:lnTo>
                                  <a:pt x="301" y="690"/>
                                </a:lnTo>
                                <a:lnTo>
                                  <a:pt x="346" y="690"/>
                                </a:lnTo>
                                <a:lnTo>
                                  <a:pt x="346" y="675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675"/>
                                </a:moveTo>
                                <a:lnTo>
                                  <a:pt x="376" y="675"/>
                                </a:lnTo>
                                <a:lnTo>
                                  <a:pt x="376" y="690"/>
                                </a:lnTo>
                                <a:lnTo>
                                  <a:pt x="421" y="690"/>
                                </a:lnTo>
                                <a:lnTo>
                                  <a:pt x="421" y="675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675"/>
                                </a:moveTo>
                                <a:lnTo>
                                  <a:pt x="451" y="675"/>
                                </a:lnTo>
                                <a:lnTo>
                                  <a:pt x="451" y="690"/>
                                </a:lnTo>
                                <a:lnTo>
                                  <a:pt x="496" y="690"/>
                                </a:lnTo>
                                <a:lnTo>
                                  <a:pt x="496" y="675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2" y="675"/>
                                </a:moveTo>
                                <a:lnTo>
                                  <a:pt x="527" y="675"/>
                                </a:lnTo>
                                <a:lnTo>
                                  <a:pt x="527" y="690"/>
                                </a:lnTo>
                                <a:lnTo>
                                  <a:pt x="572" y="690"/>
                                </a:lnTo>
                                <a:lnTo>
                                  <a:pt x="572" y="675"/>
                                </a:lnTo>
                                <a:close/>
                                <a:moveTo>
                                  <a:pt x="572" y="0"/>
                                </a:moveTo>
                                <a:lnTo>
                                  <a:pt x="527" y="0"/>
                                </a:lnTo>
                                <a:lnTo>
                                  <a:pt x="527" y="15"/>
                                </a:lnTo>
                                <a:lnTo>
                                  <a:pt x="572" y="15"/>
                                </a:lnTo>
                                <a:lnTo>
                                  <a:pt x="572" y="0"/>
                                </a:lnTo>
                                <a:close/>
                                <a:moveTo>
                                  <a:pt x="647" y="675"/>
                                </a:moveTo>
                                <a:lnTo>
                                  <a:pt x="602" y="675"/>
                                </a:lnTo>
                                <a:lnTo>
                                  <a:pt x="602" y="690"/>
                                </a:lnTo>
                                <a:lnTo>
                                  <a:pt x="647" y="690"/>
                                </a:lnTo>
                                <a:lnTo>
                                  <a:pt x="647" y="675"/>
                                </a:lnTo>
                                <a:close/>
                                <a:moveTo>
                                  <a:pt x="647" y="0"/>
                                </a:moveTo>
                                <a:lnTo>
                                  <a:pt x="602" y="0"/>
                                </a:lnTo>
                                <a:lnTo>
                                  <a:pt x="602" y="15"/>
                                </a:lnTo>
                                <a:lnTo>
                                  <a:pt x="647" y="15"/>
                                </a:lnTo>
                                <a:lnTo>
                                  <a:pt x="647" y="0"/>
                                </a:lnTo>
                                <a:close/>
                                <a:moveTo>
                                  <a:pt x="722" y="675"/>
                                </a:moveTo>
                                <a:lnTo>
                                  <a:pt x="677" y="675"/>
                                </a:lnTo>
                                <a:lnTo>
                                  <a:pt x="677" y="690"/>
                                </a:lnTo>
                                <a:lnTo>
                                  <a:pt x="722" y="690"/>
                                </a:lnTo>
                                <a:lnTo>
                                  <a:pt x="722" y="675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  <a:moveTo>
                                  <a:pt x="797" y="675"/>
                                </a:moveTo>
                                <a:lnTo>
                                  <a:pt x="752" y="675"/>
                                </a:lnTo>
                                <a:lnTo>
                                  <a:pt x="752" y="690"/>
                                </a:lnTo>
                                <a:lnTo>
                                  <a:pt x="797" y="690"/>
                                </a:lnTo>
                                <a:lnTo>
                                  <a:pt x="797" y="675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3" y="675"/>
                                </a:moveTo>
                                <a:lnTo>
                                  <a:pt x="828" y="675"/>
                                </a:lnTo>
                                <a:lnTo>
                                  <a:pt x="828" y="690"/>
                                </a:lnTo>
                                <a:lnTo>
                                  <a:pt x="873" y="690"/>
                                </a:lnTo>
                                <a:lnTo>
                                  <a:pt x="873" y="675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828" y="0"/>
                                </a:lnTo>
                                <a:lnTo>
                                  <a:pt x="828" y="15"/>
                                </a:lnTo>
                                <a:lnTo>
                                  <a:pt x="873" y="15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48" y="675"/>
                                </a:moveTo>
                                <a:lnTo>
                                  <a:pt x="903" y="675"/>
                                </a:lnTo>
                                <a:lnTo>
                                  <a:pt x="903" y="690"/>
                                </a:lnTo>
                                <a:lnTo>
                                  <a:pt x="948" y="690"/>
                                </a:lnTo>
                                <a:lnTo>
                                  <a:pt x="948" y="675"/>
                                </a:lnTo>
                                <a:close/>
                                <a:moveTo>
                                  <a:pt x="948" y="0"/>
                                </a:moveTo>
                                <a:lnTo>
                                  <a:pt x="903" y="0"/>
                                </a:lnTo>
                                <a:lnTo>
                                  <a:pt x="903" y="15"/>
                                </a:lnTo>
                                <a:lnTo>
                                  <a:pt x="948" y="15"/>
                                </a:lnTo>
                                <a:lnTo>
                                  <a:pt x="948" y="0"/>
                                </a:lnTo>
                                <a:close/>
                                <a:moveTo>
                                  <a:pt x="1023" y="675"/>
                                </a:moveTo>
                                <a:lnTo>
                                  <a:pt x="978" y="675"/>
                                </a:lnTo>
                                <a:lnTo>
                                  <a:pt x="978" y="690"/>
                                </a:lnTo>
                                <a:lnTo>
                                  <a:pt x="1023" y="690"/>
                                </a:lnTo>
                                <a:lnTo>
                                  <a:pt x="1023" y="675"/>
                                </a:lnTo>
                                <a:close/>
                                <a:moveTo>
                                  <a:pt x="1023" y="0"/>
                                </a:moveTo>
                                <a:lnTo>
                                  <a:pt x="978" y="0"/>
                                </a:lnTo>
                                <a:lnTo>
                                  <a:pt x="978" y="15"/>
                                </a:lnTo>
                                <a:lnTo>
                                  <a:pt x="1023" y="15"/>
                                </a:lnTo>
                                <a:lnTo>
                                  <a:pt x="1023" y="0"/>
                                </a:lnTo>
                                <a:close/>
                                <a:moveTo>
                                  <a:pt x="1098" y="675"/>
                                </a:moveTo>
                                <a:lnTo>
                                  <a:pt x="1053" y="675"/>
                                </a:lnTo>
                                <a:lnTo>
                                  <a:pt x="1053" y="690"/>
                                </a:lnTo>
                                <a:lnTo>
                                  <a:pt x="1098" y="690"/>
                                </a:lnTo>
                                <a:lnTo>
                                  <a:pt x="1098" y="675"/>
                                </a:lnTo>
                                <a:close/>
                                <a:moveTo>
                                  <a:pt x="1098" y="0"/>
                                </a:moveTo>
                                <a:lnTo>
                                  <a:pt x="1053" y="0"/>
                                </a:lnTo>
                                <a:lnTo>
                                  <a:pt x="1053" y="15"/>
                                </a:lnTo>
                                <a:lnTo>
                                  <a:pt x="1098" y="15"/>
                                </a:lnTo>
                                <a:lnTo>
                                  <a:pt x="1098" y="0"/>
                                </a:lnTo>
                                <a:close/>
                                <a:moveTo>
                                  <a:pt x="1174" y="675"/>
                                </a:moveTo>
                                <a:lnTo>
                                  <a:pt x="1129" y="675"/>
                                </a:lnTo>
                                <a:lnTo>
                                  <a:pt x="1129" y="690"/>
                                </a:lnTo>
                                <a:lnTo>
                                  <a:pt x="1174" y="690"/>
                                </a:lnTo>
                                <a:lnTo>
                                  <a:pt x="1174" y="675"/>
                                </a:lnTo>
                                <a:close/>
                                <a:moveTo>
                                  <a:pt x="1174" y="0"/>
                                </a:moveTo>
                                <a:lnTo>
                                  <a:pt x="1129" y="0"/>
                                </a:lnTo>
                                <a:lnTo>
                                  <a:pt x="1129" y="15"/>
                                </a:lnTo>
                                <a:lnTo>
                                  <a:pt x="1174" y="15"/>
                                </a:lnTo>
                                <a:lnTo>
                                  <a:pt x="1174" y="0"/>
                                </a:lnTo>
                                <a:close/>
                                <a:moveTo>
                                  <a:pt x="1249" y="675"/>
                                </a:moveTo>
                                <a:lnTo>
                                  <a:pt x="1204" y="675"/>
                                </a:lnTo>
                                <a:lnTo>
                                  <a:pt x="1204" y="690"/>
                                </a:lnTo>
                                <a:lnTo>
                                  <a:pt x="1249" y="690"/>
                                </a:lnTo>
                                <a:lnTo>
                                  <a:pt x="1249" y="675"/>
                                </a:lnTo>
                                <a:close/>
                                <a:moveTo>
                                  <a:pt x="1249" y="0"/>
                                </a:moveTo>
                                <a:lnTo>
                                  <a:pt x="1204" y="0"/>
                                </a:lnTo>
                                <a:lnTo>
                                  <a:pt x="1204" y="15"/>
                                </a:lnTo>
                                <a:lnTo>
                                  <a:pt x="1249" y="15"/>
                                </a:lnTo>
                                <a:lnTo>
                                  <a:pt x="1249" y="0"/>
                                </a:lnTo>
                                <a:close/>
                                <a:moveTo>
                                  <a:pt x="1324" y="675"/>
                                </a:moveTo>
                                <a:lnTo>
                                  <a:pt x="1279" y="675"/>
                                </a:lnTo>
                                <a:lnTo>
                                  <a:pt x="1279" y="690"/>
                                </a:lnTo>
                                <a:lnTo>
                                  <a:pt x="1324" y="690"/>
                                </a:lnTo>
                                <a:lnTo>
                                  <a:pt x="1324" y="675"/>
                                </a:lnTo>
                                <a:close/>
                                <a:moveTo>
                                  <a:pt x="1324" y="0"/>
                                </a:moveTo>
                                <a:lnTo>
                                  <a:pt x="1279" y="0"/>
                                </a:lnTo>
                                <a:lnTo>
                                  <a:pt x="1279" y="15"/>
                                </a:lnTo>
                                <a:lnTo>
                                  <a:pt x="1324" y="15"/>
                                </a:lnTo>
                                <a:lnTo>
                                  <a:pt x="1324" y="0"/>
                                </a:lnTo>
                                <a:close/>
                                <a:moveTo>
                                  <a:pt x="1399" y="675"/>
                                </a:moveTo>
                                <a:lnTo>
                                  <a:pt x="1354" y="675"/>
                                </a:lnTo>
                                <a:lnTo>
                                  <a:pt x="1354" y="690"/>
                                </a:lnTo>
                                <a:lnTo>
                                  <a:pt x="1399" y="690"/>
                                </a:lnTo>
                                <a:lnTo>
                                  <a:pt x="1399" y="675"/>
                                </a:lnTo>
                                <a:close/>
                                <a:moveTo>
                                  <a:pt x="1399" y="0"/>
                                </a:moveTo>
                                <a:lnTo>
                                  <a:pt x="1354" y="0"/>
                                </a:lnTo>
                                <a:lnTo>
                                  <a:pt x="1354" y="15"/>
                                </a:lnTo>
                                <a:lnTo>
                                  <a:pt x="1399" y="15"/>
                                </a:lnTo>
                                <a:lnTo>
                                  <a:pt x="1399" y="0"/>
                                </a:lnTo>
                                <a:close/>
                                <a:moveTo>
                                  <a:pt x="1475" y="675"/>
                                </a:moveTo>
                                <a:lnTo>
                                  <a:pt x="1430" y="675"/>
                                </a:lnTo>
                                <a:lnTo>
                                  <a:pt x="1430" y="690"/>
                                </a:lnTo>
                                <a:lnTo>
                                  <a:pt x="1475" y="690"/>
                                </a:lnTo>
                                <a:lnTo>
                                  <a:pt x="1475" y="675"/>
                                </a:lnTo>
                                <a:close/>
                                <a:moveTo>
                                  <a:pt x="1475" y="0"/>
                                </a:moveTo>
                                <a:lnTo>
                                  <a:pt x="1430" y="0"/>
                                </a:lnTo>
                                <a:lnTo>
                                  <a:pt x="1430" y="15"/>
                                </a:lnTo>
                                <a:lnTo>
                                  <a:pt x="1475" y="15"/>
                                </a:lnTo>
                                <a:lnTo>
                                  <a:pt x="1475" y="0"/>
                                </a:lnTo>
                                <a:close/>
                                <a:moveTo>
                                  <a:pt x="1550" y="675"/>
                                </a:moveTo>
                                <a:lnTo>
                                  <a:pt x="1505" y="675"/>
                                </a:lnTo>
                                <a:lnTo>
                                  <a:pt x="1505" y="690"/>
                                </a:lnTo>
                                <a:lnTo>
                                  <a:pt x="1550" y="690"/>
                                </a:lnTo>
                                <a:lnTo>
                                  <a:pt x="1550" y="675"/>
                                </a:lnTo>
                                <a:close/>
                                <a:moveTo>
                                  <a:pt x="1550" y="0"/>
                                </a:moveTo>
                                <a:lnTo>
                                  <a:pt x="1505" y="0"/>
                                </a:lnTo>
                                <a:lnTo>
                                  <a:pt x="1505" y="15"/>
                                </a:lnTo>
                                <a:lnTo>
                                  <a:pt x="1550" y="15"/>
                                </a:lnTo>
                                <a:lnTo>
                                  <a:pt x="1550" y="0"/>
                                </a:lnTo>
                                <a:close/>
                                <a:moveTo>
                                  <a:pt x="1625" y="675"/>
                                </a:moveTo>
                                <a:lnTo>
                                  <a:pt x="1580" y="675"/>
                                </a:lnTo>
                                <a:lnTo>
                                  <a:pt x="1580" y="690"/>
                                </a:lnTo>
                                <a:lnTo>
                                  <a:pt x="1625" y="690"/>
                                </a:lnTo>
                                <a:lnTo>
                                  <a:pt x="1625" y="675"/>
                                </a:lnTo>
                                <a:close/>
                                <a:moveTo>
                                  <a:pt x="1625" y="0"/>
                                </a:moveTo>
                                <a:lnTo>
                                  <a:pt x="1580" y="0"/>
                                </a:lnTo>
                                <a:lnTo>
                                  <a:pt x="1580" y="15"/>
                                </a:lnTo>
                                <a:lnTo>
                                  <a:pt x="1625" y="15"/>
                                </a:lnTo>
                                <a:lnTo>
                                  <a:pt x="1625" y="0"/>
                                </a:lnTo>
                                <a:close/>
                                <a:moveTo>
                                  <a:pt x="1700" y="675"/>
                                </a:moveTo>
                                <a:lnTo>
                                  <a:pt x="1655" y="675"/>
                                </a:lnTo>
                                <a:lnTo>
                                  <a:pt x="1655" y="690"/>
                                </a:lnTo>
                                <a:lnTo>
                                  <a:pt x="1700" y="690"/>
                                </a:lnTo>
                                <a:lnTo>
                                  <a:pt x="1700" y="675"/>
                                </a:lnTo>
                                <a:close/>
                                <a:moveTo>
                                  <a:pt x="1700" y="0"/>
                                </a:moveTo>
                                <a:lnTo>
                                  <a:pt x="1655" y="0"/>
                                </a:lnTo>
                                <a:lnTo>
                                  <a:pt x="1655" y="15"/>
                                </a:lnTo>
                                <a:lnTo>
                                  <a:pt x="1700" y="15"/>
                                </a:lnTo>
                                <a:lnTo>
                                  <a:pt x="1700" y="0"/>
                                </a:lnTo>
                                <a:close/>
                                <a:moveTo>
                                  <a:pt x="1776" y="675"/>
                                </a:moveTo>
                                <a:lnTo>
                                  <a:pt x="1731" y="675"/>
                                </a:lnTo>
                                <a:lnTo>
                                  <a:pt x="1731" y="690"/>
                                </a:lnTo>
                                <a:lnTo>
                                  <a:pt x="1776" y="690"/>
                                </a:lnTo>
                                <a:lnTo>
                                  <a:pt x="1776" y="675"/>
                                </a:lnTo>
                                <a:close/>
                                <a:moveTo>
                                  <a:pt x="1776" y="0"/>
                                </a:moveTo>
                                <a:lnTo>
                                  <a:pt x="1731" y="0"/>
                                </a:lnTo>
                                <a:lnTo>
                                  <a:pt x="1731" y="15"/>
                                </a:lnTo>
                                <a:lnTo>
                                  <a:pt x="1776" y="15"/>
                                </a:lnTo>
                                <a:lnTo>
                                  <a:pt x="1776" y="0"/>
                                </a:lnTo>
                                <a:close/>
                                <a:moveTo>
                                  <a:pt x="1851" y="675"/>
                                </a:moveTo>
                                <a:lnTo>
                                  <a:pt x="1806" y="675"/>
                                </a:lnTo>
                                <a:lnTo>
                                  <a:pt x="1806" y="690"/>
                                </a:lnTo>
                                <a:lnTo>
                                  <a:pt x="1851" y="690"/>
                                </a:lnTo>
                                <a:lnTo>
                                  <a:pt x="1851" y="675"/>
                                </a:lnTo>
                                <a:close/>
                                <a:moveTo>
                                  <a:pt x="1851" y="0"/>
                                </a:moveTo>
                                <a:lnTo>
                                  <a:pt x="1806" y="0"/>
                                </a:lnTo>
                                <a:lnTo>
                                  <a:pt x="1806" y="15"/>
                                </a:lnTo>
                                <a:lnTo>
                                  <a:pt x="1851" y="15"/>
                                </a:lnTo>
                                <a:lnTo>
                                  <a:pt x="1851" y="0"/>
                                </a:lnTo>
                                <a:close/>
                                <a:moveTo>
                                  <a:pt x="1926" y="675"/>
                                </a:moveTo>
                                <a:lnTo>
                                  <a:pt x="1881" y="675"/>
                                </a:lnTo>
                                <a:lnTo>
                                  <a:pt x="1881" y="690"/>
                                </a:lnTo>
                                <a:lnTo>
                                  <a:pt x="1926" y="690"/>
                                </a:lnTo>
                                <a:lnTo>
                                  <a:pt x="1926" y="675"/>
                                </a:lnTo>
                                <a:close/>
                                <a:moveTo>
                                  <a:pt x="1926" y="0"/>
                                </a:moveTo>
                                <a:lnTo>
                                  <a:pt x="1881" y="0"/>
                                </a:lnTo>
                                <a:lnTo>
                                  <a:pt x="1881" y="15"/>
                                </a:lnTo>
                                <a:lnTo>
                                  <a:pt x="1926" y="15"/>
                                </a:lnTo>
                                <a:lnTo>
                                  <a:pt x="1926" y="0"/>
                                </a:lnTo>
                                <a:close/>
                                <a:moveTo>
                                  <a:pt x="2001" y="675"/>
                                </a:moveTo>
                                <a:lnTo>
                                  <a:pt x="1956" y="675"/>
                                </a:lnTo>
                                <a:lnTo>
                                  <a:pt x="1956" y="690"/>
                                </a:lnTo>
                                <a:lnTo>
                                  <a:pt x="2001" y="690"/>
                                </a:lnTo>
                                <a:lnTo>
                                  <a:pt x="2001" y="675"/>
                                </a:lnTo>
                                <a:close/>
                                <a:moveTo>
                                  <a:pt x="2001" y="0"/>
                                </a:moveTo>
                                <a:lnTo>
                                  <a:pt x="1956" y="0"/>
                                </a:lnTo>
                                <a:lnTo>
                                  <a:pt x="1956" y="15"/>
                                </a:lnTo>
                                <a:lnTo>
                                  <a:pt x="2001" y="15"/>
                                </a:lnTo>
                                <a:lnTo>
                                  <a:pt x="2001" y="0"/>
                                </a:lnTo>
                                <a:close/>
                                <a:moveTo>
                                  <a:pt x="2077" y="675"/>
                                </a:moveTo>
                                <a:lnTo>
                                  <a:pt x="2032" y="675"/>
                                </a:lnTo>
                                <a:lnTo>
                                  <a:pt x="2032" y="690"/>
                                </a:lnTo>
                                <a:lnTo>
                                  <a:pt x="2077" y="690"/>
                                </a:lnTo>
                                <a:lnTo>
                                  <a:pt x="2077" y="675"/>
                                </a:lnTo>
                                <a:close/>
                                <a:moveTo>
                                  <a:pt x="2077" y="0"/>
                                </a:moveTo>
                                <a:lnTo>
                                  <a:pt x="2032" y="0"/>
                                </a:lnTo>
                                <a:lnTo>
                                  <a:pt x="2032" y="15"/>
                                </a:lnTo>
                                <a:lnTo>
                                  <a:pt x="2077" y="15"/>
                                </a:lnTo>
                                <a:lnTo>
                                  <a:pt x="2077" y="0"/>
                                </a:lnTo>
                                <a:close/>
                                <a:moveTo>
                                  <a:pt x="2152" y="675"/>
                                </a:moveTo>
                                <a:lnTo>
                                  <a:pt x="2107" y="675"/>
                                </a:lnTo>
                                <a:lnTo>
                                  <a:pt x="2107" y="690"/>
                                </a:lnTo>
                                <a:lnTo>
                                  <a:pt x="2152" y="690"/>
                                </a:lnTo>
                                <a:lnTo>
                                  <a:pt x="2152" y="675"/>
                                </a:lnTo>
                                <a:close/>
                                <a:moveTo>
                                  <a:pt x="2152" y="0"/>
                                </a:moveTo>
                                <a:lnTo>
                                  <a:pt x="2107" y="0"/>
                                </a:lnTo>
                                <a:lnTo>
                                  <a:pt x="2107" y="15"/>
                                </a:lnTo>
                                <a:lnTo>
                                  <a:pt x="2152" y="15"/>
                                </a:lnTo>
                                <a:lnTo>
                                  <a:pt x="2152" y="0"/>
                                </a:lnTo>
                                <a:close/>
                                <a:moveTo>
                                  <a:pt x="2227" y="675"/>
                                </a:moveTo>
                                <a:lnTo>
                                  <a:pt x="2182" y="675"/>
                                </a:lnTo>
                                <a:lnTo>
                                  <a:pt x="2182" y="690"/>
                                </a:lnTo>
                                <a:lnTo>
                                  <a:pt x="2227" y="690"/>
                                </a:lnTo>
                                <a:lnTo>
                                  <a:pt x="2227" y="675"/>
                                </a:lnTo>
                                <a:close/>
                                <a:moveTo>
                                  <a:pt x="2227" y="0"/>
                                </a:moveTo>
                                <a:lnTo>
                                  <a:pt x="2182" y="0"/>
                                </a:lnTo>
                                <a:lnTo>
                                  <a:pt x="2182" y="15"/>
                                </a:lnTo>
                                <a:lnTo>
                                  <a:pt x="2227" y="15"/>
                                </a:lnTo>
                                <a:lnTo>
                                  <a:pt x="2227" y="0"/>
                                </a:lnTo>
                                <a:close/>
                                <a:moveTo>
                                  <a:pt x="2302" y="675"/>
                                </a:moveTo>
                                <a:lnTo>
                                  <a:pt x="2257" y="675"/>
                                </a:lnTo>
                                <a:lnTo>
                                  <a:pt x="2257" y="690"/>
                                </a:lnTo>
                                <a:lnTo>
                                  <a:pt x="2302" y="690"/>
                                </a:lnTo>
                                <a:lnTo>
                                  <a:pt x="2302" y="675"/>
                                </a:lnTo>
                                <a:close/>
                                <a:moveTo>
                                  <a:pt x="2302" y="0"/>
                                </a:moveTo>
                                <a:lnTo>
                                  <a:pt x="2257" y="0"/>
                                </a:lnTo>
                                <a:lnTo>
                                  <a:pt x="2257" y="15"/>
                                </a:lnTo>
                                <a:lnTo>
                                  <a:pt x="2302" y="15"/>
                                </a:lnTo>
                                <a:lnTo>
                                  <a:pt x="2302" y="0"/>
                                </a:lnTo>
                                <a:close/>
                                <a:moveTo>
                                  <a:pt x="2377" y="675"/>
                                </a:moveTo>
                                <a:lnTo>
                                  <a:pt x="2332" y="675"/>
                                </a:lnTo>
                                <a:lnTo>
                                  <a:pt x="2332" y="690"/>
                                </a:lnTo>
                                <a:lnTo>
                                  <a:pt x="2377" y="690"/>
                                </a:lnTo>
                                <a:lnTo>
                                  <a:pt x="2377" y="675"/>
                                </a:lnTo>
                                <a:close/>
                                <a:moveTo>
                                  <a:pt x="2377" y="0"/>
                                </a:moveTo>
                                <a:lnTo>
                                  <a:pt x="2332" y="0"/>
                                </a:lnTo>
                                <a:lnTo>
                                  <a:pt x="2332" y="15"/>
                                </a:lnTo>
                                <a:lnTo>
                                  <a:pt x="2377" y="15"/>
                                </a:lnTo>
                                <a:lnTo>
                                  <a:pt x="2377" y="0"/>
                                </a:lnTo>
                                <a:close/>
                                <a:moveTo>
                                  <a:pt x="2453" y="675"/>
                                </a:moveTo>
                                <a:lnTo>
                                  <a:pt x="2408" y="675"/>
                                </a:lnTo>
                                <a:lnTo>
                                  <a:pt x="2408" y="690"/>
                                </a:lnTo>
                                <a:lnTo>
                                  <a:pt x="2453" y="690"/>
                                </a:lnTo>
                                <a:lnTo>
                                  <a:pt x="2453" y="675"/>
                                </a:lnTo>
                                <a:close/>
                                <a:moveTo>
                                  <a:pt x="2453" y="0"/>
                                </a:moveTo>
                                <a:lnTo>
                                  <a:pt x="2408" y="0"/>
                                </a:lnTo>
                                <a:lnTo>
                                  <a:pt x="2408" y="15"/>
                                </a:lnTo>
                                <a:lnTo>
                                  <a:pt x="2453" y="15"/>
                                </a:lnTo>
                                <a:lnTo>
                                  <a:pt x="2453" y="0"/>
                                </a:lnTo>
                                <a:close/>
                                <a:moveTo>
                                  <a:pt x="2528" y="675"/>
                                </a:moveTo>
                                <a:lnTo>
                                  <a:pt x="2483" y="675"/>
                                </a:lnTo>
                                <a:lnTo>
                                  <a:pt x="2483" y="690"/>
                                </a:lnTo>
                                <a:lnTo>
                                  <a:pt x="2528" y="690"/>
                                </a:lnTo>
                                <a:lnTo>
                                  <a:pt x="2528" y="675"/>
                                </a:lnTo>
                                <a:close/>
                                <a:moveTo>
                                  <a:pt x="2528" y="0"/>
                                </a:moveTo>
                                <a:lnTo>
                                  <a:pt x="2483" y="0"/>
                                </a:lnTo>
                                <a:lnTo>
                                  <a:pt x="2483" y="15"/>
                                </a:lnTo>
                                <a:lnTo>
                                  <a:pt x="2528" y="15"/>
                                </a:lnTo>
                                <a:lnTo>
                                  <a:pt x="2528" y="0"/>
                                </a:lnTo>
                                <a:close/>
                                <a:moveTo>
                                  <a:pt x="2603" y="675"/>
                                </a:moveTo>
                                <a:lnTo>
                                  <a:pt x="2558" y="675"/>
                                </a:lnTo>
                                <a:lnTo>
                                  <a:pt x="2558" y="690"/>
                                </a:lnTo>
                                <a:lnTo>
                                  <a:pt x="2603" y="690"/>
                                </a:lnTo>
                                <a:lnTo>
                                  <a:pt x="2603" y="675"/>
                                </a:lnTo>
                                <a:close/>
                                <a:moveTo>
                                  <a:pt x="2603" y="0"/>
                                </a:moveTo>
                                <a:lnTo>
                                  <a:pt x="2558" y="0"/>
                                </a:lnTo>
                                <a:lnTo>
                                  <a:pt x="2558" y="15"/>
                                </a:lnTo>
                                <a:lnTo>
                                  <a:pt x="2603" y="15"/>
                                </a:lnTo>
                                <a:lnTo>
                                  <a:pt x="2603" y="0"/>
                                </a:lnTo>
                                <a:close/>
                                <a:moveTo>
                                  <a:pt x="2678" y="675"/>
                                </a:moveTo>
                                <a:lnTo>
                                  <a:pt x="2633" y="675"/>
                                </a:lnTo>
                                <a:lnTo>
                                  <a:pt x="2633" y="690"/>
                                </a:lnTo>
                                <a:lnTo>
                                  <a:pt x="2678" y="690"/>
                                </a:lnTo>
                                <a:lnTo>
                                  <a:pt x="2678" y="675"/>
                                </a:lnTo>
                                <a:close/>
                                <a:moveTo>
                                  <a:pt x="2678" y="0"/>
                                </a:moveTo>
                                <a:lnTo>
                                  <a:pt x="2633" y="0"/>
                                </a:lnTo>
                                <a:lnTo>
                                  <a:pt x="2633" y="15"/>
                                </a:lnTo>
                                <a:lnTo>
                                  <a:pt x="2678" y="15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54" y="675"/>
                                </a:moveTo>
                                <a:lnTo>
                                  <a:pt x="2709" y="675"/>
                                </a:lnTo>
                                <a:lnTo>
                                  <a:pt x="2709" y="690"/>
                                </a:lnTo>
                                <a:lnTo>
                                  <a:pt x="2754" y="690"/>
                                </a:lnTo>
                                <a:lnTo>
                                  <a:pt x="2754" y="675"/>
                                </a:lnTo>
                                <a:close/>
                                <a:moveTo>
                                  <a:pt x="2754" y="0"/>
                                </a:moveTo>
                                <a:lnTo>
                                  <a:pt x="2709" y="0"/>
                                </a:lnTo>
                                <a:lnTo>
                                  <a:pt x="2709" y="15"/>
                                </a:lnTo>
                                <a:lnTo>
                                  <a:pt x="2754" y="15"/>
                                </a:lnTo>
                                <a:lnTo>
                                  <a:pt x="2754" y="0"/>
                                </a:lnTo>
                                <a:close/>
                                <a:moveTo>
                                  <a:pt x="2829" y="675"/>
                                </a:moveTo>
                                <a:lnTo>
                                  <a:pt x="2784" y="675"/>
                                </a:lnTo>
                                <a:lnTo>
                                  <a:pt x="2784" y="690"/>
                                </a:lnTo>
                                <a:lnTo>
                                  <a:pt x="2829" y="690"/>
                                </a:lnTo>
                                <a:lnTo>
                                  <a:pt x="2829" y="675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84" y="0"/>
                                </a:lnTo>
                                <a:lnTo>
                                  <a:pt x="2784" y="15"/>
                                </a:lnTo>
                                <a:lnTo>
                                  <a:pt x="2829" y="15"/>
                                </a:lnTo>
                                <a:lnTo>
                                  <a:pt x="2829" y="0"/>
                                </a:lnTo>
                                <a:close/>
                                <a:moveTo>
                                  <a:pt x="2904" y="675"/>
                                </a:moveTo>
                                <a:lnTo>
                                  <a:pt x="2859" y="675"/>
                                </a:lnTo>
                                <a:lnTo>
                                  <a:pt x="2859" y="690"/>
                                </a:lnTo>
                                <a:lnTo>
                                  <a:pt x="2904" y="690"/>
                                </a:lnTo>
                                <a:lnTo>
                                  <a:pt x="2904" y="675"/>
                                </a:lnTo>
                                <a:close/>
                                <a:moveTo>
                                  <a:pt x="2904" y="0"/>
                                </a:moveTo>
                                <a:lnTo>
                                  <a:pt x="2859" y="0"/>
                                </a:lnTo>
                                <a:lnTo>
                                  <a:pt x="2859" y="15"/>
                                </a:lnTo>
                                <a:lnTo>
                                  <a:pt x="2904" y="15"/>
                                </a:lnTo>
                                <a:lnTo>
                                  <a:pt x="2904" y="0"/>
                                </a:lnTo>
                                <a:close/>
                                <a:moveTo>
                                  <a:pt x="2979" y="675"/>
                                </a:moveTo>
                                <a:lnTo>
                                  <a:pt x="2934" y="675"/>
                                </a:lnTo>
                                <a:lnTo>
                                  <a:pt x="2934" y="690"/>
                                </a:lnTo>
                                <a:lnTo>
                                  <a:pt x="2979" y="690"/>
                                </a:lnTo>
                                <a:lnTo>
                                  <a:pt x="2979" y="675"/>
                                </a:lnTo>
                                <a:close/>
                                <a:moveTo>
                                  <a:pt x="2979" y="0"/>
                                </a:moveTo>
                                <a:lnTo>
                                  <a:pt x="2934" y="0"/>
                                </a:lnTo>
                                <a:lnTo>
                                  <a:pt x="2934" y="15"/>
                                </a:lnTo>
                                <a:lnTo>
                                  <a:pt x="2979" y="15"/>
                                </a:lnTo>
                                <a:lnTo>
                                  <a:pt x="2979" y="0"/>
                                </a:lnTo>
                                <a:close/>
                                <a:moveTo>
                                  <a:pt x="3055" y="675"/>
                                </a:moveTo>
                                <a:lnTo>
                                  <a:pt x="3010" y="675"/>
                                </a:lnTo>
                                <a:lnTo>
                                  <a:pt x="3010" y="690"/>
                                </a:lnTo>
                                <a:lnTo>
                                  <a:pt x="3055" y="690"/>
                                </a:lnTo>
                                <a:lnTo>
                                  <a:pt x="3055" y="675"/>
                                </a:lnTo>
                                <a:close/>
                                <a:moveTo>
                                  <a:pt x="3055" y="0"/>
                                </a:moveTo>
                                <a:lnTo>
                                  <a:pt x="3010" y="0"/>
                                </a:lnTo>
                                <a:lnTo>
                                  <a:pt x="3010" y="15"/>
                                </a:lnTo>
                                <a:lnTo>
                                  <a:pt x="3055" y="15"/>
                                </a:lnTo>
                                <a:lnTo>
                                  <a:pt x="3055" y="0"/>
                                </a:lnTo>
                                <a:close/>
                                <a:moveTo>
                                  <a:pt x="3130" y="675"/>
                                </a:moveTo>
                                <a:lnTo>
                                  <a:pt x="3085" y="675"/>
                                </a:lnTo>
                                <a:lnTo>
                                  <a:pt x="3085" y="690"/>
                                </a:lnTo>
                                <a:lnTo>
                                  <a:pt x="3130" y="690"/>
                                </a:lnTo>
                                <a:lnTo>
                                  <a:pt x="3130" y="675"/>
                                </a:lnTo>
                                <a:close/>
                                <a:moveTo>
                                  <a:pt x="3130" y="0"/>
                                </a:moveTo>
                                <a:lnTo>
                                  <a:pt x="3085" y="0"/>
                                </a:lnTo>
                                <a:lnTo>
                                  <a:pt x="3085" y="15"/>
                                </a:lnTo>
                                <a:lnTo>
                                  <a:pt x="3130" y="15"/>
                                </a:lnTo>
                                <a:lnTo>
                                  <a:pt x="3130" y="0"/>
                                </a:lnTo>
                                <a:close/>
                                <a:moveTo>
                                  <a:pt x="3205" y="675"/>
                                </a:moveTo>
                                <a:lnTo>
                                  <a:pt x="3160" y="675"/>
                                </a:lnTo>
                                <a:lnTo>
                                  <a:pt x="3160" y="690"/>
                                </a:lnTo>
                                <a:lnTo>
                                  <a:pt x="3205" y="690"/>
                                </a:lnTo>
                                <a:lnTo>
                                  <a:pt x="3205" y="675"/>
                                </a:lnTo>
                                <a:close/>
                                <a:moveTo>
                                  <a:pt x="3205" y="0"/>
                                </a:moveTo>
                                <a:lnTo>
                                  <a:pt x="3160" y="0"/>
                                </a:lnTo>
                                <a:lnTo>
                                  <a:pt x="3160" y="15"/>
                                </a:lnTo>
                                <a:lnTo>
                                  <a:pt x="3205" y="15"/>
                                </a:lnTo>
                                <a:lnTo>
                                  <a:pt x="3205" y="0"/>
                                </a:lnTo>
                                <a:close/>
                                <a:moveTo>
                                  <a:pt x="3280" y="675"/>
                                </a:moveTo>
                                <a:lnTo>
                                  <a:pt x="3235" y="675"/>
                                </a:lnTo>
                                <a:lnTo>
                                  <a:pt x="3235" y="690"/>
                                </a:lnTo>
                                <a:lnTo>
                                  <a:pt x="3280" y="690"/>
                                </a:lnTo>
                                <a:lnTo>
                                  <a:pt x="3280" y="675"/>
                                </a:lnTo>
                                <a:close/>
                                <a:moveTo>
                                  <a:pt x="3280" y="0"/>
                                </a:moveTo>
                                <a:lnTo>
                                  <a:pt x="3235" y="0"/>
                                </a:lnTo>
                                <a:lnTo>
                                  <a:pt x="3235" y="15"/>
                                </a:lnTo>
                                <a:lnTo>
                                  <a:pt x="3280" y="15"/>
                                </a:lnTo>
                                <a:lnTo>
                                  <a:pt x="3280" y="0"/>
                                </a:lnTo>
                                <a:close/>
                                <a:moveTo>
                                  <a:pt x="3356" y="675"/>
                                </a:moveTo>
                                <a:lnTo>
                                  <a:pt x="3311" y="675"/>
                                </a:lnTo>
                                <a:lnTo>
                                  <a:pt x="3311" y="690"/>
                                </a:lnTo>
                                <a:lnTo>
                                  <a:pt x="3356" y="690"/>
                                </a:lnTo>
                                <a:lnTo>
                                  <a:pt x="3356" y="675"/>
                                </a:lnTo>
                                <a:close/>
                                <a:moveTo>
                                  <a:pt x="3356" y="0"/>
                                </a:moveTo>
                                <a:lnTo>
                                  <a:pt x="3311" y="0"/>
                                </a:lnTo>
                                <a:lnTo>
                                  <a:pt x="3311" y="15"/>
                                </a:lnTo>
                                <a:lnTo>
                                  <a:pt x="3356" y="15"/>
                                </a:lnTo>
                                <a:lnTo>
                                  <a:pt x="3356" y="0"/>
                                </a:lnTo>
                                <a:close/>
                                <a:moveTo>
                                  <a:pt x="3431" y="675"/>
                                </a:moveTo>
                                <a:lnTo>
                                  <a:pt x="3386" y="675"/>
                                </a:lnTo>
                                <a:lnTo>
                                  <a:pt x="3386" y="690"/>
                                </a:lnTo>
                                <a:lnTo>
                                  <a:pt x="3431" y="690"/>
                                </a:lnTo>
                                <a:lnTo>
                                  <a:pt x="3431" y="675"/>
                                </a:lnTo>
                                <a:close/>
                                <a:moveTo>
                                  <a:pt x="3431" y="0"/>
                                </a:moveTo>
                                <a:lnTo>
                                  <a:pt x="3386" y="0"/>
                                </a:lnTo>
                                <a:lnTo>
                                  <a:pt x="3386" y="15"/>
                                </a:lnTo>
                                <a:lnTo>
                                  <a:pt x="3431" y="15"/>
                                </a:lnTo>
                                <a:lnTo>
                                  <a:pt x="3431" y="0"/>
                                </a:lnTo>
                                <a:close/>
                                <a:moveTo>
                                  <a:pt x="3506" y="675"/>
                                </a:moveTo>
                                <a:lnTo>
                                  <a:pt x="3461" y="675"/>
                                </a:lnTo>
                                <a:lnTo>
                                  <a:pt x="3461" y="690"/>
                                </a:lnTo>
                                <a:lnTo>
                                  <a:pt x="3506" y="690"/>
                                </a:lnTo>
                                <a:lnTo>
                                  <a:pt x="3506" y="675"/>
                                </a:lnTo>
                                <a:close/>
                                <a:moveTo>
                                  <a:pt x="3506" y="0"/>
                                </a:moveTo>
                                <a:lnTo>
                                  <a:pt x="3461" y="0"/>
                                </a:lnTo>
                                <a:lnTo>
                                  <a:pt x="3461" y="15"/>
                                </a:lnTo>
                                <a:lnTo>
                                  <a:pt x="3506" y="15"/>
                                </a:lnTo>
                                <a:lnTo>
                                  <a:pt x="3506" y="0"/>
                                </a:lnTo>
                                <a:close/>
                                <a:moveTo>
                                  <a:pt x="3581" y="675"/>
                                </a:moveTo>
                                <a:lnTo>
                                  <a:pt x="3536" y="675"/>
                                </a:lnTo>
                                <a:lnTo>
                                  <a:pt x="3536" y="690"/>
                                </a:lnTo>
                                <a:lnTo>
                                  <a:pt x="3581" y="690"/>
                                </a:lnTo>
                                <a:lnTo>
                                  <a:pt x="3581" y="675"/>
                                </a:lnTo>
                                <a:close/>
                                <a:moveTo>
                                  <a:pt x="3581" y="0"/>
                                </a:moveTo>
                                <a:lnTo>
                                  <a:pt x="3536" y="0"/>
                                </a:lnTo>
                                <a:lnTo>
                                  <a:pt x="3536" y="15"/>
                                </a:lnTo>
                                <a:lnTo>
                                  <a:pt x="3581" y="15"/>
                                </a:lnTo>
                                <a:lnTo>
                                  <a:pt x="3581" y="0"/>
                                </a:lnTo>
                                <a:close/>
                                <a:moveTo>
                                  <a:pt x="3657" y="675"/>
                                </a:moveTo>
                                <a:lnTo>
                                  <a:pt x="3612" y="675"/>
                                </a:lnTo>
                                <a:lnTo>
                                  <a:pt x="3612" y="690"/>
                                </a:lnTo>
                                <a:lnTo>
                                  <a:pt x="3657" y="690"/>
                                </a:lnTo>
                                <a:lnTo>
                                  <a:pt x="3657" y="675"/>
                                </a:lnTo>
                                <a:close/>
                                <a:moveTo>
                                  <a:pt x="3657" y="0"/>
                                </a:moveTo>
                                <a:lnTo>
                                  <a:pt x="3612" y="0"/>
                                </a:lnTo>
                                <a:lnTo>
                                  <a:pt x="3612" y="15"/>
                                </a:lnTo>
                                <a:lnTo>
                                  <a:pt x="3657" y="15"/>
                                </a:lnTo>
                                <a:lnTo>
                                  <a:pt x="3657" y="0"/>
                                </a:lnTo>
                                <a:close/>
                                <a:moveTo>
                                  <a:pt x="3732" y="675"/>
                                </a:moveTo>
                                <a:lnTo>
                                  <a:pt x="3687" y="675"/>
                                </a:lnTo>
                                <a:lnTo>
                                  <a:pt x="3687" y="690"/>
                                </a:lnTo>
                                <a:lnTo>
                                  <a:pt x="3732" y="690"/>
                                </a:lnTo>
                                <a:lnTo>
                                  <a:pt x="3732" y="675"/>
                                </a:lnTo>
                                <a:close/>
                                <a:moveTo>
                                  <a:pt x="3732" y="0"/>
                                </a:moveTo>
                                <a:lnTo>
                                  <a:pt x="3687" y="0"/>
                                </a:lnTo>
                                <a:lnTo>
                                  <a:pt x="3687" y="15"/>
                                </a:lnTo>
                                <a:lnTo>
                                  <a:pt x="3732" y="15"/>
                                </a:lnTo>
                                <a:lnTo>
                                  <a:pt x="3732" y="0"/>
                                </a:lnTo>
                                <a:close/>
                                <a:moveTo>
                                  <a:pt x="3807" y="675"/>
                                </a:moveTo>
                                <a:lnTo>
                                  <a:pt x="3762" y="675"/>
                                </a:lnTo>
                                <a:lnTo>
                                  <a:pt x="3762" y="690"/>
                                </a:lnTo>
                                <a:lnTo>
                                  <a:pt x="3807" y="690"/>
                                </a:lnTo>
                                <a:lnTo>
                                  <a:pt x="3807" y="675"/>
                                </a:lnTo>
                                <a:close/>
                                <a:moveTo>
                                  <a:pt x="3807" y="0"/>
                                </a:moveTo>
                                <a:lnTo>
                                  <a:pt x="3762" y="0"/>
                                </a:lnTo>
                                <a:lnTo>
                                  <a:pt x="3762" y="15"/>
                                </a:lnTo>
                                <a:lnTo>
                                  <a:pt x="3807" y="15"/>
                                </a:lnTo>
                                <a:lnTo>
                                  <a:pt x="3807" y="0"/>
                                </a:lnTo>
                                <a:close/>
                                <a:moveTo>
                                  <a:pt x="3882" y="675"/>
                                </a:moveTo>
                                <a:lnTo>
                                  <a:pt x="3837" y="675"/>
                                </a:lnTo>
                                <a:lnTo>
                                  <a:pt x="3837" y="690"/>
                                </a:lnTo>
                                <a:lnTo>
                                  <a:pt x="3882" y="690"/>
                                </a:lnTo>
                                <a:lnTo>
                                  <a:pt x="3882" y="675"/>
                                </a:lnTo>
                                <a:close/>
                                <a:moveTo>
                                  <a:pt x="3882" y="0"/>
                                </a:moveTo>
                                <a:lnTo>
                                  <a:pt x="3837" y="0"/>
                                </a:lnTo>
                                <a:lnTo>
                                  <a:pt x="3837" y="15"/>
                                </a:lnTo>
                                <a:lnTo>
                                  <a:pt x="3882" y="15"/>
                                </a:lnTo>
                                <a:lnTo>
                                  <a:pt x="3882" y="0"/>
                                </a:lnTo>
                                <a:close/>
                                <a:moveTo>
                                  <a:pt x="3958" y="675"/>
                                </a:moveTo>
                                <a:lnTo>
                                  <a:pt x="3913" y="675"/>
                                </a:lnTo>
                                <a:lnTo>
                                  <a:pt x="3913" y="690"/>
                                </a:lnTo>
                                <a:lnTo>
                                  <a:pt x="3958" y="690"/>
                                </a:lnTo>
                                <a:lnTo>
                                  <a:pt x="3958" y="675"/>
                                </a:lnTo>
                                <a:close/>
                                <a:moveTo>
                                  <a:pt x="3958" y="0"/>
                                </a:moveTo>
                                <a:lnTo>
                                  <a:pt x="3913" y="0"/>
                                </a:lnTo>
                                <a:lnTo>
                                  <a:pt x="3913" y="15"/>
                                </a:lnTo>
                                <a:lnTo>
                                  <a:pt x="3958" y="15"/>
                                </a:lnTo>
                                <a:lnTo>
                                  <a:pt x="3958" y="0"/>
                                </a:lnTo>
                                <a:close/>
                                <a:moveTo>
                                  <a:pt x="4033" y="675"/>
                                </a:moveTo>
                                <a:lnTo>
                                  <a:pt x="3988" y="675"/>
                                </a:lnTo>
                                <a:lnTo>
                                  <a:pt x="3988" y="690"/>
                                </a:lnTo>
                                <a:lnTo>
                                  <a:pt x="4033" y="690"/>
                                </a:lnTo>
                                <a:lnTo>
                                  <a:pt x="4033" y="675"/>
                                </a:lnTo>
                                <a:close/>
                                <a:moveTo>
                                  <a:pt x="4033" y="0"/>
                                </a:moveTo>
                                <a:lnTo>
                                  <a:pt x="3988" y="0"/>
                                </a:lnTo>
                                <a:lnTo>
                                  <a:pt x="3988" y="15"/>
                                </a:lnTo>
                                <a:lnTo>
                                  <a:pt x="4033" y="15"/>
                                </a:lnTo>
                                <a:lnTo>
                                  <a:pt x="4033" y="0"/>
                                </a:lnTo>
                                <a:close/>
                                <a:moveTo>
                                  <a:pt x="4108" y="675"/>
                                </a:moveTo>
                                <a:lnTo>
                                  <a:pt x="4063" y="675"/>
                                </a:lnTo>
                                <a:lnTo>
                                  <a:pt x="4063" y="690"/>
                                </a:lnTo>
                                <a:lnTo>
                                  <a:pt x="4108" y="690"/>
                                </a:lnTo>
                                <a:lnTo>
                                  <a:pt x="4108" y="675"/>
                                </a:lnTo>
                                <a:close/>
                                <a:moveTo>
                                  <a:pt x="4108" y="0"/>
                                </a:moveTo>
                                <a:lnTo>
                                  <a:pt x="4063" y="0"/>
                                </a:lnTo>
                                <a:lnTo>
                                  <a:pt x="4063" y="15"/>
                                </a:lnTo>
                                <a:lnTo>
                                  <a:pt x="4108" y="15"/>
                                </a:lnTo>
                                <a:lnTo>
                                  <a:pt x="4108" y="0"/>
                                </a:lnTo>
                                <a:close/>
                                <a:moveTo>
                                  <a:pt x="4183" y="675"/>
                                </a:moveTo>
                                <a:lnTo>
                                  <a:pt x="4138" y="675"/>
                                </a:lnTo>
                                <a:lnTo>
                                  <a:pt x="4138" y="690"/>
                                </a:lnTo>
                                <a:lnTo>
                                  <a:pt x="4183" y="690"/>
                                </a:lnTo>
                                <a:lnTo>
                                  <a:pt x="4183" y="675"/>
                                </a:lnTo>
                                <a:close/>
                                <a:moveTo>
                                  <a:pt x="4183" y="0"/>
                                </a:moveTo>
                                <a:lnTo>
                                  <a:pt x="4138" y="0"/>
                                </a:lnTo>
                                <a:lnTo>
                                  <a:pt x="4138" y="15"/>
                                </a:lnTo>
                                <a:lnTo>
                                  <a:pt x="4183" y="15"/>
                                </a:lnTo>
                                <a:lnTo>
                                  <a:pt x="4183" y="0"/>
                                </a:lnTo>
                                <a:close/>
                                <a:moveTo>
                                  <a:pt x="4259" y="675"/>
                                </a:moveTo>
                                <a:lnTo>
                                  <a:pt x="4214" y="675"/>
                                </a:lnTo>
                                <a:lnTo>
                                  <a:pt x="4214" y="690"/>
                                </a:lnTo>
                                <a:lnTo>
                                  <a:pt x="4259" y="690"/>
                                </a:lnTo>
                                <a:lnTo>
                                  <a:pt x="4259" y="675"/>
                                </a:lnTo>
                                <a:close/>
                                <a:moveTo>
                                  <a:pt x="4259" y="0"/>
                                </a:moveTo>
                                <a:lnTo>
                                  <a:pt x="4214" y="0"/>
                                </a:lnTo>
                                <a:lnTo>
                                  <a:pt x="4214" y="15"/>
                                </a:lnTo>
                                <a:lnTo>
                                  <a:pt x="4259" y="15"/>
                                </a:lnTo>
                                <a:lnTo>
                                  <a:pt x="4259" y="0"/>
                                </a:lnTo>
                                <a:close/>
                                <a:moveTo>
                                  <a:pt x="4334" y="675"/>
                                </a:moveTo>
                                <a:lnTo>
                                  <a:pt x="4289" y="675"/>
                                </a:lnTo>
                                <a:lnTo>
                                  <a:pt x="4289" y="690"/>
                                </a:lnTo>
                                <a:lnTo>
                                  <a:pt x="4334" y="690"/>
                                </a:lnTo>
                                <a:lnTo>
                                  <a:pt x="4334" y="675"/>
                                </a:lnTo>
                                <a:close/>
                                <a:moveTo>
                                  <a:pt x="4334" y="0"/>
                                </a:moveTo>
                                <a:lnTo>
                                  <a:pt x="4289" y="0"/>
                                </a:lnTo>
                                <a:lnTo>
                                  <a:pt x="4289" y="15"/>
                                </a:lnTo>
                                <a:lnTo>
                                  <a:pt x="4334" y="15"/>
                                </a:lnTo>
                                <a:lnTo>
                                  <a:pt x="4334" y="0"/>
                                </a:lnTo>
                                <a:close/>
                                <a:moveTo>
                                  <a:pt x="4409" y="675"/>
                                </a:moveTo>
                                <a:lnTo>
                                  <a:pt x="4364" y="675"/>
                                </a:lnTo>
                                <a:lnTo>
                                  <a:pt x="4364" y="690"/>
                                </a:lnTo>
                                <a:lnTo>
                                  <a:pt x="4409" y="690"/>
                                </a:lnTo>
                                <a:lnTo>
                                  <a:pt x="4409" y="675"/>
                                </a:lnTo>
                                <a:close/>
                                <a:moveTo>
                                  <a:pt x="4409" y="0"/>
                                </a:moveTo>
                                <a:lnTo>
                                  <a:pt x="4364" y="0"/>
                                </a:lnTo>
                                <a:lnTo>
                                  <a:pt x="4364" y="15"/>
                                </a:lnTo>
                                <a:lnTo>
                                  <a:pt x="4409" y="15"/>
                                </a:lnTo>
                                <a:lnTo>
                                  <a:pt x="4409" y="0"/>
                                </a:lnTo>
                                <a:close/>
                                <a:moveTo>
                                  <a:pt x="4484" y="675"/>
                                </a:moveTo>
                                <a:lnTo>
                                  <a:pt x="4439" y="675"/>
                                </a:lnTo>
                                <a:lnTo>
                                  <a:pt x="4439" y="690"/>
                                </a:lnTo>
                                <a:lnTo>
                                  <a:pt x="4484" y="690"/>
                                </a:lnTo>
                                <a:lnTo>
                                  <a:pt x="4484" y="675"/>
                                </a:lnTo>
                                <a:close/>
                                <a:moveTo>
                                  <a:pt x="4484" y="0"/>
                                </a:moveTo>
                                <a:lnTo>
                                  <a:pt x="4439" y="0"/>
                                </a:lnTo>
                                <a:lnTo>
                                  <a:pt x="4439" y="15"/>
                                </a:lnTo>
                                <a:lnTo>
                                  <a:pt x="4484" y="15"/>
                                </a:lnTo>
                                <a:lnTo>
                                  <a:pt x="4484" y="0"/>
                                </a:lnTo>
                                <a:close/>
                                <a:moveTo>
                                  <a:pt x="4560" y="675"/>
                                </a:moveTo>
                                <a:lnTo>
                                  <a:pt x="4515" y="675"/>
                                </a:lnTo>
                                <a:lnTo>
                                  <a:pt x="4515" y="690"/>
                                </a:lnTo>
                                <a:lnTo>
                                  <a:pt x="4560" y="690"/>
                                </a:lnTo>
                                <a:lnTo>
                                  <a:pt x="4560" y="675"/>
                                </a:lnTo>
                                <a:close/>
                                <a:moveTo>
                                  <a:pt x="4560" y="0"/>
                                </a:moveTo>
                                <a:lnTo>
                                  <a:pt x="4515" y="0"/>
                                </a:lnTo>
                                <a:lnTo>
                                  <a:pt x="4515" y="15"/>
                                </a:lnTo>
                                <a:lnTo>
                                  <a:pt x="4560" y="15"/>
                                </a:lnTo>
                                <a:lnTo>
                                  <a:pt x="4560" y="0"/>
                                </a:lnTo>
                                <a:close/>
                                <a:moveTo>
                                  <a:pt x="4635" y="675"/>
                                </a:moveTo>
                                <a:lnTo>
                                  <a:pt x="4590" y="675"/>
                                </a:lnTo>
                                <a:lnTo>
                                  <a:pt x="4590" y="690"/>
                                </a:lnTo>
                                <a:lnTo>
                                  <a:pt x="4635" y="690"/>
                                </a:lnTo>
                                <a:lnTo>
                                  <a:pt x="4635" y="675"/>
                                </a:lnTo>
                                <a:close/>
                                <a:moveTo>
                                  <a:pt x="4635" y="0"/>
                                </a:moveTo>
                                <a:lnTo>
                                  <a:pt x="4590" y="0"/>
                                </a:lnTo>
                                <a:lnTo>
                                  <a:pt x="4590" y="15"/>
                                </a:lnTo>
                                <a:lnTo>
                                  <a:pt x="4635" y="15"/>
                                </a:lnTo>
                                <a:lnTo>
                                  <a:pt x="4635" y="0"/>
                                </a:lnTo>
                                <a:close/>
                                <a:moveTo>
                                  <a:pt x="4710" y="675"/>
                                </a:moveTo>
                                <a:lnTo>
                                  <a:pt x="4665" y="675"/>
                                </a:lnTo>
                                <a:lnTo>
                                  <a:pt x="4665" y="690"/>
                                </a:lnTo>
                                <a:lnTo>
                                  <a:pt x="4710" y="690"/>
                                </a:lnTo>
                                <a:lnTo>
                                  <a:pt x="4710" y="675"/>
                                </a:lnTo>
                                <a:close/>
                                <a:moveTo>
                                  <a:pt x="4710" y="0"/>
                                </a:moveTo>
                                <a:lnTo>
                                  <a:pt x="4665" y="0"/>
                                </a:lnTo>
                                <a:lnTo>
                                  <a:pt x="4665" y="15"/>
                                </a:lnTo>
                                <a:lnTo>
                                  <a:pt x="4710" y="15"/>
                                </a:lnTo>
                                <a:lnTo>
                                  <a:pt x="4710" y="0"/>
                                </a:lnTo>
                                <a:close/>
                                <a:moveTo>
                                  <a:pt x="4785" y="675"/>
                                </a:moveTo>
                                <a:lnTo>
                                  <a:pt x="4740" y="675"/>
                                </a:lnTo>
                                <a:lnTo>
                                  <a:pt x="4740" y="690"/>
                                </a:lnTo>
                                <a:lnTo>
                                  <a:pt x="4785" y="690"/>
                                </a:lnTo>
                                <a:lnTo>
                                  <a:pt x="4785" y="675"/>
                                </a:lnTo>
                                <a:close/>
                                <a:moveTo>
                                  <a:pt x="4785" y="0"/>
                                </a:moveTo>
                                <a:lnTo>
                                  <a:pt x="4740" y="0"/>
                                </a:lnTo>
                                <a:lnTo>
                                  <a:pt x="4740" y="15"/>
                                </a:lnTo>
                                <a:lnTo>
                                  <a:pt x="4785" y="15"/>
                                </a:lnTo>
                                <a:lnTo>
                                  <a:pt x="4785" y="0"/>
                                </a:lnTo>
                                <a:close/>
                                <a:moveTo>
                                  <a:pt x="4860" y="675"/>
                                </a:moveTo>
                                <a:lnTo>
                                  <a:pt x="4815" y="675"/>
                                </a:lnTo>
                                <a:lnTo>
                                  <a:pt x="4815" y="690"/>
                                </a:lnTo>
                                <a:lnTo>
                                  <a:pt x="4860" y="690"/>
                                </a:lnTo>
                                <a:lnTo>
                                  <a:pt x="4860" y="675"/>
                                </a:lnTo>
                                <a:close/>
                                <a:moveTo>
                                  <a:pt x="4860" y="0"/>
                                </a:moveTo>
                                <a:lnTo>
                                  <a:pt x="4815" y="0"/>
                                </a:lnTo>
                                <a:lnTo>
                                  <a:pt x="4815" y="15"/>
                                </a:lnTo>
                                <a:lnTo>
                                  <a:pt x="4860" y="15"/>
                                </a:lnTo>
                                <a:lnTo>
                                  <a:pt x="4860" y="0"/>
                                </a:lnTo>
                                <a:close/>
                                <a:moveTo>
                                  <a:pt x="4936" y="675"/>
                                </a:moveTo>
                                <a:lnTo>
                                  <a:pt x="4891" y="675"/>
                                </a:lnTo>
                                <a:lnTo>
                                  <a:pt x="4891" y="690"/>
                                </a:lnTo>
                                <a:lnTo>
                                  <a:pt x="4936" y="690"/>
                                </a:lnTo>
                                <a:lnTo>
                                  <a:pt x="4936" y="675"/>
                                </a:lnTo>
                                <a:close/>
                                <a:moveTo>
                                  <a:pt x="4936" y="0"/>
                                </a:moveTo>
                                <a:lnTo>
                                  <a:pt x="4891" y="0"/>
                                </a:lnTo>
                                <a:lnTo>
                                  <a:pt x="4891" y="15"/>
                                </a:lnTo>
                                <a:lnTo>
                                  <a:pt x="4936" y="15"/>
                                </a:lnTo>
                                <a:lnTo>
                                  <a:pt x="4936" y="0"/>
                                </a:lnTo>
                                <a:close/>
                                <a:moveTo>
                                  <a:pt x="5011" y="675"/>
                                </a:moveTo>
                                <a:lnTo>
                                  <a:pt x="4966" y="675"/>
                                </a:lnTo>
                                <a:lnTo>
                                  <a:pt x="4966" y="690"/>
                                </a:lnTo>
                                <a:lnTo>
                                  <a:pt x="5011" y="690"/>
                                </a:lnTo>
                                <a:lnTo>
                                  <a:pt x="5011" y="675"/>
                                </a:lnTo>
                                <a:close/>
                                <a:moveTo>
                                  <a:pt x="5011" y="0"/>
                                </a:moveTo>
                                <a:lnTo>
                                  <a:pt x="4966" y="0"/>
                                </a:lnTo>
                                <a:lnTo>
                                  <a:pt x="4966" y="15"/>
                                </a:lnTo>
                                <a:lnTo>
                                  <a:pt x="5011" y="15"/>
                                </a:lnTo>
                                <a:lnTo>
                                  <a:pt x="5011" y="0"/>
                                </a:lnTo>
                                <a:close/>
                                <a:moveTo>
                                  <a:pt x="5086" y="675"/>
                                </a:moveTo>
                                <a:lnTo>
                                  <a:pt x="5041" y="675"/>
                                </a:lnTo>
                                <a:lnTo>
                                  <a:pt x="5041" y="690"/>
                                </a:lnTo>
                                <a:lnTo>
                                  <a:pt x="5086" y="690"/>
                                </a:lnTo>
                                <a:lnTo>
                                  <a:pt x="5086" y="675"/>
                                </a:lnTo>
                                <a:close/>
                                <a:moveTo>
                                  <a:pt x="5086" y="0"/>
                                </a:moveTo>
                                <a:lnTo>
                                  <a:pt x="5041" y="0"/>
                                </a:lnTo>
                                <a:lnTo>
                                  <a:pt x="5041" y="15"/>
                                </a:lnTo>
                                <a:lnTo>
                                  <a:pt x="5086" y="15"/>
                                </a:lnTo>
                                <a:lnTo>
                                  <a:pt x="5086" y="0"/>
                                </a:lnTo>
                                <a:close/>
                                <a:moveTo>
                                  <a:pt x="5161" y="675"/>
                                </a:moveTo>
                                <a:lnTo>
                                  <a:pt x="5116" y="675"/>
                                </a:lnTo>
                                <a:lnTo>
                                  <a:pt x="5116" y="690"/>
                                </a:lnTo>
                                <a:lnTo>
                                  <a:pt x="5161" y="690"/>
                                </a:lnTo>
                                <a:lnTo>
                                  <a:pt x="5161" y="675"/>
                                </a:lnTo>
                                <a:close/>
                                <a:moveTo>
                                  <a:pt x="5161" y="0"/>
                                </a:moveTo>
                                <a:lnTo>
                                  <a:pt x="5116" y="0"/>
                                </a:lnTo>
                                <a:lnTo>
                                  <a:pt x="5116" y="15"/>
                                </a:lnTo>
                                <a:lnTo>
                                  <a:pt x="5161" y="15"/>
                                </a:lnTo>
                                <a:lnTo>
                                  <a:pt x="5161" y="0"/>
                                </a:lnTo>
                                <a:close/>
                                <a:moveTo>
                                  <a:pt x="5237" y="675"/>
                                </a:moveTo>
                                <a:lnTo>
                                  <a:pt x="5192" y="675"/>
                                </a:lnTo>
                                <a:lnTo>
                                  <a:pt x="5192" y="690"/>
                                </a:lnTo>
                                <a:lnTo>
                                  <a:pt x="5237" y="690"/>
                                </a:lnTo>
                                <a:lnTo>
                                  <a:pt x="5237" y="675"/>
                                </a:lnTo>
                                <a:close/>
                                <a:moveTo>
                                  <a:pt x="5237" y="0"/>
                                </a:moveTo>
                                <a:lnTo>
                                  <a:pt x="5192" y="0"/>
                                </a:lnTo>
                                <a:lnTo>
                                  <a:pt x="5192" y="15"/>
                                </a:lnTo>
                                <a:lnTo>
                                  <a:pt x="5237" y="15"/>
                                </a:lnTo>
                                <a:lnTo>
                                  <a:pt x="5237" y="0"/>
                                </a:lnTo>
                                <a:close/>
                                <a:moveTo>
                                  <a:pt x="5312" y="675"/>
                                </a:moveTo>
                                <a:lnTo>
                                  <a:pt x="5267" y="675"/>
                                </a:lnTo>
                                <a:lnTo>
                                  <a:pt x="5267" y="690"/>
                                </a:lnTo>
                                <a:lnTo>
                                  <a:pt x="5312" y="690"/>
                                </a:lnTo>
                                <a:lnTo>
                                  <a:pt x="5312" y="675"/>
                                </a:lnTo>
                                <a:close/>
                                <a:moveTo>
                                  <a:pt x="5312" y="0"/>
                                </a:moveTo>
                                <a:lnTo>
                                  <a:pt x="5267" y="0"/>
                                </a:lnTo>
                                <a:lnTo>
                                  <a:pt x="5267" y="15"/>
                                </a:lnTo>
                                <a:lnTo>
                                  <a:pt x="5312" y="15"/>
                                </a:lnTo>
                                <a:lnTo>
                                  <a:pt x="5312" y="0"/>
                                </a:lnTo>
                                <a:close/>
                                <a:moveTo>
                                  <a:pt x="5387" y="675"/>
                                </a:moveTo>
                                <a:lnTo>
                                  <a:pt x="5342" y="675"/>
                                </a:lnTo>
                                <a:lnTo>
                                  <a:pt x="5342" y="690"/>
                                </a:lnTo>
                                <a:lnTo>
                                  <a:pt x="5387" y="690"/>
                                </a:lnTo>
                                <a:lnTo>
                                  <a:pt x="5387" y="675"/>
                                </a:lnTo>
                                <a:close/>
                                <a:moveTo>
                                  <a:pt x="5387" y="0"/>
                                </a:moveTo>
                                <a:lnTo>
                                  <a:pt x="5342" y="0"/>
                                </a:lnTo>
                                <a:lnTo>
                                  <a:pt x="5342" y="15"/>
                                </a:lnTo>
                                <a:lnTo>
                                  <a:pt x="5387" y="15"/>
                                </a:lnTo>
                                <a:lnTo>
                                  <a:pt x="5387" y="0"/>
                                </a:lnTo>
                                <a:close/>
                                <a:moveTo>
                                  <a:pt x="5462" y="675"/>
                                </a:moveTo>
                                <a:lnTo>
                                  <a:pt x="5417" y="675"/>
                                </a:lnTo>
                                <a:lnTo>
                                  <a:pt x="5417" y="690"/>
                                </a:lnTo>
                                <a:lnTo>
                                  <a:pt x="5462" y="690"/>
                                </a:lnTo>
                                <a:lnTo>
                                  <a:pt x="5462" y="675"/>
                                </a:lnTo>
                                <a:close/>
                                <a:moveTo>
                                  <a:pt x="5462" y="0"/>
                                </a:moveTo>
                                <a:lnTo>
                                  <a:pt x="5417" y="0"/>
                                </a:lnTo>
                                <a:lnTo>
                                  <a:pt x="5417" y="15"/>
                                </a:lnTo>
                                <a:lnTo>
                                  <a:pt x="5462" y="15"/>
                                </a:lnTo>
                                <a:lnTo>
                                  <a:pt x="5462" y="0"/>
                                </a:lnTo>
                                <a:close/>
                                <a:moveTo>
                                  <a:pt x="5538" y="675"/>
                                </a:moveTo>
                                <a:lnTo>
                                  <a:pt x="5493" y="675"/>
                                </a:lnTo>
                                <a:lnTo>
                                  <a:pt x="5493" y="690"/>
                                </a:lnTo>
                                <a:lnTo>
                                  <a:pt x="5538" y="690"/>
                                </a:lnTo>
                                <a:lnTo>
                                  <a:pt x="5538" y="675"/>
                                </a:lnTo>
                                <a:close/>
                                <a:moveTo>
                                  <a:pt x="5538" y="0"/>
                                </a:moveTo>
                                <a:lnTo>
                                  <a:pt x="5493" y="0"/>
                                </a:lnTo>
                                <a:lnTo>
                                  <a:pt x="5493" y="15"/>
                                </a:lnTo>
                                <a:lnTo>
                                  <a:pt x="5538" y="15"/>
                                </a:lnTo>
                                <a:lnTo>
                                  <a:pt x="5538" y="0"/>
                                </a:lnTo>
                                <a:close/>
                                <a:moveTo>
                                  <a:pt x="5613" y="675"/>
                                </a:moveTo>
                                <a:lnTo>
                                  <a:pt x="5568" y="675"/>
                                </a:lnTo>
                                <a:lnTo>
                                  <a:pt x="5568" y="690"/>
                                </a:lnTo>
                                <a:lnTo>
                                  <a:pt x="5613" y="690"/>
                                </a:lnTo>
                                <a:lnTo>
                                  <a:pt x="5613" y="675"/>
                                </a:lnTo>
                                <a:close/>
                                <a:moveTo>
                                  <a:pt x="5613" y="0"/>
                                </a:moveTo>
                                <a:lnTo>
                                  <a:pt x="5568" y="0"/>
                                </a:lnTo>
                                <a:lnTo>
                                  <a:pt x="5568" y="15"/>
                                </a:lnTo>
                                <a:lnTo>
                                  <a:pt x="5613" y="15"/>
                                </a:lnTo>
                                <a:lnTo>
                                  <a:pt x="5613" y="0"/>
                                </a:lnTo>
                                <a:close/>
                                <a:moveTo>
                                  <a:pt x="5688" y="675"/>
                                </a:moveTo>
                                <a:lnTo>
                                  <a:pt x="5643" y="675"/>
                                </a:lnTo>
                                <a:lnTo>
                                  <a:pt x="5643" y="690"/>
                                </a:lnTo>
                                <a:lnTo>
                                  <a:pt x="5688" y="690"/>
                                </a:lnTo>
                                <a:lnTo>
                                  <a:pt x="5688" y="675"/>
                                </a:lnTo>
                                <a:close/>
                                <a:moveTo>
                                  <a:pt x="5688" y="0"/>
                                </a:moveTo>
                                <a:lnTo>
                                  <a:pt x="5643" y="0"/>
                                </a:lnTo>
                                <a:lnTo>
                                  <a:pt x="5643" y="15"/>
                                </a:lnTo>
                                <a:lnTo>
                                  <a:pt x="5688" y="15"/>
                                </a:lnTo>
                                <a:lnTo>
                                  <a:pt x="5688" y="0"/>
                                </a:lnTo>
                                <a:close/>
                                <a:moveTo>
                                  <a:pt x="5763" y="675"/>
                                </a:moveTo>
                                <a:lnTo>
                                  <a:pt x="5718" y="675"/>
                                </a:lnTo>
                                <a:lnTo>
                                  <a:pt x="5718" y="690"/>
                                </a:lnTo>
                                <a:lnTo>
                                  <a:pt x="5763" y="690"/>
                                </a:lnTo>
                                <a:lnTo>
                                  <a:pt x="5763" y="675"/>
                                </a:lnTo>
                                <a:close/>
                                <a:moveTo>
                                  <a:pt x="5763" y="0"/>
                                </a:moveTo>
                                <a:lnTo>
                                  <a:pt x="5718" y="0"/>
                                </a:lnTo>
                                <a:lnTo>
                                  <a:pt x="5718" y="15"/>
                                </a:lnTo>
                                <a:lnTo>
                                  <a:pt x="5763" y="15"/>
                                </a:lnTo>
                                <a:lnTo>
                                  <a:pt x="5763" y="0"/>
                                </a:lnTo>
                                <a:close/>
                                <a:moveTo>
                                  <a:pt x="5839" y="675"/>
                                </a:moveTo>
                                <a:lnTo>
                                  <a:pt x="5794" y="675"/>
                                </a:lnTo>
                                <a:lnTo>
                                  <a:pt x="5794" y="690"/>
                                </a:lnTo>
                                <a:lnTo>
                                  <a:pt x="5839" y="690"/>
                                </a:lnTo>
                                <a:lnTo>
                                  <a:pt x="5839" y="675"/>
                                </a:lnTo>
                                <a:close/>
                                <a:moveTo>
                                  <a:pt x="5839" y="0"/>
                                </a:moveTo>
                                <a:lnTo>
                                  <a:pt x="5794" y="0"/>
                                </a:lnTo>
                                <a:lnTo>
                                  <a:pt x="5794" y="15"/>
                                </a:lnTo>
                                <a:lnTo>
                                  <a:pt x="5839" y="15"/>
                                </a:lnTo>
                                <a:lnTo>
                                  <a:pt x="5839" y="0"/>
                                </a:lnTo>
                                <a:close/>
                                <a:moveTo>
                                  <a:pt x="5914" y="675"/>
                                </a:moveTo>
                                <a:lnTo>
                                  <a:pt x="5869" y="675"/>
                                </a:lnTo>
                                <a:lnTo>
                                  <a:pt x="5869" y="690"/>
                                </a:lnTo>
                                <a:lnTo>
                                  <a:pt x="5914" y="690"/>
                                </a:lnTo>
                                <a:lnTo>
                                  <a:pt x="5914" y="675"/>
                                </a:lnTo>
                                <a:close/>
                                <a:moveTo>
                                  <a:pt x="5914" y="0"/>
                                </a:moveTo>
                                <a:lnTo>
                                  <a:pt x="5869" y="0"/>
                                </a:lnTo>
                                <a:lnTo>
                                  <a:pt x="5869" y="15"/>
                                </a:lnTo>
                                <a:lnTo>
                                  <a:pt x="5914" y="15"/>
                                </a:lnTo>
                                <a:lnTo>
                                  <a:pt x="5914" y="0"/>
                                </a:lnTo>
                                <a:close/>
                                <a:moveTo>
                                  <a:pt x="5989" y="675"/>
                                </a:moveTo>
                                <a:lnTo>
                                  <a:pt x="5944" y="675"/>
                                </a:lnTo>
                                <a:lnTo>
                                  <a:pt x="5944" y="690"/>
                                </a:lnTo>
                                <a:lnTo>
                                  <a:pt x="5989" y="690"/>
                                </a:lnTo>
                                <a:lnTo>
                                  <a:pt x="5989" y="675"/>
                                </a:lnTo>
                                <a:close/>
                                <a:moveTo>
                                  <a:pt x="5989" y="0"/>
                                </a:moveTo>
                                <a:lnTo>
                                  <a:pt x="5944" y="0"/>
                                </a:lnTo>
                                <a:lnTo>
                                  <a:pt x="5944" y="15"/>
                                </a:lnTo>
                                <a:lnTo>
                                  <a:pt x="5989" y="15"/>
                                </a:lnTo>
                                <a:lnTo>
                                  <a:pt x="5989" y="0"/>
                                </a:lnTo>
                                <a:close/>
                                <a:moveTo>
                                  <a:pt x="6064" y="675"/>
                                </a:moveTo>
                                <a:lnTo>
                                  <a:pt x="6019" y="675"/>
                                </a:lnTo>
                                <a:lnTo>
                                  <a:pt x="6019" y="690"/>
                                </a:lnTo>
                                <a:lnTo>
                                  <a:pt x="6064" y="690"/>
                                </a:lnTo>
                                <a:lnTo>
                                  <a:pt x="6064" y="675"/>
                                </a:lnTo>
                                <a:close/>
                                <a:moveTo>
                                  <a:pt x="6064" y="0"/>
                                </a:moveTo>
                                <a:lnTo>
                                  <a:pt x="6019" y="0"/>
                                </a:lnTo>
                                <a:lnTo>
                                  <a:pt x="6019" y="15"/>
                                </a:lnTo>
                                <a:lnTo>
                                  <a:pt x="6064" y="15"/>
                                </a:lnTo>
                                <a:lnTo>
                                  <a:pt x="6064" y="0"/>
                                </a:lnTo>
                                <a:close/>
                                <a:moveTo>
                                  <a:pt x="6140" y="675"/>
                                </a:moveTo>
                                <a:lnTo>
                                  <a:pt x="6095" y="675"/>
                                </a:lnTo>
                                <a:lnTo>
                                  <a:pt x="6095" y="690"/>
                                </a:lnTo>
                                <a:lnTo>
                                  <a:pt x="6140" y="690"/>
                                </a:lnTo>
                                <a:lnTo>
                                  <a:pt x="6140" y="675"/>
                                </a:lnTo>
                                <a:close/>
                                <a:moveTo>
                                  <a:pt x="6140" y="0"/>
                                </a:moveTo>
                                <a:lnTo>
                                  <a:pt x="6095" y="0"/>
                                </a:lnTo>
                                <a:lnTo>
                                  <a:pt x="6095" y="15"/>
                                </a:lnTo>
                                <a:lnTo>
                                  <a:pt x="6140" y="15"/>
                                </a:lnTo>
                                <a:lnTo>
                                  <a:pt x="6140" y="0"/>
                                </a:lnTo>
                                <a:close/>
                                <a:moveTo>
                                  <a:pt x="6215" y="675"/>
                                </a:moveTo>
                                <a:lnTo>
                                  <a:pt x="6170" y="675"/>
                                </a:lnTo>
                                <a:lnTo>
                                  <a:pt x="6170" y="690"/>
                                </a:lnTo>
                                <a:lnTo>
                                  <a:pt x="6215" y="690"/>
                                </a:lnTo>
                                <a:lnTo>
                                  <a:pt x="6215" y="675"/>
                                </a:lnTo>
                                <a:close/>
                                <a:moveTo>
                                  <a:pt x="6215" y="0"/>
                                </a:moveTo>
                                <a:lnTo>
                                  <a:pt x="6170" y="0"/>
                                </a:lnTo>
                                <a:lnTo>
                                  <a:pt x="6170" y="15"/>
                                </a:lnTo>
                                <a:lnTo>
                                  <a:pt x="6215" y="15"/>
                                </a:lnTo>
                                <a:lnTo>
                                  <a:pt x="6215" y="0"/>
                                </a:lnTo>
                                <a:close/>
                                <a:moveTo>
                                  <a:pt x="6290" y="675"/>
                                </a:moveTo>
                                <a:lnTo>
                                  <a:pt x="6245" y="675"/>
                                </a:lnTo>
                                <a:lnTo>
                                  <a:pt x="6245" y="690"/>
                                </a:lnTo>
                                <a:lnTo>
                                  <a:pt x="6290" y="690"/>
                                </a:lnTo>
                                <a:lnTo>
                                  <a:pt x="6290" y="675"/>
                                </a:lnTo>
                                <a:close/>
                                <a:moveTo>
                                  <a:pt x="6290" y="0"/>
                                </a:moveTo>
                                <a:lnTo>
                                  <a:pt x="6245" y="0"/>
                                </a:lnTo>
                                <a:lnTo>
                                  <a:pt x="6245" y="15"/>
                                </a:lnTo>
                                <a:lnTo>
                                  <a:pt x="6290" y="15"/>
                                </a:lnTo>
                                <a:lnTo>
                                  <a:pt x="6290" y="0"/>
                                </a:lnTo>
                                <a:close/>
                                <a:moveTo>
                                  <a:pt x="6365" y="675"/>
                                </a:moveTo>
                                <a:lnTo>
                                  <a:pt x="6320" y="675"/>
                                </a:lnTo>
                                <a:lnTo>
                                  <a:pt x="6320" y="690"/>
                                </a:lnTo>
                                <a:lnTo>
                                  <a:pt x="6365" y="690"/>
                                </a:lnTo>
                                <a:lnTo>
                                  <a:pt x="6365" y="675"/>
                                </a:lnTo>
                                <a:close/>
                                <a:moveTo>
                                  <a:pt x="6365" y="0"/>
                                </a:moveTo>
                                <a:lnTo>
                                  <a:pt x="6320" y="0"/>
                                </a:lnTo>
                                <a:lnTo>
                                  <a:pt x="6320" y="15"/>
                                </a:lnTo>
                                <a:lnTo>
                                  <a:pt x="6365" y="15"/>
                                </a:lnTo>
                                <a:lnTo>
                                  <a:pt x="6365" y="0"/>
                                </a:lnTo>
                                <a:close/>
                                <a:moveTo>
                                  <a:pt x="6441" y="675"/>
                                </a:moveTo>
                                <a:lnTo>
                                  <a:pt x="6396" y="675"/>
                                </a:lnTo>
                                <a:lnTo>
                                  <a:pt x="6396" y="690"/>
                                </a:lnTo>
                                <a:lnTo>
                                  <a:pt x="6441" y="690"/>
                                </a:lnTo>
                                <a:lnTo>
                                  <a:pt x="6441" y="675"/>
                                </a:lnTo>
                                <a:close/>
                                <a:moveTo>
                                  <a:pt x="6441" y="0"/>
                                </a:moveTo>
                                <a:lnTo>
                                  <a:pt x="6396" y="0"/>
                                </a:lnTo>
                                <a:lnTo>
                                  <a:pt x="6396" y="15"/>
                                </a:lnTo>
                                <a:lnTo>
                                  <a:pt x="6441" y="15"/>
                                </a:lnTo>
                                <a:lnTo>
                                  <a:pt x="6441" y="0"/>
                                </a:lnTo>
                                <a:close/>
                                <a:moveTo>
                                  <a:pt x="6516" y="675"/>
                                </a:moveTo>
                                <a:lnTo>
                                  <a:pt x="6471" y="675"/>
                                </a:lnTo>
                                <a:lnTo>
                                  <a:pt x="6471" y="690"/>
                                </a:lnTo>
                                <a:lnTo>
                                  <a:pt x="6516" y="690"/>
                                </a:lnTo>
                                <a:lnTo>
                                  <a:pt x="6516" y="675"/>
                                </a:lnTo>
                                <a:close/>
                                <a:moveTo>
                                  <a:pt x="6516" y="0"/>
                                </a:moveTo>
                                <a:lnTo>
                                  <a:pt x="6471" y="0"/>
                                </a:lnTo>
                                <a:lnTo>
                                  <a:pt x="6471" y="15"/>
                                </a:lnTo>
                                <a:lnTo>
                                  <a:pt x="6516" y="15"/>
                                </a:lnTo>
                                <a:lnTo>
                                  <a:pt x="6516" y="0"/>
                                </a:lnTo>
                                <a:close/>
                                <a:moveTo>
                                  <a:pt x="6591" y="675"/>
                                </a:moveTo>
                                <a:lnTo>
                                  <a:pt x="6546" y="675"/>
                                </a:lnTo>
                                <a:lnTo>
                                  <a:pt x="6546" y="690"/>
                                </a:lnTo>
                                <a:lnTo>
                                  <a:pt x="6591" y="690"/>
                                </a:lnTo>
                                <a:lnTo>
                                  <a:pt x="6591" y="675"/>
                                </a:lnTo>
                                <a:close/>
                                <a:moveTo>
                                  <a:pt x="6591" y="0"/>
                                </a:moveTo>
                                <a:lnTo>
                                  <a:pt x="6546" y="0"/>
                                </a:lnTo>
                                <a:lnTo>
                                  <a:pt x="6546" y="15"/>
                                </a:lnTo>
                                <a:lnTo>
                                  <a:pt x="6591" y="15"/>
                                </a:lnTo>
                                <a:lnTo>
                                  <a:pt x="6591" y="0"/>
                                </a:lnTo>
                                <a:close/>
                                <a:moveTo>
                                  <a:pt x="6666" y="675"/>
                                </a:moveTo>
                                <a:lnTo>
                                  <a:pt x="6621" y="675"/>
                                </a:lnTo>
                                <a:lnTo>
                                  <a:pt x="6621" y="690"/>
                                </a:lnTo>
                                <a:lnTo>
                                  <a:pt x="6666" y="690"/>
                                </a:lnTo>
                                <a:lnTo>
                                  <a:pt x="6666" y="675"/>
                                </a:lnTo>
                                <a:close/>
                                <a:moveTo>
                                  <a:pt x="6666" y="0"/>
                                </a:moveTo>
                                <a:lnTo>
                                  <a:pt x="6621" y="0"/>
                                </a:lnTo>
                                <a:lnTo>
                                  <a:pt x="6621" y="15"/>
                                </a:lnTo>
                                <a:lnTo>
                                  <a:pt x="6666" y="15"/>
                                </a:lnTo>
                                <a:lnTo>
                                  <a:pt x="6666" y="0"/>
                                </a:lnTo>
                                <a:close/>
                                <a:moveTo>
                                  <a:pt x="6742" y="675"/>
                                </a:moveTo>
                                <a:lnTo>
                                  <a:pt x="6697" y="675"/>
                                </a:lnTo>
                                <a:lnTo>
                                  <a:pt x="6697" y="690"/>
                                </a:lnTo>
                                <a:lnTo>
                                  <a:pt x="6742" y="690"/>
                                </a:lnTo>
                                <a:lnTo>
                                  <a:pt x="6742" y="675"/>
                                </a:lnTo>
                                <a:close/>
                                <a:moveTo>
                                  <a:pt x="6742" y="0"/>
                                </a:moveTo>
                                <a:lnTo>
                                  <a:pt x="6697" y="0"/>
                                </a:lnTo>
                                <a:lnTo>
                                  <a:pt x="6697" y="15"/>
                                </a:lnTo>
                                <a:lnTo>
                                  <a:pt x="6742" y="15"/>
                                </a:lnTo>
                                <a:lnTo>
                                  <a:pt x="6742" y="0"/>
                                </a:lnTo>
                                <a:close/>
                                <a:moveTo>
                                  <a:pt x="6817" y="675"/>
                                </a:moveTo>
                                <a:lnTo>
                                  <a:pt x="6772" y="675"/>
                                </a:lnTo>
                                <a:lnTo>
                                  <a:pt x="6772" y="690"/>
                                </a:lnTo>
                                <a:lnTo>
                                  <a:pt x="6817" y="690"/>
                                </a:lnTo>
                                <a:lnTo>
                                  <a:pt x="6817" y="675"/>
                                </a:lnTo>
                                <a:close/>
                                <a:moveTo>
                                  <a:pt x="6817" y="0"/>
                                </a:moveTo>
                                <a:lnTo>
                                  <a:pt x="6772" y="0"/>
                                </a:lnTo>
                                <a:lnTo>
                                  <a:pt x="6772" y="15"/>
                                </a:lnTo>
                                <a:lnTo>
                                  <a:pt x="6817" y="15"/>
                                </a:lnTo>
                                <a:lnTo>
                                  <a:pt x="6817" y="0"/>
                                </a:lnTo>
                                <a:close/>
                                <a:moveTo>
                                  <a:pt x="6892" y="675"/>
                                </a:moveTo>
                                <a:lnTo>
                                  <a:pt x="6847" y="675"/>
                                </a:lnTo>
                                <a:lnTo>
                                  <a:pt x="6847" y="690"/>
                                </a:lnTo>
                                <a:lnTo>
                                  <a:pt x="6892" y="690"/>
                                </a:lnTo>
                                <a:lnTo>
                                  <a:pt x="6892" y="675"/>
                                </a:lnTo>
                                <a:close/>
                                <a:moveTo>
                                  <a:pt x="6892" y="0"/>
                                </a:moveTo>
                                <a:lnTo>
                                  <a:pt x="6847" y="0"/>
                                </a:lnTo>
                                <a:lnTo>
                                  <a:pt x="6847" y="15"/>
                                </a:lnTo>
                                <a:lnTo>
                                  <a:pt x="6892" y="15"/>
                                </a:lnTo>
                                <a:lnTo>
                                  <a:pt x="6892" y="0"/>
                                </a:lnTo>
                                <a:close/>
                                <a:moveTo>
                                  <a:pt x="6967" y="675"/>
                                </a:moveTo>
                                <a:lnTo>
                                  <a:pt x="6922" y="675"/>
                                </a:lnTo>
                                <a:lnTo>
                                  <a:pt x="6922" y="690"/>
                                </a:lnTo>
                                <a:lnTo>
                                  <a:pt x="6967" y="690"/>
                                </a:lnTo>
                                <a:lnTo>
                                  <a:pt x="6967" y="675"/>
                                </a:lnTo>
                                <a:close/>
                                <a:moveTo>
                                  <a:pt x="6967" y="0"/>
                                </a:moveTo>
                                <a:lnTo>
                                  <a:pt x="6922" y="0"/>
                                </a:lnTo>
                                <a:lnTo>
                                  <a:pt x="6922" y="15"/>
                                </a:lnTo>
                                <a:lnTo>
                                  <a:pt x="6967" y="15"/>
                                </a:lnTo>
                                <a:lnTo>
                                  <a:pt x="6967" y="0"/>
                                </a:lnTo>
                                <a:close/>
                                <a:moveTo>
                                  <a:pt x="7042" y="675"/>
                                </a:moveTo>
                                <a:lnTo>
                                  <a:pt x="6997" y="675"/>
                                </a:lnTo>
                                <a:lnTo>
                                  <a:pt x="6997" y="690"/>
                                </a:lnTo>
                                <a:lnTo>
                                  <a:pt x="7042" y="690"/>
                                </a:lnTo>
                                <a:lnTo>
                                  <a:pt x="7042" y="675"/>
                                </a:lnTo>
                                <a:close/>
                                <a:moveTo>
                                  <a:pt x="7042" y="0"/>
                                </a:moveTo>
                                <a:lnTo>
                                  <a:pt x="6997" y="0"/>
                                </a:lnTo>
                                <a:lnTo>
                                  <a:pt x="6997" y="15"/>
                                </a:lnTo>
                                <a:lnTo>
                                  <a:pt x="7042" y="15"/>
                                </a:lnTo>
                                <a:lnTo>
                                  <a:pt x="7042" y="0"/>
                                </a:lnTo>
                                <a:close/>
                                <a:moveTo>
                                  <a:pt x="7118" y="675"/>
                                </a:moveTo>
                                <a:lnTo>
                                  <a:pt x="7073" y="675"/>
                                </a:lnTo>
                                <a:lnTo>
                                  <a:pt x="7073" y="690"/>
                                </a:lnTo>
                                <a:lnTo>
                                  <a:pt x="7118" y="690"/>
                                </a:lnTo>
                                <a:lnTo>
                                  <a:pt x="7118" y="675"/>
                                </a:lnTo>
                                <a:close/>
                                <a:moveTo>
                                  <a:pt x="7118" y="0"/>
                                </a:moveTo>
                                <a:lnTo>
                                  <a:pt x="7073" y="0"/>
                                </a:lnTo>
                                <a:lnTo>
                                  <a:pt x="7073" y="15"/>
                                </a:lnTo>
                                <a:lnTo>
                                  <a:pt x="7118" y="15"/>
                                </a:lnTo>
                                <a:lnTo>
                                  <a:pt x="7118" y="0"/>
                                </a:lnTo>
                                <a:close/>
                                <a:moveTo>
                                  <a:pt x="7193" y="675"/>
                                </a:moveTo>
                                <a:lnTo>
                                  <a:pt x="7148" y="675"/>
                                </a:lnTo>
                                <a:lnTo>
                                  <a:pt x="7148" y="690"/>
                                </a:lnTo>
                                <a:lnTo>
                                  <a:pt x="7193" y="690"/>
                                </a:lnTo>
                                <a:lnTo>
                                  <a:pt x="7193" y="675"/>
                                </a:lnTo>
                                <a:close/>
                                <a:moveTo>
                                  <a:pt x="7193" y="0"/>
                                </a:moveTo>
                                <a:lnTo>
                                  <a:pt x="7148" y="0"/>
                                </a:lnTo>
                                <a:lnTo>
                                  <a:pt x="7148" y="15"/>
                                </a:lnTo>
                                <a:lnTo>
                                  <a:pt x="7193" y="15"/>
                                </a:lnTo>
                                <a:lnTo>
                                  <a:pt x="7193" y="0"/>
                                </a:lnTo>
                                <a:close/>
                                <a:moveTo>
                                  <a:pt x="7268" y="675"/>
                                </a:moveTo>
                                <a:lnTo>
                                  <a:pt x="7223" y="675"/>
                                </a:lnTo>
                                <a:lnTo>
                                  <a:pt x="7223" y="690"/>
                                </a:lnTo>
                                <a:lnTo>
                                  <a:pt x="7268" y="690"/>
                                </a:lnTo>
                                <a:lnTo>
                                  <a:pt x="7268" y="675"/>
                                </a:lnTo>
                                <a:close/>
                                <a:moveTo>
                                  <a:pt x="7268" y="0"/>
                                </a:moveTo>
                                <a:lnTo>
                                  <a:pt x="7223" y="0"/>
                                </a:lnTo>
                                <a:lnTo>
                                  <a:pt x="7223" y="15"/>
                                </a:lnTo>
                                <a:lnTo>
                                  <a:pt x="7268" y="15"/>
                                </a:lnTo>
                                <a:lnTo>
                                  <a:pt x="7268" y="0"/>
                                </a:lnTo>
                                <a:close/>
                                <a:moveTo>
                                  <a:pt x="7343" y="675"/>
                                </a:moveTo>
                                <a:lnTo>
                                  <a:pt x="7298" y="675"/>
                                </a:lnTo>
                                <a:lnTo>
                                  <a:pt x="7298" y="690"/>
                                </a:lnTo>
                                <a:lnTo>
                                  <a:pt x="7343" y="690"/>
                                </a:lnTo>
                                <a:lnTo>
                                  <a:pt x="7343" y="675"/>
                                </a:lnTo>
                                <a:close/>
                                <a:moveTo>
                                  <a:pt x="7343" y="0"/>
                                </a:moveTo>
                                <a:lnTo>
                                  <a:pt x="7298" y="0"/>
                                </a:lnTo>
                                <a:lnTo>
                                  <a:pt x="7298" y="15"/>
                                </a:lnTo>
                                <a:lnTo>
                                  <a:pt x="7343" y="15"/>
                                </a:lnTo>
                                <a:lnTo>
                                  <a:pt x="7343" y="0"/>
                                </a:lnTo>
                                <a:close/>
                                <a:moveTo>
                                  <a:pt x="7419" y="675"/>
                                </a:moveTo>
                                <a:lnTo>
                                  <a:pt x="7374" y="675"/>
                                </a:lnTo>
                                <a:lnTo>
                                  <a:pt x="7374" y="690"/>
                                </a:lnTo>
                                <a:lnTo>
                                  <a:pt x="7419" y="690"/>
                                </a:lnTo>
                                <a:lnTo>
                                  <a:pt x="7419" y="675"/>
                                </a:lnTo>
                                <a:close/>
                                <a:moveTo>
                                  <a:pt x="7419" y="0"/>
                                </a:moveTo>
                                <a:lnTo>
                                  <a:pt x="7374" y="0"/>
                                </a:lnTo>
                                <a:lnTo>
                                  <a:pt x="7374" y="15"/>
                                </a:lnTo>
                                <a:lnTo>
                                  <a:pt x="7419" y="15"/>
                                </a:lnTo>
                                <a:lnTo>
                                  <a:pt x="7419" y="0"/>
                                </a:lnTo>
                                <a:close/>
                                <a:moveTo>
                                  <a:pt x="7494" y="675"/>
                                </a:moveTo>
                                <a:lnTo>
                                  <a:pt x="7449" y="675"/>
                                </a:lnTo>
                                <a:lnTo>
                                  <a:pt x="7449" y="690"/>
                                </a:lnTo>
                                <a:lnTo>
                                  <a:pt x="7494" y="690"/>
                                </a:lnTo>
                                <a:lnTo>
                                  <a:pt x="7494" y="675"/>
                                </a:lnTo>
                                <a:close/>
                                <a:moveTo>
                                  <a:pt x="7494" y="0"/>
                                </a:moveTo>
                                <a:lnTo>
                                  <a:pt x="7449" y="0"/>
                                </a:lnTo>
                                <a:lnTo>
                                  <a:pt x="7449" y="15"/>
                                </a:lnTo>
                                <a:lnTo>
                                  <a:pt x="7494" y="15"/>
                                </a:lnTo>
                                <a:lnTo>
                                  <a:pt x="7494" y="0"/>
                                </a:lnTo>
                                <a:close/>
                                <a:moveTo>
                                  <a:pt x="7569" y="675"/>
                                </a:moveTo>
                                <a:lnTo>
                                  <a:pt x="7524" y="675"/>
                                </a:lnTo>
                                <a:lnTo>
                                  <a:pt x="7524" y="690"/>
                                </a:lnTo>
                                <a:lnTo>
                                  <a:pt x="7569" y="690"/>
                                </a:lnTo>
                                <a:lnTo>
                                  <a:pt x="7569" y="675"/>
                                </a:lnTo>
                                <a:close/>
                                <a:moveTo>
                                  <a:pt x="7569" y="0"/>
                                </a:moveTo>
                                <a:lnTo>
                                  <a:pt x="7524" y="0"/>
                                </a:lnTo>
                                <a:lnTo>
                                  <a:pt x="7524" y="15"/>
                                </a:lnTo>
                                <a:lnTo>
                                  <a:pt x="7569" y="15"/>
                                </a:lnTo>
                                <a:lnTo>
                                  <a:pt x="7569" y="0"/>
                                </a:lnTo>
                                <a:close/>
                                <a:moveTo>
                                  <a:pt x="7644" y="675"/>
                                </a:moveTo>
                                <a:lnTo>
                                  <a:pt x="7599" y="675"/>
                                </a:lnTo>
                                <a:lnTo>
                                  <a:pt x="7599" y="690"/>
                                </a:lnTo>
                                <a:lnTo>
                                  <a:pt x="7644" y="690"/>
                                </a:lnTo>
                                <a:lnTo>
                                  <a:pt x="7644" y="675"/>
                                </a:lnTo>
                                <a:close/>
                                <a:moveTo>
                                  <a:pt x="7644" y="0"/>
                                </a:moveTo>
                                <a:lnTo>
                                  <a:pt x="7599" y="0"/>
                                </a:lnTo>
                                <a:lnTo>
                                  <a:pt x="7599" y="15"/>
                                </a:lnTo>
                                <a:lnTo>
                                  <a:pt x="7644" y="15"/>
                                </a:lnTo>
                                <a:lnTo>
                                  <a:pt x="7644" y="0"/>
                                </a:lnTo>
                                <a:close/>
                                <a:moveTo>
                                  <a:pt x="7720" y="675"/>
                                </a:moveTo>
                                <a:lnTo>
                                  <a:pt x="7675" y="675"/>
                                </a:lnTo>
                                <a:lnTo>
                                  <a:pt x="7675" y="690"/>
                                </a:lnTo>
                                <a:lnTo>
                                  <a:pt x="7720" y="690"/>
                                </a:lnTo>
                                <a:lnTo>
                                  <a:pt x="7720" y="675"/>
                                </a:lnTo>
                                <a:close/>
                                <a:moveTo>
                                  <a:pt x="7720" y="0"/>
                                </a:moveTo>
                                <a:lnTo>
                                  <a:pt x="7675" y="0"/>
                                </a:lnTo>
                                <a:lnTo>
                                  <a:pt x="7675" y="15"/>
                                </a:lnTo>
                                <a:lnTo>
                                  <a:pt x="7720" y="15"/>
                                </a:lnTo>
                                <a:lnTo>
                                  <a:pt x="7720" y="0"/>
                                </a:lnTo>
                                <a:close/>
                                <a:moveTo>
                                  <a:pt x="7795" y="675"/>
                                </a:moveTo>
                                <a:lnTo>
                                  <a:pt x="7750" y="675"/>
                                </a:lnTo>
                                <a:lnTo>
                                  <a:pt x="7750" y="690"/>
                                </a:lnTo>
                                <a:lnTo>
                                  <a:pt x="7795" y="690"/>
                                </a:lnTo>
                                <a:lnTo>
                                  <a:pt x="7795" y="675"/>
                                </a:lnTo>
                                <a:close/>
                                <a:moveTo>
                                  <a:pt x="7795" y="0"/>
                                </a:moveTo>
                                <a:lnTo>
                                  <a:pt x="7750" y="0"/>
                                </a:lnTo>
                                <a:lnTo>
                                  <a:pt x="7750" y="15"/>
                                </a:lnTo>
                                <a:lnTo>
                                  <a:pt x="7795" y="15"/>
                                </a:lnTo>
                                <a:lnTo>
                                  <a:pt x="7795" y="0"/>
                                </a:lnTo>
                                <a:close/>
                                <a:moveTo>
                                  <a:pt x="7870" y="675"/>
                                </a:moveTo>
                                <a:lnTo>
                                  <a:pt x="7825" y="675"/>
                                </a:lnTo>
                                <a:lnTo>
                                  <a:pt x="7825" y="690"/>
                                </a:lnTo>
                                <a:lnTo>
                                  <a:pt x="7870" y="690"/>
                                </a:lnTo>
                                <a:lnTo>
                                  <a:pt x="7870" y="675"/>
                                </a:lnTo>
                                <a:close/>
                                <a:moveTo>
                                  <a:pt x="7870" y="0"/>
                                </a:moveTo>
                                <a:lnTo>
                                  <a:pt x="7825" y="0"/>
                                </a:lnTo>
                                <a:lnTo>
                                  <a:pt x="7825" y="15"/>
                                </a:lnTo>
                                <a:lnTo>
                                  <a:pt x="7870" y="15"/>
                                </a:lnTo>
                                <a:lnTo>
                                  <a:pt x="7870" y="0"/>
                                </a:lnTo>
                                <a:close/>
                                <a:moveTo>
                                  <a:pt x="7945" y="675"/>
                                </a:moveTo>
                                <a:lnTo>
                                  <a:pt x="7900" y="675"/>
                                </a:lnTo>
                                <a:lnTo>
                                  <a:pt x="7900" y="690"/>
                                </a:lnTo>
                                <a:lnTo>
                                  <a:pt x="7945" y="690"/>
                                </a:lnTo>
                                <a:lnTo>
                                  <a:pt x="7945" y="675"/>
                                </a:lnTo>
                                <a:close/>
                                <a:moveTo>
                                  <a:pt x="7945" y="0"/>
                                </a:moveTo>
                                <a:lnTo>
                                  <a:pt x="7900" y="0"/>
                                </a:lnTo>
                                <a:lnTo>
                                  <a:pt x="7900" y="15"/>
                                </a:lnTo>
                                <a:lnTo>
                                  <a:pt x="7945" y="15"/>
                                </a:lnTo>
                                <a:lnTo>
                                  <a:pt x="7945" y="0"/>
                                </a:lnTo>
                                <a:close/>
                                <a:moveTo>
                                  <a:pt x="8021" y="675"/>
                                </a:moveTo>
                                <a:lnTo>
                                  <a:pt x="7976" y="675"/>
                                </a:lnTo>
                                <a:lnTo>
                                  <a:pt x="7976" y="690"/>
                                </a:lnTo>
                                <a:lnTo>
                                  <a:pt x="8021" y="690"/>
                                </a:lnTo>
                                <a:lnTo>
                                  <a:pt x="8021" y="675"/>
                                </a:lnTo>
                                <a:close/>
                                <a:moveTo>
                                  <a:pt x="8021" y="0"/>
                                </a:moveTo>
                                <a:lnTo>
                                  <a:pt x="7976" y="0"/>
                                </a:lnTo>
                                <a:lnTo>
                                  <a:pt x="7976" y="15"/>
                                </a:lnTo>
                                <a:lnTo>
                                  <a:pt x="8021" y="15"/>
                                </a:lnTo>
                                <a:lnTo>
                                  <a:pt x="8021" y="0"/>
                                </a:lnTo>
                                <a:close/>
                                <a:moveTo>
                                  <a:pt x="8096" y="675"/>
                                </a:moveTo>
                                <a:lnTo>
                                  <a:pt x="8051" y="675"/>
                                </a:lnTo>
                                <a:lnTo>
                                  <a:pt x="8051" y="690"/>
                                </a:lnTo>
                                <a:lnTo>
                                  <a:pt x="8096" y="690"/>
                                </a:lnTo>
                                <a:lnTo>
                                  <a:pt x="8096" y="675"/>
                                </a:lnTo>
                                <a:close/>
                                <a:moveTo>
                                  <a:pt x="8096" y="0"/>
                                </a:moveTo>
                                <a:lnTo>
                                  <a:pt x="8051" y="0"/>
                                </a:lnTo>
                                <a:lnTo>
                                  <a:pt x="8051" y="15"/>
                                </a:lnTo>
                                <a:lnTo>
                                  <a:pt x="8096" y="15"/>
                                </a:lnTo>
                                <a:lnTo>
                                  <a:pt x="8096" y="0"/>
                                </a:lnTo>
                                <a:close/>
                                <a:moveTo>
                                  <a:pt x="8171" y="675"/>
                                </a:moveTo>
                                <a:lnTo>
                                  <a:pt x="8126" y="675"/>
                                </a:lnTo>
                                <a:lnTo>
                                  <a:pt x="8126" y="690"/>
                                </a:lnTo>
                                <a:lnTo>
                                  <a:pt x="8171" y="690"/>
                                </a:lnTo>
                                <a:lnTo>
                                  <a:pt x="8171" y="675"/>
                                </a:lnTo>
                                <a:close/>
                                <a:moveTo>
                                  <a:pt x="8171" y="0"/>
                                </a:moveTo>
                                <a:lnTo>
                                  <a:pt x="8126" y="0"/>
                                </a:lnTo>
                                <a:lnTo>
                                  <a:pt x="8126" y="15"/>
                                </a:lnTo>
                                <a:lnTo>
                                  <a:pt x="8171" y="15"/>
                                </a:lnTo>
                                <a:lnTo>
                                  <a:pt x="8171" y="0"/>
                                </a:lnTo>
                                <a:close/>
                                <a:moveTo>
                                  <a:pt x="8246" y="675"/>
                                </a:moveTo>
                                <a:lnTo>
                                  <a:pt x="8201" y="675"/>
                                </a:lnTo>
                                <a:lnTo>
                                  <a:pt x="8201" y="690"/>
                                </a:lnTo>
                                <a:lnTo>
                                  <a:pt x="8246" y="690"/>
                                </a:lnTo>
                                <a:lnTo>
                                  <a:pt x="8246" y="675"/>
                                </a:lnTo>
                                <a:close/>
                                <a:moveTo>
                                  <a:pt x="8246" y="0"/>
                                </a:moveTo>
                                <a:lnTo>
                                  <a:pt x="8201" y="0"/>
                                </a:lnTo>
                                <a:lnTo>
                                  <a:pt x="8201" y="15"/>
                                </a:lnTo>
                                <a:lnTo>
                                  <a:pt x="8246" y="15"/>
                                </a:lnTo>
                                <a:lnTo>
                                  <a:pt x="8246" y="0"/>
                                </a:lnTo>
                                <a:close/>
                                <a:moveTo>
                                  <a:pt x="8322" y="675"/>
                                </a:moveTo>
                                <a:lnTo>
                                  <a:pt x="8277" y="675"/>
                                </a:lnTo>
                                <a:lnTo>
                                  <a:pt x="8277" y="690"/>
                                </a:lnTo>
                                <a:lnTo>
                                  <a:pt x="8322" y="690"/>
                                </a:lnTo>
                                <a:lnTo>
                                  <a:pt x="8322" y="675"/>
                                </a:lnTo>
                                <a:close/>
                                <a:moveTo>
                                  <a:pt x="8322" y="0"/>
                                </a:moveTo>
                                <a:lnTo>
                                  <a:pt x="8277" y="0"/>
                                </a:lnTo>
                                <a:lnTo>
                                  <a:pt x="8277" y="15"/>
                                </a:lnTo>
                                <a:lnTo>
                                  <a:pt x="8322" y="15"/>
                                </a:lnTo>
                                <a:lnTo>
                                  <a:pt x="8322" y="0"/>
                                </a:lnTo>
                                <a:close/>
                                <a:moveTo>
                                  <a:pt x="8397" y="675"/>
                                </a:moveTo>
                                <a:lnTo>
                                  <a:pt x="8352" y="675"/>
                                </a:lnTo>
                                <a:lnTo>
                                  <a:pt x="8352" y="690"/>
                                </a:lnTo>
                                <a:lnTo>
                                  <a:pt x="8397" y="690"/>
                                </a:lnTo>
                                <a:lnTo>
                                  <a:pt x="8397" y="675"/>
                                </a:lnTo>
                                <a:close/>
                                <a:moveTo>
                                  <a:pt x="8397" y="0"/>
                                </a:moveTo>
                                <a:lnTo>
                                  <a:pt x="8352" y="0"/>
                                </a:lnTo>
                                <a:lnTo>
                                  <a:pt x="8352" y="15"/>
                                </a:lnTo>
                                <a:lnTo>
                                  <a:pt x="8397" y="15"/>
                                </a:lnTo>
                                <a:lnTo>
                                  <a:pt x="8397" y="0"/>
                                </a:lnTo>
                                <a:close/>
                                <a:moveTo>
                                  <a:pt x="8472" y="675"/>
                                </a:moveTo>
                                <a:lnTo>
                                  <a:pt x="8427" y="675"/>
                                </a:lnTo>
                                <a:lnTo>
                                  <a:pt x="8427" y="690"/>
                                </a:lnTo>
                                <a:lnTo>
                                  <a:pt x="8472" y="690"/>
                                </a:lnTo>
                                <a:lnTo>
                                  <a:pt x="8472" y="675"/>
                                </a:lnTo>
                                <a:close/>
                                <a:moveTo>
                                  <a:pt x="8472" y="0"/>
                                </a:moveTo>
                                <a:lnTo>
                                  <a:pt x="8427" y="0"/>
                                </a:lnTo>
                                <a:lnTo>
                                  <a:pt x="8427" y="15"/>
                                </a:lnTo>
                                <a:lnTo>
                                  <a:pt x="8472" y="15"/>
                                </a:lnTo>
                                <a:lnTo>
                                  <a:pt x="8472" y="0"/>
                                </a:lnTo>
                                <a:close/>
                                <a:moveTo>
                                  <a:pt x="8547" y="675"/>
                                </a:moveTo>
                                <a:lnTo>
                                  <a:pt x="8502" y="675"/>
                                </a:lnTo>
                                <a:lnTo>
                                  <a:pt x="8502" y="690"/>
                                </a:lnTo>
                                <a:lnTo>
                                  <a:pt x="8547" y="690"/>
                                </a:lnTo>
                                <a:lnTo>
                                  <a:pt x="8547" y="675"/>
                                </a:lnTo>
                                <a:close/>
                                <a:moveTo>
                                  <a:pt x="8547" y="0"/>
                                </a:moveTo>
                                <a:lnTo>
                                  <a:pt x="8502" y="0"/>
                                </a:lnTo>
                                <a:lnTo>
                                  <a:pt x="8502" y="15"/>
                                </a:lnTo>
                                <a:lnTo>
                                  <a:pt x="8547" y="15"/>
                                </a:lnTo>
                                <a:lnTo>
                                  <a:pt x="8547" y="0"/>
                                </a:lnTo>
                                <a:close/>
                                <a:moveTo>
                                  <a:pt x="8623" y="675"/>
                                </a:moveTo>
                                <a:lnTo>
                                  <a:pt x="8578" y="675"/>
                                </a:lnTo>
                                <a:lnTo>
                                  <a:pt x="8578" y="690"/>
                                </a:lnTo>
                                <a:lnTo>
                                  <a:pt x="8623" y="690"/>
                                </a:lnTo>
                                <a:lnTo>
                                  <a:pt x="8623" y="675"/>
                                </a:lnTo>
                                <a:close/>
                                <a:moveTo>
                                  <a:pt x="8623" y="0"/>
                                </a:moveTo>
                                <a:lnTo>
                                  <a:pt x="8578" y="0"/>
                                </a:lnTo>
                                <a:lnTo>
                                  <a:pt x="8578" y="15"/>
                                </a:lnTo>
                                <a:lnTo>
                                  <a:pt x="8623" y="15"/>
                                </a:lnTo>
                                <a:lnTo>
                                  <a:pt x="8623" y="0"/>
                                </a:lnTo>
                                <a:close/>
                                <a:moveTo>
                                  <a:pt x="8698" y="675"/>
                                </a:moveTo>
                                <a:lnTo>
                                  <a:pt x="8653" y="675"/>
                                </a:lnTo>
                                <a:lnTo>
                                  <a:pt x="8653" y="690"/>
                                </a:lnTo>
                                <a:lnTo>
                                  <a:pt x="8698" y="690"/>
                                </a:lnTo>
                                <a:lnTo>
                                  <a:pt x="8698" y="675"/>
                                </a:lnTo>
                                <a:close/>
                                <a:moveTo>
                                  <a:pt x="8698" y="0"/>
                                </a:moveTo>
                                <a:lnTo>
                                  <a:pt x="8653" y="0"/>
                                </a:lnTo>
                                <a:lnTo>
                                  <a:pt x="8653" y="15"/>
                                </a:lnTo>
                                <a:lnTo>
                                  <a:pt x="8698" y="15"/>
                                </a:lnTo>
                                <a:lnTo>
                                  <a:pt x="8698" y="0"/>
                                </a:lnTo>
                                <a:close/>
                                <a:moveTo>
                                  <a:pt x="8773" y="675"/>
                                </a:moveTo>
                                <a:lnTo>
                                  <a:pt x="8728" y="675"/>
                                </a:lnTo>
                                <a:lnTo>
                                  <a:pt x="8728" y="690"/>
                                </a:lnTo>
                                <a:lnTo>
                                  <a:pt x="8773" y="690"/>
                                </a:lnTo>
                                <a:lnTo>
                                  <a:pt x="8773" y="675"/>
                                </a:lnTo>
                                <a:close/>
                                <a:moveTo>
                                  <a:pt x="8773" y="0"/>
                                </a:moveTo>
                                <a:lnTo>
                                  <a:pt x="8728" y="0"/>
                                </a:lnTo>
                                <a:lnTo>
                                  <a:pt x="8728" y="15"/>
                                </a:lnTo>
                                <a:lnTo>
                                  <a:pt x="8773" y="15"/>
                                </a:lnTo>
                                <a:lnTo>
                                  <a:pt x="8773" y="0"/>
                                </a:lnTo>
                                <a:close/>
                                <a:moveTo>
                                  <a:pt x="8848" y="675"/>
                                </a:moveTo>
                                <a:lnTo>
                                  <a:pt x="8803" y="675"/>
                                </a:lnTo>
                                <a:lnTo>
                                  <a:pt x="8803" y="690"/>
                                </a:lnTo>
                                <a:lnTo>
                                  <a:pt x="8848" y="690"/>
                                </a:lnTo>
                                <a:lnTo>
                                  <a:pt x="8848" y="675"/>
                                </a:lnTo>
                                <a:close/>
                                <a:moveTo>
                                  <a:pt x="8848" y="0"/>
                                </a:moveTo>
                                <a:lnTo>
                                  <a:pt x="8803" y="0"/>
                                </a:lnTo>
                                <a:lnTo>
                                  <a:pt x="8803" y="15"/>
                                </a:lnTo>
                                <a:lnTo>
                                  <a:pt x="8848" y="15"/>
                                </a:lnTo>
                                <a:lnTo>
                                  <a:pt x="8848" y="0"/>
                                </a:lnTo>
                                <a:close/>
                                <a:moveTo>
                                  <a:pt x="8924" y="675"/>
                                </a:moveTo>
                                <a:lnTo>
                                  <a:pt x="8879" y="675"/>
                                </a:lnTo>
                                <a:lnTo>
                                  <a:pt x="8879" y="690"/>
                                </a:lnTo>
                                <a:lnTo>
                                  <a:pt x="8924" y="690"/>
                                </a:lnTo>
                                <a:lnTo>
                                  <a:pt x="8924" y="675"/>
                                </a:lnTo>
                                <a:close/>
                                <a:moveTo>
                                  <a:pt x="8924" y="0"/>
                                </a:moveTo>
                                <a:lnTo>
                                  <a:pt x="8879" y="0"/>
                                </a:lnTo>
                                <a:lnTo>
                                  <a:pt x="8879" y="15"/>
                                </a:lnTo>
                                <a:lnTo>
                                  <a:pt x="8924" y="15"/>
                                </a:lnTo>
                                <a:lnTo>
                                  <a:pt x="8924" y="0"/>
                                </a:lnTo>
                                <a:close/>
                                <a:moveTo>
                                  <a:pt x="8999" y="675"/>
                                </a:moveTo>
                                <a:lnTo>
                                  <a:pt x="8954" y="675"/>
                                </a:lnTo>
                                <a:lnTo>
                                  <a:pt x="8954" y="690"/>
                                </a:lnTo>
                                <a:lnTo>
                                  <a:pt x="8999" y="690"/>
                                </a:lnTo>
                                <a:lnTo>
                                  <a:pt x="8999" y="675"/>
                                </a:lnTo>
                                <a:close/>
                                <a:moveTo>
                                  <a:pt x="8999" y="0"/>
                                </a:moveTo>
                                <a:lnTo>
                                  <a:pt x="8954" y="0"/>
                                </a:lnTo>
                                <a:lnTo>
                                  <a:pt x="8954" y="15"/>
                                </a:lnTo>
                                <a:lnTo>
                                  <a:pt x="8999" y="15"/>
                                </a:lnTo>
                                <a:lnTo>
                                  <a:pt x="8999" y="0"/>
                                </a:lnTo>
                                <a:close/>
                                <a:moveTo>
                                  <a:pt x="9074" y="675"/>
                                </a:moveTo>
                                <a:lnTo>
                                  <a:pt x="9029" y="675"/>
                                </a:lnTo>
                                <a:lnTo>
                                  <a:pt x="9029" y="690"/>
                                </a:lnTo>
                                <a:lnTo>
                                  <a:pt x="9074" y="690"/>
                                </a:lnTo>
                                <a:lnTo>
                                  <a:pt x="9074" y="675"/>
                                </a:lnTo>
                                <a:close/>
                                <a:moveTo>
                                  <a:pt x="9074" y="0"/>
                                </a:moveTo>
                                <a:lnTo>
                                  <a:pt x="9029" y="0"/>
                                </a:lnTo>
                                <a:lnTo>
                                  <a:pt x="9029" y="15"/>
                                </a:lnTo>
                                <a:lnTo>
                                  <a:pt x="9074" y="15"/>
                                </a:lnTo>
                                <a:lnTo>
                                  <a:pt x="9074" y="0"/>
                                </a:lnTo>
                                <a:close/>
                                <a:moveTo>
                                  <a:pt x="9149" y="675"/>
                                </a:moveTo>
                                <a:lnTo>
                                  <a:pt x="9104" y="675"/>
                                </a:lnTo>
                                <a:lnTo>
                                  <a:pt x="9104" y="690"/>
                                </a:lnTo>
                                <a:lnTo>
                                  <a:pt x="9149" y="690"/>
                                </a:lnTo>
                                <a:lnTo>
                                  <a:pt x="9149" y="675"/>
                                </a:lnTo>
                                <a:close/>
                                <a:moveTo>
                                  <a:pt x="9149" y="0"/>
                                </a:moveTo>
                                <a:lnTo>
                                  <a:pt x="9104" y="0"/>
                                </a:lnTo>
                                <a:lnTo>
                                  <a:pt x="9104" y="15"/>
                                </a:lnTo>
                                <a:lnTo>
                                  <a:pt x="9149" y="15"/>
                                </a:lnTo>
                                <a:lnTo>
                                  <a:pt x="9149" y="0"/>
                                </a:lnTo>
                                <a:close/>
                                <a:moveTo>
                                  <a:pt x="9225" y="675"/>
                                </a:moveTo>
                                <a:lnTo>
                                  <a:pt x="9180" y="675"/>
                                </a:lnTo>
                                <a:lnTo>
                                  <a:pt x="9180" y="690"/>
                                </a:lnTo>
                                <a:lnTo>
                                  <a:pt x="9225" y="690"/>
                                </a:lnTo>
                                <a:lnTo>
                                  <a:pt x="9225" y="675"/>
                                </a:lnTo>
                                <a:close/>
                                <a:moveTo>
                                  <a:pt x="9225" y="0"/>
                                </a:moveTo>
                                <a:lnTo>
                                  <a:pt x="9180" y="0"/>
                                </a:lnTo>
                                <a:lnTo>
                                  <a:pt x="9180" y="15"/>
                                </a:lnTo>
                                <a:lnTo>
                                  <a:pt x="9225" y="15"/>
                                </a:lnTo>
                                <a:lnTo>
                                  <a:pt x="9225" y="0"/>
                                </a:lnTo>
                                <a:close/>
                                <a:moveTo>
                                  <a:pt x="9300" y="675"/>
                                </a:moveTo>
                                <a:lnTo>
                                  <a:pt x="9255" y="675"/>
                                </a:lnTo>
                                <a:lnTo>
                                  <a:pt x="9255" y="690"/>
                                </a:lnTo>
                                <a:lnTo>
                                  <a:pt x="9300" y="690"/>
                                </a:lnTo>
                                <a:lnTo>
                                  <a:pt x="9300" y="675"/>
                                </a:lnTo>
                                <a:close/>
                                <a:moveTo>
                                  <a:pt x="9300" y="0"/>
                                </a:moveTo>
                                <a:lnTo>
                                  <a:pt x="9255" y="0"/>
                                </a:lnTo>
                                <a:lnTo>
                                  <a:pt x="9255" y="15"/>
                                </a:lnTo>
                                <a:lnTo>
                                  <a:pt x="9300" y="15"/>
                                </a:lnTo>
                                <a:lnTo>
                                  <a:pt x="9300" y="0"/>
                                </a:lnTo>
                                <a:close/>
                                <a:moveTo>
                                  <a:pt x="9375" y="675"/>
                                </a:moveTo>
                                <a:lnTo>
                                  <a:pt x="9330" y="675"/>
                                </a:lnTo>
                                <a:lnTo>
                                  <a:pt x="9330" y="690"/>
                                </a:lnTo>
                                <a:lnTo>
                                  <a:pt x="9375" y="690"/>
                                </a:lnTo>
                                <a:lnTo>
                                  <a:pt x="9375" y="675"/>
                                </a:lnTo>
                                <a:close/>
                                <a:moveTo>
                                  <a:pt x="9375" y="0"/>
                                </a:moveTo>
                                <a:lnTo>
                                  <a:pt x="9330" y="0"/>
                                </a:lnTo>
                                <a:lnTo>
                                  <a:pt x="9330" y="15"/>
                                </a:lnTo>
                                <a:lnTo>
                                  <a:pt x="9375" y="15"/>
                                </a:lnTo>
                                <a:lnTo>
                                  <a:pt x="9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9367" y="0"/>
                            <a:ext cx="0" cy="6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AutoShape 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5" cy="690"/>
                          </a:xfrm>
                          <a:custGeom>
                            <a:avLst/>
                            <a:gdLst>
                              <a:gd name="T0" fmla="*/ 15 w 15"/>
                              <a:gd name="T1" fmla="*/ 645 h 690"/>
                              <a:gd name="T2" fmla="*/ 0 w 15"/>
                              <a:gd name="T3" fmla="*/ 645 h 690"/>
                              <a:gd name="T4" fmla="*/ 0 w 15"/>
                              <a:gd name="T5" fmla="*/ 690 h 690"/>
                              <a:gd name="T6" fmla="*/ 15 w 15"/>
                              <a:gd name="T7" fmla="*/ 690 h 690"/>
                              <a:gd name="T8" fmla="*/ 15 w 15"/>
                              <a:gd name="T9" fmla="*/ 645 h 690"/>
                              <a:gd name="T10" fmla="*/ 15 w 15"/>
                              <a:gd name="T11" fmla="*/ 573 h 690"/>
                              <a:gd name="T12" fmla="*/ 0 w 15"/>
                              <a:gd name="T13" fmla="*/ 573 h 690"/>
                              <a:gd name="T14" fmla="*/ 0 w 15"/>
                              <a:gd name="T15" fmla="*/ 618 h 690"/>
                              <a:gd name="T16" fmla="*/ 15 w 15"/>
                              <a:gd name="T17" fmla="*/ 618 h 690"/>
                              <a:gd name="T18" fmla="*/ 15 w 15"/>
                              <a:gd name="T19" fmla="*/ 573 h 690"/>
                              <a:gd name="T20" fmla="*/ 15 w 15"/>
                              <a:gd name="T21" fmla="*/ 502 h 690"/>
                              <a:gd name="T22" fmla="*/ 0 w 15"/>
                              <a:gd name="T23" fmla="*/ 502 h 690"/>
                              <a:gd name="T24" fmla="*/ 0 w 15"/>
                              <a:gd name="T25" fmla="*/ 547 h 690"/>
                              <a:gd name="T26" fmla="*/ 15 w 15"/>
                              <a:gd name="T27" fmla="*/ 547 h 690"/>
                              <a:gd name="T28" fmla="*/ 15 w 15"/>
                              <a:gd name="T29" fmla="*/ 502 h 690"/>
                              <a:gd name="T30" fmla="*/ 15 w 15"/>
                              <a:gd name="T31" fmla="*/ 430 h 690"/>
                              <a:gd name="T32" fmla="*/ 0 w 15"/>
                              <a:gd name="T33" fmla="*/ 430 h 690"/>
                              <a:gd name="T34" fmla="*/ 0 w 15"/>
                              <a:gd name="T35" fmla="*/ 475 h 690"/>
                              <a:gd name="T36" fmla="*/ 15 w 15"/>
                              <a:gd name="T37" fmla="*/ 475 h 690"/>
                              <a:gd name="T38" fmla="*/ 15 w 15"/>
                              <a:gd name="T39" fmla="*/ 430 h 690"/>
                              <a:gd name="T40" fmla="*/ 15 w 15"/>
                              <a:gd name="T41" fmla="*/ 358 h 690"/>
                              <a:gd name="T42" fmla="*/ 0 w 15"/>
                              <a:gd name="T43" fmla="*/ 358 h 690"/>
                              <a:gd name="T44" fmla="*/ 0 w 15"/>
                              <a:gd name="T45" fmla="*/ 403 h 690"/>
                              <a:gd name="T46" fmla="*/ 15 w 15"/>
                              <a:gd name="T47" fmla="*/ 403 h 690"/>
                              <a:gd name="T48" fmla="*/ 15 w 15"/>
                              <a:gd name="T49" fmla="*/ 358 h 690"/>
                              <a:gd name="T50" fmla="*/ 15 w 15"/>
                              <a:gd name="T51" fmla="*/ 287 h 690"/>
                              <a:gd name="T52" fmla="*/ 0 w 15"/>
                              <a:gd name="T53" fmla="*/ 287 h 690"/>
                              <a:gd name="T54" fmla="*/ 0 w 15"/>
                              <a:gd name="T55" fmla="*/ 332 h 690"/>
                              <a:gd name="T56" fmla="*/ 15 w 15"/>
                              <a:gd name="T57" fmla="*/ 332 h 690"/>
                              <a:gd name="T58" fmla="*/ 15 w 15"/>
                              <a:gd name="T59" fmla="*/ 287 h 690"/>
                              <a:gd name="T60" fmla="*/ 15 w 15"/>
                              <a:gd name="T61" fmla="*/ 215 h 690"/>
                              <a:gd name="T62" fmla="*/ 0 w 15"/>
                              <a:gd name="T63" fmla="*/ 215 h 690"/>
                              <a:gd name="T64" fmla="*/ 0 w 15"/>
                              <a:gd name="T65" fmla="*/ 260 h 690"/>
                              <a:gd name="T66" fmla="*/ 15 w 15"/>
                              <a:gd name="T67" fmla="*/ 260 h 690"/>
                              <a:gd name="T68" fmla="*/ 15 w 15"/>
                              <a:gd name="T69" fmla="*/ 215 h 690"/>
                              <a:gd name="T70" fmla="*/ 15 w 15"/>
                              <a:gd name="T71" fmla="*/ 143 h 690"/>
                              <a:gd name="T72" fmla="*/ 0 w 15"/>
                              <a:gd name="T73" fmla="*/ 143 h 690"/>
                              <a:gd name="T74" fmla="*/ 0 w 15"/>
                              <a:gd name="T75" fmla="*/ 188 h 690"/>
                              <a:gd name="T76" fmla="*/ 15 w 15"/>
                              <a:gd name="T77" fmla="*/ 188 h 690"/>
                              <a:gd name="T78" fmla="*/ 15 w 15"/>
                              <a:gd name="T79" fmla="*/ 143 h 690"/>
                              <a:gd name="T80" fmla="*/ 15 w 15"/>
                              <a:gd name="T81" fmla="*/ 72 h 690"/>
                              <a:gd name="T82" fmla="*/ 0 w 15"/>
                              <a:gd name="T83" fmla="*/ 72 h 690"/>
                              <a:gd name="T84" fmla="*/ 0 w 15"/>
                              <a:gd name="T85" fmla="*/ 117 h 690"/>
                              <a:gd name="T86" fmla="*/ 15 w 15"/>
                              <a:gd name="T87" fmla="*/ 117 h 690"/>
                              <a:gd name="T88" fmla="*/ 15 w 15"/>
                              <a:gd name="T89" fmla="*/ 72 h 690"/>
                              <a:gd name="T90" fmla="*/ 15 w 15"/>
                              <a:gd name="T91" fmla="*/ 0 h 690"/>
                              <a:gd name="T92" fmla="*/ 0 w 15"/>
                              <a:gd name="T93" fmla="*/ 0 h 690"/>
                              <a:gd name="T94" fmla="*/ 0 w 15"/>
                              <a:gd name="T95" fmla="*/ 45 h 690"/>
                              <a:gd name="T96" fmla="*/ 15 w 15"/>
                              <a:gd name="T97" fmla="*/ 45 h 690"/>
                              <a:gd name="T98" fmla="*/ 15 w 15"/>
                              <a:gd name="T99" fmla="*/ 0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5" h="690">
                                <a:moveTo>
                                  <a:pt x="15" y="645"/>
                                </a:moveTo>
                                <a:lnTo>
                                  <a:pt x="0" y="645"/>
                                </a:lnTo>
                                <a:lnTo>
                                  <a:pt x="0" y="690"/>
                                </a:lnTo>
                                <a:lnTo>
                                  <a:pt x="15" y="690"/>
                                </a:lnTo>
                                <a:lnTo>
                                  <a:pt x="15" y="645"/>
                                </a:lnTo>
                                <a:close/>
                                <a:moveTo>
                                  <a:pt x="15" y="573"/>
                                </a:moveTo>
                                <a:lnTo>
                                  <a:pt x="0" y="573"/>
                                </a:lnTo>
                                <a:lnTo>
                                  <a:pt x="0" y="618"/>
                                </a:lnTo>
                                <a:lnTo>
                                  <a:pt x="15" y="618"/>
                                </a:lnTo>
                                <a:lnTo>
                                  <a:pt x="15" y="573"/>
                                </a:lnTo>
                                <a:close/>
                                <a:moveTo>
                                  <a:pt x="15" y="502"/>
                                </a:moveTo>
                                <a:lnTo>
                                  <a:pt x="0" y="502"/>
                                </a:lnTo>
                                <a:lnTo>
                                  <a:pt x="0" y="547"/>
                                </a:lnTo>
                                <a:lnTo>
                                  <a:pt x="15" y="547"/>
                                </a:lnTo>
                                <a:lnTo>
                                  <a:pt x="15" y="502"/>
                                </a:lnTo>
                                <a:close/>
                                <a:moveTo>
                                  <a:pt x="15" y="430"/>
                                </a:moveTo>
                                <a:lnTo>
                                  <a:pt x="0" y="430"/>
                                </a:lnTo>
                                <a:lnTo>
                                  <a:pt x="0" y="475"/>
                                </a:lnTo>
                                <a:lnTo>
                                  <a:pt x="15" y="475"/>
                                </a:lnTo>
                                <a:lnTo>
                                  <a:pt x="15" y="430"/>
                                </a:lnTo>
                                <a:close/>
                                <a:moveTo>
                                  <a:pt x="15" y="358"/>
                                </a:moveTo>
                                <a:lnTo>
                                  <a:pt x="0" y="358"/>
                                </a:lnTo>
                                <a:lnTo>
                                  <a:pt x="0" y="403"/>
                                </a:lnTo>
                                <a:lnTo>
                                  <a:pt x="15" y="403"/>
                                </a:lnTo>
                                <a:lnTo>
                                  <a:pt x="15" y="358"/>
                                </a:lnTo>
                                <a:close/>
                                <a:moveTo>
                                  <a:pt x="15" y="287"/>
                                </a:moveTo>
                                <a:lnTo>
                                  <a:pt x="0" y="287"/>
                                </a:lnTo>
                                <a:lnTo>
                                  <a:pt x="0" y="332"/>
                                </a:lnTo>
                                <a:lnTo>
                                  <a:pt x="15" y="332"/>
                                </a:lnTo>
                                <a:lnTo>
                                  <a:pt x="15" y="287"/>
                                </a:lnTo>
                                <a:close/>
                                <a:moveTo>
                                  <a:pt x="15" y="215"/>
                                </a:moveTo>
                                <a:lnTo>
                                  <a:pt x="0" y="215"/>
                                </a:lnTo>
                                <a:lnTo>
                                  <a:pt x="0" y="260"/>
                                </a:lnTo>
                                <a:lnTo>
                                  <a:pt x="15" y="260"/>
                                </a:lnTo>
                                <a:lnTo>
                                  <a:pt x="15" y="215"/>
                                </a:lnTo>
                                <a:close/>
                                <a:moveTo>
                                  <a:pt x="15" y="143"/>
                                </a:moveTo>
                                <a:lnTo>
                                  <a:pt x="0" y="143"/>
                                </a:lnTo>
                                <a:lnTo>
                                  <a:pt x="0" y="188"/>
                                </a:lnTo>
                                <a:lnTo>
                                  <a:pt x="15" y="188"/>
                                </a:lnTo>
                                <a:lnTo>
                                  <a:pt x="15" y="143"/>
                                </a:lnTo>
                                <a:close/>
                                <a:moveTo>
                                  <a:pt x="15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117"/>
                                </a:lnTo>
                                <a:lnTo>
                                  <a:pt x="15" y="117"/>
                                </a:lnTo>
                                <a:lnTo>
                                  <a:pt x="15" y="72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15" y="45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15"/>
                            <a:ext cx="9345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57DA50" w14:textId="77777777" w:rsidR="00B9738E" w:rsidRDefault="00592588">
                              <w:pPr>
                                <w:spacing w:before="139"/>
                                <w:ind w:left="141"/>
                                <w:rPr>
                                  <w:rFonts w:ascii="Roboto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5.1</w:t>
                              </w:r>
                              <w:r>
                                <w:rPr>
                                  <w:rFonts w:ascii="Roboto"/>
                                  <w:b/>
                                  <w:spacing w:val="-8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Data</w:t>
                              </w:r>
                              <w:r>
                                <w:rPr>
                                  <w:rFonts w:ascii="Roboto"/>
                                  <w:b/>
                                  <w:spacing w:val="-7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Flow</w:t>
                              </w:r>
                              <w:r>
                                <w:rPr>
                                  <w:rFonts w:ascii="Roboto"/>
                                  <w:b/>
                                  <w:spacing w:val="-7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Dia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</w:rPr>
                                <w:t>g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ram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FD1047" id="Group 56" o:spid="_x0000_s1067" style="width:468.75pt;height:34.55pt;mso-position-horizontal-relative:char;mso-position-vertical-relative:line" coordsize="9375,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">
                <v:rect id="Rectangle 61" o:spid="_x0000_s1068" style="position:absolute;width:9375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" fillcolor="#cfd0d9" stroked="f"/>
                <v:shape id="AutoShape 60" o:spid="_x0000_s1069" style="position:absolute;left:-1;width:9375;height:690;visibility:visible;mso-wrap-style:square;v-text-anchor:top" coordsize="9375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" path="m45,675l,675r,15l45,690r,-15xm45,l,,,15r45,l45,xm120,675r-45,l75,690r45,l120,675xm120,l75,r,15l120,15,120,xm195,675r-45,l150,690r45,l195,675xm195,l150,r,15l195,15,195,xm271,675r-45,l226,690r45,l271,675xm271,l226,r,15l271,15,271,xm346,675r-45,l301,690r45,l346,675xm346,l301,r,15l346,15,346,xm421,675r-45,l376,690r45,l421,675xm421,l376,r,15l421,15,421,xm496,675r-45,l451,690r45,l496,675xm496,l451,r,15l496,15,496,xm572,675r-45,l527,690r45,l572,675xm572,l527,r,15l572,15,572,xm647,675r-45,l602,690r45,l647,675xm647,l602,r,15l647,15,647,xm722,675r-45,l677,690r45,l722,675xm722,l677,r,15l722,15,722,xm797,675r-45,l752,690r45,l797,675xm797,l752,r,15l797,15,797,xm873,675r-45,l828,690r45,l873,675xm873,l828,r,15l873,15,873,xm948,675r-45,l903,690r45,l948,675xm948,l903,r,15l948,15,948,xm1023,675r-45,l978,690r45,l1023,675xm1023,l978,r,15l1023,15r,-15xm1098,675r-45,l1053,690r45,l1098,675xm1098,r-45,l1053,15r45,l1098,xm1174,675r-45,l1129,690r45,l1174,675xm1174,r-45,l1129,15r45,l1174,xm1249,675r-45,l1204,690r45,l1249,675xm1249,r-45,l1204,15r45,l1249,xm1324,675r-45,l1279,690r45,l1324,675xm1324,r-45,l1279,15r45,l1324,xm1399,675r-45,l1354,690r45,l1399,675xm1399,r-45,l1354,15r45,l1399,xm1475,675r-45,l1430,690r45,l1475,675xm1475,r-45,l1430,15r45,l1475,xm1550,675r-45,l1505,690r45,l1550,675xm1550,r-45,l1505,15r45,l1550,xm1625,675r-45,l1580,690r45,l1625,675xm1625,r-45,l1580,15r45,l1625,xm1700,675r-45,l1655,690r45,l1700,675xm1700,r-45,l1655,15r45,l1700,xm1776,675r-45,l1731,690r45,l1776,675xm1776,r-45,l1731,15r45,l1776,xm1851,675r-45,l1806,690r45,l1851,675xm1851,r-45,l1806,15r45,l1851,xm1926,675r-45,l1881,690r45,l1926,675xm1926,r-45,l1881,15r45,l1926,xm2001,675r-45,l1956,690r45,l2001,675xm2001,r-45,l1956,15r45,l2001,xm2077,675r-45,l2032,690r45,l2077,675xm2077,r-45,l2032,15r45,l2077,xm2152,675r-45,l2107,690r45,l2152,675xm2152,r-45,l2107,15r45,l2152,xm2227,675r-45,l2182,690r45,l2227,675xm2227,r-45,l2182,15r45,l2227,xm2302,675r-45,l2257,690r45,l2302,675xm2302,r-45,l2257,15r45,l2302,xm2377,675r-45,l2332,690r45,l2377,675xm2377,r-45,l2332,15r45,l2377,xm2453,675r-45,l2408,690r45,l2453,675xm2453,r-45,l2408,15r45,l2453,xm2528,675r-45,l2483,690r45,l2528,675xm2528,r-45,l2483,15r45,l2528,xm2603,675r-45,l2558,690r45,l2603,675xm2603,r-45,l2558,15r45,l2603,xm2678,675r-45,l2633,690r45,l2678,675xm2678,r-45,l2633,15r45,l2678,xm2754,675r-45,l2709,690r45,l2754,675xm2754,r-45,l2709,15r45,l2754,xm2829,675r-45,l2784,690r45,l2829,675xm2829,r-45,l2784,15r45,l2829,xm2904,675r-45,l2859,690r45,l2904,675xm2904,r-45,l2859,15r45,l2904,xm2979,675r-45,l2934,690r45,l2979,675xm2979,r-45,l2934,15r45,l2979,xm3055,675r-45,l3010,690r45,l3055,675xm3055,r-45,l3010,15r45,l3055,xm3130,675r-45,l3085,690r45,l3130,675xm3130,r-45,l3085,15r45,l3130,xm3205,675r-45,l3160,690r45,l3205,675xm3205,r-45,l3160,15r45,l3205,xm3280,675r-45,l3235,690r45,l3280,675xm3280,r-45,l3235,15r45,l3280,xm3356,675r-45,l3311,690r45,l3356,675xm3356,r-45,l3311,15r45,l3356,xm3431,675r-45,l3386,690r45,l3431,675xm3431,r-45,l3386,15r45,l3431,xm3506,675r-45,l3461,690r45,l3506,675xm3506,r-45,l3461,15r45,l3506,xm3581,675r-45,l3536,690r45,l3581,675xm3581,r-45,l3536,15r45,l3581,xm3657,675r-45,l3612,690r45,l3657,675xm3657,r-45,l3612,15r45,l3657,xm3732,675r-45,l3687,690r45,l3732,675xm3732,r-45,l3687,15r45,l3732,xm3807,675r-45,l3762,690r45,l3807,675xm3807,r-45,l3762,15r45,l3807,xm3882,675r-45,l3837,690r45,l3882,675xm3882,r-45,l3837,15r45,l3882,xm3958,675r-45,l3913,690r45,l3958,675xm3958,r-45,l3913,15r45,l3958,xm4033,675r-45,l3988,690r45,l4033,675xm4033,r-45,l3988,15r45,l4033,xm4108,675r-45,l4063,690r45,l4108,675xm4108,r-45,l4063,15r45,l4108,xm4183,675r-45,l4138,690r45,l4183,675xm4183,r-45,l4138,15r45,l4183,xm4259,675r-45,l4214,690r45,l4259,675xm4259,r-45,l4214,15r45,l4259,xm4334,675r-45,l4289,690r45,l4334,675xm4334,r-45,l4289,15r45,l4334,xm4409,675r-45,l4364,690r45,l4409,675xm4409,r-45,l4364,15r45,l4409,xm4484,675r-45,l4439,690r45,l4484,675xm4484,r-45,l4439,15r45,l4484,xm4560,675r-45,l4515,690r45,l4560,675xm4560,r-45,l4515,15r45,l4560,xm4635,675r-45,l4590,690r45,l4635,675xm4635,r-45,l4590,15r45,l4635,xm4710,675r-45,l4665,690r45,l4710,675xm4710,r-45,l4665,15r45,l4710,xm4785,675r-45,l4740,690r45,l4785,675xm4785,r-45,l4740,15r45,l4785,xm4860,675r-45,l4815,690r45,l4860,675xm4860,r-45,l4815,15r45,l4860,xm4936,675r-45,l4891,690r45,l4936,675xm4936,r-45,l4891,15r45,l4936,xm5011,675r-45,l4966,690r45,l5011,675xm5011,r-45,l4966,15r45,l5011,xm5086,675r-45,l5041,690r45,l5086,675xm5086,r-45,l5041,15r45,l5086,xm5161,675r-45,l5116,690r45,l5161,675xm5161,r-45,l5116,15r45,l5161,xm5237,675r-45,l5192,690r45,l5237,675xm5237,r-45,l5192,15r45,l5237,xm5312,675r-45,l5267,690r45,l5312,675xm5312,r-45,l5267,15r45,l5312,xm5387,675r-45,l5342,690r45,l5387,675xm5387,r-45,l5342,15r45,l5387,xm5462,675r-45,l5417,690r45,l5462,675xm5462,r-45,l5417,15r45,l5462,xm5538,675r-45,l5493,690r45,l5538,675xm5538,r-45,l5493,15r45,l5538,xm5613,675r-45,l5568,690r45,l5613,675xm5613,r-45,l5568,15r45,l5613,xm5688,675r-45,l5643,690r45,l5688,675xm5688,r-45,l5643,15r45,l5688,xm5763,675r-45,l5718,690r45,l5763,675xm5763,r-45,l5718,15r45,l5763,xm5839,675r-45,l5794,690r45,l5839,675xm5839,r-45,l5794,15r45,l5839,xm5914,675r-45,l5869,690r45,l5914,675xm5914,r-45,l5869,15r45,l5914,xm5989,675r-45,l5944,690r45,l5989,675xm5989,r-45,l5944,15r45,l5989,xm6064,675r-45,l6019,690r45,l6064,675xm6064,r-45,l6019,15r45,l6064,xm6140,675r-45,l6095,690r45,l6140,675xm6140,r-45,l6095,15r45,l6140,xm6215,675r-45,l6170,690r45,l6215,675xm6215,r-45,l6170,15r45,l6215,xm6290,675r-45,l6245,690r45,l6290,675xm6290,r-45,l6245,15r45,l6290,xm6365,675r-45,l6320,690r45,l6365,675xm6365,r-45,l6320,15r45,l6365,xm6441,675r-45,l6396,690r45,l6441,675xm6441,r-45,l6396,15r45,l6441,xm6516,675r-45,l6471,690r45,l6516,675xm6516,r-45,l6471,15r45,l6516,xm6591,675r-45,l6546,690r45,l6591,675xm6591,r-45,l6546,15r45,l6591,xm6666,675r-45,l6621,690r45,l6666,675xm6666,r-45,l6621,15r45,l6666,xm6742,675r-45,l6697,690r45,l6742,675xm6742,r-45,l6697,15r45,l6742,xm6817,675r-45,l6772,690r45,l6817,675xm6817,r-45,l6772,15r45,l6817,xm6892,675r-45,l6847,690r45,l6892,675xm6892,r-45,l6847,15r45,l6892,xm6967,675r-45,l6922,690r45,l6967,675xm6967,r-45,l6922,15r45,l6967,xm7042,675r-45,l6997,690r45,l7042,675xm7042,r-45,l6997,15r45,l7042,xm7118,675r-45,l7073,690r45,l7118,675xm7118,r-45,l7073,15r45,l7118,xm7193,675r-45,l7148,690r45,l7193,675xm7193,r-45,l7148,15r45,l7193,xm7268,675r-45,l7223,690r45,l7268,675xm7268,r-45,l7223,15r45,l7268,xm7343,675r-45,l7298,690r45,l7343,675xm7343,r-45,l7298,15r45,l7343,xm7419,675r-45,l7374,690r45,l7419,675xm7419,r-45,l7374,15r45,l7419,xm7494,675r-45,l7449,690r45,l7494,675xm7494,r-45,l7449,15r45,l7494,xm7569,675r-45,l7524,690r45,l7569,675xm7569,r-45,l7524,15r45,l7569,xm7644,675r-45,l7599,690r45,l7644,675xm7644,r-45,l7599,15r45,l7644,xm7720,675r-45,l7675,690r45,l7720,675xm7720,r-45,l7675,15r45,l7720,xm7795,675r-45,l7750,690r45,l7795,675xm7795,r-45,l7750,15r45,l7795,xm7870,675r-45,l7825,690r45,l7870,675xm7870,r-45,l7825,15r45,l7870,xm7945,675r-45,l7900,690r45,l7945,675xm7945,r-45,l7900,15r45,l7945,xm8021,675r-45,l7976,690r45,l8021,675xm8021,r-45,l7976,15r45,l8021,xm8096,675r-45,l8051,690r45,l8096,675xm8096,r-45,l8051,15r45,l8096,xm8171,675r-45,l8126,690r45,l8171,675xm8171,r-45,l8126,15r45,l8171,xm8246,675r-45,l8201,690r45,l8246,675xm8246,r-45,l8201,15r45,l8246,xm8322,675r-45,l8277,690r45,l8322,675xm8322,r-45,l8277,15r45,l8322,xm8397,675r-45,l8352,690r45,l8397,675xm8397,r-45,l8352,15r45,l8397,xm8472,675r-45,l8427,690r45,l8472,675xm8472,r-45,l8427,15r45,l8472,xm8547,675r-45,l8502,690r45,l8547,675xm8547,r-45,l8502,15r45,l8547,xm8623,675r-45,l8578,690r45,l8623,675xm8623,r-45,l8578,15r45,l8623,xm8698,675r-45,l8653,690r45,l8698,675xm8698,r-45,l8653,15r45,l8698,xm8773,675r-45,l8728,690r45,l8773,675xm8773,r-45,l8728,15r45,l8773,xm8848,675r-45,l8803,690r45,l8848,675xm8848,r-45,l8803,15r45,l8848,xm8924,675r-45,l8879,690r45,l8924,675xm8924,r-45,l8879,15r45,l8924,xm8999,675r-45,l8954,690r45,l8999,675xm8999,r-45,l8954,15r45,l8999,xm9074,675r-45,l9029,690r45,l9074,675xm9074,r-45,l9029,15r45,l9074,xm9149,675r-45,l9104,690r45,l9149,675xm9149,r-45,l9104,15r45,l9149,xm9225,675r-45,l9180,690r45,l9225,675xm9225,r-45,l9180,15r45,l9225,xm9300,675r-45,l9255,690r45,l9300,675xm9300,r-45,l9255,15r45,l9300,xm9375,675r-45,l9330,690r45,l9375,675xm9375,r-45,l9330,15r45,l9375,xe" fillcolor="black" stroked="f">
                  <v:path arrowok="t" o:connecttype="custom" o:connectlocs="120,0;271,0;421,0;572,0;722,0;873,0;1023,0;1174,0;1324,0;1475,0;1625,0;1776,0;1926,0;2077,0;2227,0;2377,0;2528,0;2678,0;2829,0;2979,0;3130,0;3280,0;3431,0;3581,0;3732,0;3882,0;4033,0;4183,0;4334,0;4484,0;4635,0;4785,0;4936,0;5086,0;5237,0;5387,0;5538,0;5688,0;5839,0;5989,0;6140,0;6290,0;6441,0;6591,0;6742,0;6892,0;7042,0;7193,0;7343,0;7494,0;7644,0;7795,0;7945,0;8096,0;8246,0;8397,0;8547,0;8698,0;8848,0;8999,0;9149,0;9300,0" o:connectangles="0,0,0,0,0,0,0,0,0,0,0,0,0,0,0,0,0,0,0,0,0,0,0,0,0,0,0,0,0,0,0,0,0,0,0,0,0,0,0,0,0,0,0,0,0,0,0,0,0,0,0,0,0,0,0,0,0,0,0,0,0,0"/>
                </v:shape>
                <v:line id="Line 59" o:spid="_x0000_s1070" style="position:absolute;visibility:visible;mso-wrap-style:square" from="9367,0" to="9367,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">
                  <v:stroke dashstyle="3 1"/>
                </v:line>
                <v:shape id="AutoShape 58" o:spid="_x0000_s1071" style="position:absolute;left:-1;width:15;height:690;visibility:visible;mso-wrap-style:square;v-text-anchor:top" coordsize="15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" path="m15,645l,645r,45l15,690r,-45xm15,573l,573r,45l15,618r,-45xm15,502l,502r,45l15,547r,-45xm15,430l,430r,45l15,475r,-45xm15,358l,358r,45l15,403r,-45xm15,287l,287r,45l15,332r,-45xm15,215l,215r,45l15,260r,-45xm15,143l,143r,45l15,188r,-45xm15,72l,72r,45l15,117r,-45xm15,l,,,45r15,l15,xe" fillcolor="black" stroked="f">
                  <v:path arrowok="t" o:connecttype="custom" o:connectlocs="15,645;0,645;0,690;15,690;15,645;15,573;0,573;0,618;15,618;15,573;15,502;0,502;0,547;15,547;15,502;15,430;0,430;0,475;15,475;15,430;15,358;0,358;0,403;15,403;15,358;15,287;0,287;0,332;15,332;15,287;15,215;0,215;0,260;15,260;15,215;15,143;0,143;0,188;15,188;15,143;15,72;0,72;0,117;15,117;15,72;15,0;0,0;0,45;15,45;15,0" o:connectangles="0,0,0,0,0,0,0,0,0,0,0,0,0,0,0,0,0,0,0,0,0,0,0,0,0,0,0,0,0,0,0,0,0,0,0,0,0,0,0,0,0,0,0,0,0,0,0,0,0,0"/>
                </v:shape>
                <v:shape id="Text Box 57" o:spid="_x0000_s1072" type="#_x0000_t202" style="position:absolute;left:15;top:15;width:9345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JSoxAAAANsAAAAPAAAAZHJzL2Rvd25yZXYueG1sRI9Ba8JA&#10;FITvBf/D8gRvdVNB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O1ElKjEAAAA2wAAAA8A&#10;AAAAAAAAAAAAAAAABwIAAGRycy9kb3ducmV2LnhtbFBLBQYAAAAAAwADALcAAAD4AgAAAAA=&#10;" filled="f" stroked="f">
                  <v:textbox inset="0,0,0,0">
                    <w:txbxContent>
                      <w:p w14:paraId="0B57DA50" w14:textId="77777777" w:rsidR="00B9738E" w:rsidRDefault="00592588">
                        <w:pPr>
                          <w:spacing w:before="139"/>
                          <w:ind w:left="141"/>
                          <w:rPr>
                            <w:rFonts w:ascii="Roboto"/>
                            <w:b/>
                            <w:sz w:val="28"/>
                          </w:rPr>
                        </w:pP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5.1</w:t>
                        </w:r>
                        <w:r>
                          <w:rPr>
                            <w:rFonts w:ascii="Roboto"/>
                            <w:b/>
                            <w:spacing w:val="-8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Data</w:t>
                        </w:r>
                        <w:r>
                          <w:rPr>
                            <w:rFonts w:ascii="Roboto"/>
                            <w:b/>
                            <w:spacing w:val="-7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Flow</w:t>
                        </w:r>
                        <w:r>
                          <w:rPr>
                            <w:rFonts w:ascii="Roboto"/>
                            <w:b/>
                            <w:spacing w:val="-7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Dia</w:t>
                        </w:r>
                        <w:r>
                          <w:rPr>
                            <w:rFonts w:ascii="Roboto"/>
                            <w:b/>
                            <w:sz w:val="28"/>
                          </w:rPr>
                          <w:t>g</w:t>
                        </w: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ram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1D12DD7" w14:textId="77777777" w:rsidR="00B9738E" w:rsidRDefault="00B9738E">
      <w:pPr>
        <w:pStyle w:val="BodyText"/>
        <w:rPr>
          <w:b/>
          <w:sz w:val="20"/>
        </w:rPr>
      </w:pPr>
    </w:p>
    <w:p w14:paraId="50D830A6" w14:textId="77777777" w:rsidR="00B9738E" w:rsidRDefault="00B9738E">
      <w:pPr>
        <w:pStyle w:val="BodyText"/>
        <w:spacing w:before="8"/>
        <w:rPr>
          <w:b/>
          <w:sz w:val="27"/>
        </w:rPr>
      </w:pPr>
    </w:p>
    <w:p w14:paraId="10CF3C35" w14:textId="77777777" w:rsidR="00B9738E" w:rsidRDefault="00592588">
      <w:pPr>
        <w:spacing w:before="91" w:line="300" w:lineRule="auto"/>
        <w:ind w:left="959" w:right="989" w:firstLine="720"/>
        <w:jc w:val="both"/>
      </w:pPr>
      <w:r>
        <w:rPr>
          <w:spacing w:val="-1"/>
        </w:rPr>
        <w:t xml:space="preserve">A Data Flow Diagram </w:t>
      </w:r>
      <w:r>
        <w:t>(DFD) is a traditional visual representation of the information flows within</w:t>
      </w:r>
      <w:r>
        <w:rPr>
          <w:spacing w:val="1"/>
        </w:rPr>
        <w:t xml:space="preserve"> </w:t>
      </w:r>
      <w:r>
        <w:t>a system. A neat and clear DFD can depict the right amount of the system requirement graphically. It</w:t>
      </w:r>
      <w:r>
        <w:rPr>
          <w:spacing w:val="1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enters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leaves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system,</w:t>
      </w:r>
      <w:r>
        <w:rPr>
          <w:spacing w:val="-3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information,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stored.</w:t>
      </w:r>
    </w:p>
    <w:p w14:paraId="794576F2" w14:textId="77777777" w:rsidR="00B9738E" w:rsidRDefault="00B9738E">
      <w:pPr>
        <w:pStyle w:val="BodyText"/>
        <w:rPr>
          <w:sz w:val="20"/>
        </w:rPr>
      </w:pPr>
    </w:p>
    <w:p w14:paraId="78F11CDE" w14:textId="77777777" w:rsidR="00B9738E" w:rsidRDefault="00B9738E">
      <w:pPr>
        <w:pStyle w:val="BodyText"/>
        <w:rPr>
          <w:sz w:val="20"/>
        </w:rPr>
      </w:pPr>
    </w:p>
    <w:p w14:paraId="54ED73B2" w14:textId="77777777" w:rsidR="00B9738E" w:rsidRDefault="00B9738E">
      <w:pPr>
        <w:pStyle w:val="BodyText"/>
        <w:rPr>
          <w:sz w:val="20"/>
        </w:rPr>
      </w:pPr>
    </w:p>
    <w:p w14:paraId="347C6807" w14:textId="2440085C" w:rsidR="00B9738E" w:rsidRDefault="00F102EA">
      <w:pPr>
        <w:pStyle w:val="BodyText"/>
        <w:spacing w:before="4"/>
        <w:rPr>
          <w:sz w:val="19"/>
        </w:rPr>
      </w:pPr>
      <w:r>
        <w:rPr>
          <w:noProof/>
          <w:sz w:val="19"/>
        </w:rPr>
        <w:drawing>
          <wp:anchor distT="0" distB="0" distL="114300" distR="114300" simplePos="0" relativeHeight="251658259" behindDoc="0" locked="0" layoutInCell="1" allowOverlap="1" wp14:anchorId="478D6B0B" wp14:editId="2FAE8AE7">
            <wp:simplePos x="304800" y="3691467"/>
            <wp:positionH relativeFrom="margin">
              <wp:align>center</wp:align>
            </wp:positionH>
            <wp:positionV relativeFrom="margin">
              <wp:align>center</wp:align>
            </wp:positionV>
            <wp:extent cx="6661652" cy="4182110"/>
            <wp:effectExtent l="0" t="0" r="6350" b="889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652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FB1C1" w14:textId="77777777" w:rsidR="00B9738E" w:rsidRDefault="00B9738E">
      <w:pPr>
        <w:pStyle w:val="BodyText"/>
        <w:rPr>
          <w:sz w:val="20"/>
        </w:rPr>
      </w:pPr>
    </w:p>
    <w:p w14:paraId="26431175" w14:textId="77777777" w:rsidR="00B9738E" w:rsidRDefault="00B9738E">
      <w:pPr>
        <w:pStyle w:val="BodyText"/>
        <w:rPr>
          <w:sz w:val="20"/>
        </w:rPr>
      </w:pPr>
    </w:p>
    <w:p w14:paraId="76016EE5" w14:textId="77777777" w:rsidR="00B9738E" w:rsidRDefault="00B9738E">
      <w:pPr>
        <w:pStyle w:val="BodyText"/>
        <w:rPr>
          <w:sz w:val="20"/>
        </w:rPr>
      </w:pPr>
    </w:p>
    <w:p w14:paraId="61391FF0" w14:textId="77777777" w:rsidR="00F102EA" w:rsidRDefault="00F102EA">
      <w:pPr>
        <w:pStyle w:val="BodyText"/>
        <w:spacing w:before="6"/>
        <w:rPr>
          <w:sz w:val="15"/>
        </w:rPr>
      </w:pPr>
    </w:p>
    <w:p w14:paraId="6071CC50" w14:textId="77777777" w:rsidR="00F102EA" w:rsidRDefault="00F102EA">
      <w:pPr>
        <w:pStyle w:val="BodyText"/>
        <w:spacing w:before="6"/>
        <w:rPr>
          <w:sz w:val="15"/>
        </w:rPr>
      </w:pPr>
    </w:p>
    <w:p w14:paraId="144D3553" w14:textId="77777777" w:rsidR="00F102EA" w:rsidRDefault="00F102EA">
      <w:pPr>
        <w:pStyle w:val="BodyText"/>
        <w:spacing w:before="6"/>
        <w:rPr>
          <w:sz w:val="15"/>
        </w:rPr>
      </w:pPr>
    </w:p>
    <w:p w14:paraId="2CC4C8CE" w14:textId="77777777" w:rsidR="00F102EA" w:rsidRDefault="00F102EA">
      <w:pPr>
        <w:pStyle w:val="BodyText"/>
        <w:spacing w:before="6"/>
        <w:rPr>
          <w:sz w:val="15"/>
        </w:rPr>
      </w:pPr>
    </w:p>
    <w:p w14:paraId="1B3CF8A5" w14:textId="77777777" w:rsidR="00F102EA" w:rsidRDefault="00F102EA">
      <w:pPr>
        <w:pStyle w:val="BodyText"/>
        <w:spacing w:before="6"/>
        <w:rPr>
          <w:sz w:val="15"/>
        </w:rPr>
      </w:pPr>
    </w:p>
    <w:p w14:paraId="77CDFE04" w14:textId="77777777" w:rsidR="00F102EA" w:rsidRDefault="00F102EA">
      <w:pPr>
        <w:pStyle w:val="BodyText"/>
        <w:spacing w:before="6"/>
        <w:rPr>
          <w:sz w:val="15"/>
        </w:rPr>
      </w:pPr>
    </w:p>
    <w:p w14:paraId="1C11B624" w14:textId="77777777" w:rsidR="00F102EA" w:rsidRDefault="00F102EA">
      <w:pPr>
        <w:pStyle w:val="BodyText"/>
        <w:spacing w:before="6"/>
        <w:rPr>
          <w:sz w:val="15"/>
        </w:rPr>
      </w:pPr>
    </w:p>
    <w:p w14:paraId="0A6D7606" w14:textId="77777777" w:rsidR="00F102EA" w:rsidRDefault="00F102EA">
      <w:pPr>
        <w:pStyle w:val="BodyText"/>
        <w:spacing w:before="6"/>
        <w:rPr>
          <w:sz w:val="15"/>
        </w:rPr>
      </w:pPr>
    </w:p>
    <w:p w14:paraId="000FA05C" w14:textId="77777777" w:rsidR="00F102EA" w:rsidRDefault="00F102EA">
      <w:pPr>
        <w:pStyle w:val="BodyText"/>
        <w:spacing w:before="6"/>
        <w:rPr>
          <w:sz w:val="15"/>
        </w:rPr>
      </w:pPr>
    </w:p>
    <w:p w14:paraId="573939A0" w14:textId="77777777" w:rsidR="00F102EA" w:rsidRDefault="00F102EA">
      <w:pPr>
        <w:pStyle w:val="BodyText"/>
        <w:spacing w:before="6"/>
        <w:rPr>
          <w:sz w:val="15"/>
        </w:rPr>
      </w:pPr>
    </w:p>
    <w:p w14:paraId="018908CC" w14:textId="77777777" w:rsidR="00F102EA" w:rsidRDefault="00F102EA">
      <w:pPr>
        <w:pStyle w:val="BodyText"/>
        <w:spacing w:before="6"/>
        <w:rPr>
          <w:sz w:val="15"/>
        </w:rPr>
      </w:pPr>
    </w:p>
    <w:p w14:paraId="30084CA4" w14:textId="03251A6F" w:rsidR="00B9738E" w:rsidRDefault="00BD4F51">
      <w:pPr>
        <w:pStyle w:val="BodyText"/>
        <w:spacing w:before="6"/>
        <w:rPr>
          <w:sz w:val="1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8257" behindDoc="1" locked="0" layoutInCell="1" allowOverlap="1" wp14:anchorId="51572B52" wp14:editId="4C91743D">
                <wp:simplePos x="0" y="0"/>
                <wp:positionH relativeFrom="page">
                  <wp:posOffset>909955</wp:posOffset>
                </wp:positionH>
                <wp:positionV relativeFrom="paragraph">
                  <wp:posOffset>143510</wp:posOffset>
                </wp:positionV>
                <wp:extent cx="5943600" cy="428625"/>
                <wp:effectExtent l="0" t="0" r="0" b="0"/>
                <wp:wrapTopAndBottom/>
                <wp:docPr id="79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428625"/>
                        </a:xfrm>
                        <a:prstGeom prst="rect">
                          <a:avLst/>
                        </a:prstGeom>
                        <a:solidFill>
                          <a:srgbClr val="CFD0D9"/>
                        </a:solidFill>
                        <a:ln w="9525">
                          <a:solidFill>
                            <a:srgbClr val="00000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0E361" w14:textId="77777777" w:rsidR="00B9738E" w:rsidRDefault="00592588">
                            <w:pPr>
                              <w:spacing w:before="139"/>
                              <w:ind w:left="141"/>
                              <w:rPr>
                                <w:rFonts w:ascii="Roboto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Roboto"/>
                                <w:b/>
                                <w:sz w:val="28"/>
                                <w:u w:val="single"/>
                              </w:rPr>
                              <w:t>5.2</w:t>
                            </w:r>
                            <w:r>
                              <w:rPr>
                                <w:rFonts w:ascii="Roboto"/>
                                <w:b/>
                                <w:spacing w:val="64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"/>
                                <w:b/>
                                <w:sz w:val="28"/>
                                <w:u w:val="single"/>
                              </w:rPr>
                              <w:t>Solution</w:t>
                            </w:r>
                            <w:r>
                              <w:rPr>
                                <w:rFonts w:ascii="Roboto"/>
                                <w:b/>
                                <w:spacing w:val="-3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"/>
                                <w:b/>
                                <w:sz w:val="28"/>
                                <w:u w:val="single"/>
                              </w:rPr>
                              <w:t>&amp;</w:t>
                            </w:r>
                            <w:r>
                              <w:rPr>
                                <w:rFonts w:ascii="Roboto"/>
                                <w:b/>
                                <w:spacing w:val="-3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"/>
                                <w:b/>
                                <w:sz w:val="28"/>
                                <w:u w:val="single"/>
                              </w:rPr>
                              <w:t>Technical</w:t>
                            </w:r>
                            <w:r>
                              <w:rPr>
                                <w:rFonts w:ascii="Roboto"/>
                                <w:b/>
                                <w:spacing w:val="-3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Roboto"/>
                                <w:b/>
                                <w:sz w:val="28"/>
                                <w:u w:val="single"/>
                              </w:rPr>
                              <w:t>Architecture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572B52" id="Text Box 55" o:spid="_x0000_s1073" type="#_x0000_t202" style="position:absolute;margin-left:71.65pt;margin-top:11.3pt;width:468pt;height:33.75pt;z-index:-251658223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" fillcolor="#cfd0d9">
                <v:stroke dashstyle="3 1"/>
                <v:textbox inset="0,0,0,0">
                  <w:txbxContent>
                    <w:p w14:paraId="0650E361" w14:textId="77777777" w:rsidR="00B9738E" w:rsidRDefault="00592588">
                      <w:pPr>
                        <w:spacing w:before="139"/>
                        <w:ind w:left="141"/>
                        <w:rPr>
                          <w:rFonts w:ascii="Roboto"/>
                          <w:b/>
                          <w:sz w:val="28"/>
                        </w:rPr>
                      </w:pPr>
                      <w:r>
                        <w:rPr>
                          <w:rFonts w:ascii="Roboto"/>
                          <w:b/>
                          <w:sz w:val="28"/>
                          <w:u w:val="single"/>
                        </w:rPr>
                        <w:t>5.2</w:t>
                      </w:r>
                      <w:r>
                        <w:rPr>
                          <w:rFonts w:ascii="Roboto"/>
                          <w:b/>
                          <w:spacing w:val="64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"/>
                          <w:b/>
                          <w:sz w:val="28"/>
                          <w:u w:val="single"/>
                        </w:rPr>
                        <w:t>Solution</w:t>
                      </w:r>
                      <w:r>
                        <w:rPr>
                          <w:rFonts w:ascii="Roboto"/>
                          <w:b/>
                          <w:spacing w:val="-3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"/>
                          <w:b/>
                          <w:sz w:val="28"/>
                          <w:u w:val="single"/>
                        </w:rPr>
                        <w:t>&amp;</w:t>
                      </w:r>
                      <w:r>
                        <w:rPr>
                          <w:rFonts w:ascii="Roboto"/>
                          <w:b/>
                          <w:spacing w:val="-3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"/>
                          <w:b/>
                          <w:sz w:val="28"/>
                          <w:u w:val="single"/>
                        </w:rPr>
                        <w:t>Technical</w:t>
                      </w:r>
                      <w:r>
                        <w:rPr>
                          <w:rFonts w:ascii="Roboto"/>
                          <w:b/>
                          <w:spacing w:val="-3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Roboto"/>
                          <w:b/>
                          <w:sz w:val="28"/>
                          <w:u w:val="single"/>
                        </w:rPr>
                        <w:t>Architecture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970F663" w14:textId="77777777" w:rsidR="00B9738E" w:rsidRDefault="00B9738E">
      <w:pPr>
        <w:pStyle w:val="BodyText"/>
        <w:spacing w:before="8"/>
        <w:rPr>
          <w:sz w:val="19"/>
        </w:rPr>
      </w:pPr>
    </w:p>
    <w:p w14:paraId="0DA90065" w14:textId="77777777" w:rsidR="00B9738E" w:rsidRDefault="00592588">
      <w:pPr>
        <w:pStyle w:val="BodyText"/>
        <w:spacing w:before="90" w:line="300" w:lineRule="auto"/>
        <w:ind w:left="959" w:right="984" w:firstLine="270"/>
      </w:pPr>
      <w:r>
        <w:t>Solution</w:t>
      </w:r>
      <w:r>
        <w:rPr>
          <w:spacing w:val="29"/>
        </w:rPr>
        <w:t xml:space="preserve"> </w:t>
      </w:r>
      <w:r>
        <w:t>architecture</w:t>
      </w:r>
      <w:r>
        <w:rPr>
          <w:spacing w:val="29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complex</w:t>
      </w:r>
      <w:r>
        <w:rPr>
          <w:spacing w:val="14"/>
        </w:rPr>
        <w:t xml:space="preserve"> </w:t>
      </w:r>
      <w:r>
        <w:t>process</w:t>
      </w:r>
      <w:r>
        <w:rPr>
          <w:spacing w:val="14"/>
        </w:rPr>
        <w:t xml:space="preserve"> </w:t>
      </w:r>
      <w:r>
        <w:t>–</w:t>
      </w:r>
      <w:r>
        <w:rPr>
          <w:spacing w:val="14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many</w:t>
      </w:r>
      <w:r>
        <w:rPr>
          <w:spacing w:val="14"/>
        </w:rPr>
        <w:t xml:space="preserve"> </w:t>
      </w:r>
      <w:r>
        <w:t>sub-processes</w:t>
      </w:r>
      <w:r>
        <w:rPr>
          <w:spacing w:val="13"/>
        </w:rPr>
        <w:t xml:space="preserve"> </w:t>
      </w:r>
      <w:r>
        <w:t>–</w:t>
      </w:r>
      <w:r>
        <w:rPr>
          <w:spacing w:val="14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bridges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gap</w:t>
      </w:r>
      <w:r>
        <w:rPr>
          <w:spacing w:val="-57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problems and</w:t>
      </w:r>
      <w:r>
        <w:rPr>
          <w:spacing w:val="-1"/>
        </w:rPr>
        <w:t xml:space="preserve"> </w:t>
      </w:r>
      <w:r>
        <w:t xml:space="preserve">technology </w:t>
      </w:r>
      <w:r>
        <w:t>solutions.</w:t>
      </w:r>
      <w:r>
        <w:rPr>
          <w:spacing w:val="-1"/>
        </w:rPr>
        <w:t xml:space="preserve"> </w:t>
      </w:r>
      <w:r>
        <w:t>Its goals</w:t>
      </w:r>
      <w:r>
        <w:rPr>
          <w:spacing w:val="-1"/>
        </w:rPr>
        <w:t xml:space="preserve"> </w:t>
      </w:r>
      <w:r>
        <w:t>are to:</w:t>
      </w:r>
    </w:p>
    <w:p w14:paraId="2780E0A9" w14:textId="77777777" w:rsidR="00B9738E" w:rsidRDefault="00B9738E">
      <w:pPr>
        <w:pStyle w:val="BodyText"/>
        <w:rPr>
          <w:sz w:val="30"/>
        </w:rPr>
      </w:pPr>
    </w:p>
    <w:p w14:paraId="16376F31" w14:textId="77777777" w:rsidR="00B9738E" w:rsidRDefault="00592588">
      <w:pPr>
        <w:pStyle w:val="ListParagraph"/>
        <w:numPr>
          <w:ilvl w:val="0"/>
          <w:numId w:val="6"/>
        </w:numPr>
        <w:tabs>
          <w:tab w:val="left" w:pos="1200"/>
        </w:tabs>
        <w:ind w:hanging="241"/>
        <w:rPr>
          <w:sz w:val="24"/>
        </w:rPr>
      </w:pPr>
      <w:r>
        <w:rPr>
          <w:sz w:val="24"/>
        </w:rPr>
        <w:t>Find the best</w:t>
      </w:r>
      <w:r>
        <w:rPr>
          <w:spacing w:val="-1"/>
          <w:sz w:val="24"/>
        </w:rPr>
        <w:t xml:space="preserve"> </w:t>
      </w:r>
      <w:r>
        <w:rPr>
          <w:sz w:val="24"/>
        </w:rPr>
        <w:t>tech</w:t>
      </w:r>
      <w:r>
        <w:rPr>
          <w:spacing w:val="-1"/>
          <w:sz w:val="24"/>
        </w:rPr>
        <w:t xml:space="preserve"> </w:t>
      </w:r>
      <w:r>
        <w:rPr>
          <w:sz w:val="24"/>
        </w:rPr>
        <w:t>solution to</w:t>
      </w:r>
      <w:r>
        <w:rPr>
          <w:spacing w:val="-1"/>
          <w:sz w:val="24"/>
        </w:rPr>
        <w:t xml:space="preserve"> </w:t>
      </w:r>
      <w:r>
        <w:rPr>
          <w:sz w:val="24"/>
        </w:rPr>
        <w:t>solve</w:t>
      </w:r>
      <w:r>
        <w:rPr>
          <w:spacing w:val="-1"/>
          <w:sz w:val="24"/>
        </w:rPr>
        <w:t xml:space="preserve"> </w:t>
      </w:r>
      <w:r>
        <w:rPr>
          <w:sz w:val="24"/>
        </w:rPr>
        <w:t>existing</w:t>
      </w:r>
      <w:r>
        <w:rPr>
          <w:spacing w:val="-1"/>
          <w:sz w:val="24"/>
        </w:rPr>
        <w:t xml:space="preserve"> </w:t>
      </w: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problems.</w:t>
      </w:r>
    </w:p>
    <w:p w14:paraId="67B15C54" w14:textId="77777777" w:rsidR="00B9738E" w:rsidRDefault="00B9738E">
      <w:pPr>
        <w:pStyle w:val="BodyText"/>
        <w:rPr>
          <w:sz w:val="36"/>
        </w:rPr>
      </w:pPr>
    </w:p>
    <w:p w14:paraId="1A2FDED4" w14:textId="77777777" w:rsidR="00B9738E" w:rsidRDefault="00592588">
      <w:pPr>
        <w:pStyle w:val="ListParagraph"/>
        <w:numPr>
          <w:ilvl w:val="0"/>
          <w:numId w:val="6"/>
        </w:numPr>
        <w:tabs>
          <w:tab w:val="left" w:pos="1200"/>
        </w:tabs>
        <w:spacing w:line="300" w:lineRule="auto"/>
        <w:ind w:left="959" w:right="3064" w:firstLine="0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structure,</w:t>
      </w:r>
      <w:r>
        <w:rPr>
          <w:spacing w:val="-3"/>
          <w:sz w:val="24"/>
        </w:rPr>
        <w:t xml:space="preserve"> </w:t>
      </w:r>
      <w:r>
        <w:rPr>
          <w:sz w:val="24"/>
        </w:rPr>
        <w:t>characteristics,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behaviour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aspects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software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project stakeholders.</w:t>
      </w:r>
    </w:p>
    <w:p w14:paraId="39843C77" w14:textId="77777777" w:rsidR="00B9738E" w:rsidRDefault="00B9738E">
      <w:pPr>
        <w:pStyle w:val="BodyText"/>
        <w:rPr>
          <w:sz w:val="30"/>
        </w:rPr>
      </w:pPr>
    </w:p>
    <w:p w14:paraId="211065B8" w14:textId="77777777" w:rsidR="00B9738E" w:rsidRDefault="00592588">
      <w:pPr>
        <w:pStyle w:val="ListParagraph"/>
        <w:numPr>
          <w:ilvl w:val="0"/>
          <w:numId w:val="6"/>
        </w:numPr>
        <w:tabs>
          <w:tab w:val="left" w:pos="1200"/>
        </w:tabs>
        <w:ind w:hanging="241"/>
        <w:rPr>
          <w:sz w:val="24"/>
        </w:rPr>
      </w:pPr>
      <w:r>
        <w:rPr>
          <w:sz w:val="24"/>
        </w:rPr>
        <w:t>Define features,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 phases, and</w:t>
      </w:r>
      <w:r>
        <w:rPr>
          <w:spacing w:val="-1"/>
          <w:sz w:val="24"/>
        </w:rPr>
        <w:t xml:space="preserve"> </w:t>
      </w:r>
      <w:r>
        <w:rPr>
          <w:sz w:val="24"/>
        </w:rPr>
        <w:t>solution requirements.</w:t>
      </w:r>
    </w:p>
    <w:p w14:paraId="0D1AF812" w14:textId="77777777" w:rsidR="00B9738E" w:rsidRDefault="00B9738E">
      <w:pPr>
        <w:pStyle w:val="BodyText"/>
        <w:rPr>
          <w:sz w:val="36"/>
        </w:rPr>
      </w:pPr>
    </w:p>
    <w:p w14:paraId="5EAB952B" w14:textId="77777777" w:rsidR="00B9738E" w:rsidRDefault="00592588">
      <w:pPr>
        <w:pStyle w:val="ListParagraph"/>
        <w:numPr>
          <w:ilvl w:val="0"/>
          <w:numId w:val="6"/>
        </w:numPr>
        <w:tabs>
          <w:tab w:val="left" w:pos="1200"/>
        </w:tabs>
        <w:ind w:hanging="241"/>
        <w:rPr>
          <w:sz w:val="24"/>
        </w:rPr>
      </w:pP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specifications according to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the solution is defined,</w:t>
      </w:r>
      <w:r>
        <w:rPr>
          <w:spacing w:val="-1"/>
          <w:sz w:val="24"/>
        </w:rPr>
        <w:t xml:space="preserve"> </w:t>
      </w:r>
      <w:r>
        <w:rPr>
          <w:sz w:val="24"/>
        </w:rPr>
        <w:t>managed, and</w:t>
      </w:r>
      <w:r>
        <w:rPr>
          <w:spacing w:val="-1"/>
          <w:sz w:val="24"/>
        </w:rPr>
        <w:t xml:space="preserve"> </w:t>
      </w:r>
      <w:r>
        <w:rPr>
          <w:sz w:val="24"/>
        </w:rPr>
        <w:t>delivered.</w:t>
      </w:r>
    </w:p>
    <w:p w14:paraId="77866929" w14:textId="77777777" w:rsidR="00B9738E" w:rsidRDefault="00B9738E">
      <w:pPr>
        <w:pStyle w:val="BodyText"/>
        <w:rPr>
          <w:sz w:val="36"/>
        </w:rPr>
      </w:pPr>
    </w:p>
    <w:p w14:paraId="3262A07C" w14:textId="77777777" w:rsidR="00B9738E" w:rsidRDefault="00B9738E">
      <w:pPr>
        <w:rPr>
          <w:sz w:val="24"/>
        </w:rPr>
        <w:sectPr w:rsidR="00B9738E">
          <w:pgSz w:w="12240" w:h="15840"/>
          <w:pgMar w:top="1400" w:right="440" w:bottom="280" w:left="480" w:header="720" w:footer="720" w:gutter="0"/>
          <w:cols w:space="720"/>
        </w:sectPr>
      </w:pPr>
    </w:p>
    <w:p w14:paraId="6084B411" w14:textId="77777777" w:rsidR="00BD0997" w:rsidRDefault="00BD0997" w:rsidP="00BD0997">
      <w:pPr>
        <w:ind w:left="959"/>
        <w:rPr>
          <w:b/>
          <w:sz w:val="24"/>
        </w:rPr>
      </w:pPr>
      <w:r>
        <w:rPr>
          <w:b/>
          <w:sz w:val="24"/>
        </w:rPr>
        <w:lastRenderedPageBreak/>
        <w:t>Solution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Architecture</w:t>
      </w:r>
      <w:r>
        <w:rPr>
          <w:b/>
          <w:spacing w:val="-2"/>
          <w:sz w:val="24"/>
        </w:rPr>
        <w:t xml:space="preserve"> </w:t>
      </w:r>
      <w:proofErr w:type="gramStart"/>
      <w:r>
        <w:rPr>
          <w:b/>
          <w:sz w:val="24"/>
        </w:rPr>
        <w:t>Diagram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0CB380CE" w14:textId="77777777" w:rsidR="00B9738E" w:rsidRDefault="00B9738E">
      <w:pPr>
        <w:pStyle w:val="BodyText"/>
        <w:rPr>
          <w:b/>
          <w:sz w:val="20"/>
        </w:rPr>
      </w:pPr>
    </w:p>
    <w:p w14:paraId="5D610473" w14:textId="77777777" w:rsidR="00B9738E" w:rsidRDefault="00B9738E">
      <w:pPr>
        <w:pStyle w:val="BodyText"/>
        <w:rPr>
          <w:b/>
          <w:sz w:val="20"/>
        </w:rPr>
      </w:pPr>
    </w:p>
    <w:p w14:paraId="6DF490A8" w14:textId="77777777" w:rsidR="00B9738E" w:rsidRDefault="00B9738E">
      <w:pPr>
        <w:pStyle w:val="BodyText"/>
        <w:spacing w:before="4"/>
        <w:rPr>
          <w:b/>
          <w:sz w:val="11"/>
        </w:rPr>
      </w:pPr>
    </w:p>
    <w:p w14:paraId="5A5E77EA" w14:textId="77777777" w:rsidR="00B9738E" w:rsidRDefault="00592588">
      <w:pPr>
        <w:pStyle w:val="BodyText"/>
        <w:ind w:left="1420"/>
        <w:rPr>
          <w:sz w:val="20"/>
        </w:rPr>
      </w:pPr>
      <w:r>
        <w:rPr>
          <w:noProof/>
          <w:sz w:val="20"/>
        </w:rPr>
        <w:drawing>
          <wp:inline distT="0" distB="0" distL="0" distR="0" wp14:anchorId="1825D1FE" wp14:editId="7DF5B1A5">
            <wp:extent cx="5415222" cy="5809869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5222" cy="580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21A6" w14:textId="77777777" w:rsidR="00B9738E" w:rsidRDefault="00B9738E">
      <w:pPr>
        <w:rPr>
          <w:sz w:val="20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12B6CEC0" w14:textId="77777777" w:rsidR="00B9738E" w:rsidRDefault="00B9738E">
      <w:pPr>
        <w:pStyle w:val="BodyText"/>
        <w:spacing w:before="1"/>
        <w:rPr>
          <w:b/>
          <w:sz w:val="13"/>
        </w:rPr>
      </w:pPr>
    </w:p>
    <w:p w14:paraId="0A264F87" w14:textId="77777777" w:rsidR="00B9738E" w:rsidRDefault="00592588">
      <w:pPr>
        <w:spacing w:before="90"/>
        <w:ind w:left="959"/>
        <w:rPr>
          <w:b/>
          <w:sz w:val="24"/>
        </w:rPr>
      </w:pPr>
      <w:r>
        <w:rPr>
          <w:b/>
          <w:sz w:val="24"/>
        </w:rPr>
        <w:t>Technology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Stack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(Architecture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Stack):</w:t>
      </w:r>
    </w:p>
    <w:p w14:paraId="7AC5B539" w14:textId="77777777" w:rsidR="00B9738E" w:rsidRDefault="00B9738E">
      <w:pPr>
        <w:pStyle w:val="BodyText"/>
        <w:rPr>
          <w:b/>
          <w:sz w:val="26"/>
        </w:rPr>
      </w:pPr>
    </w:p>
    <w:p w14:paraId="0DC63AFB" w14:textId="77777777" w:rsidR="00B9738E" w:rsidRDefault="00B9738E">
      <w:pPr>
        <w:pStyle w:val="BodyText"/>
        <w:rPr>
          <w:b/>
          <w:sz w:val="26"/>
        </w:rPr>
      </w:pPr>
    </w:p>
    <w:p w14:paraId="08D1589F" w14:textId="77777777" w:rsidR="00B9738E" w:rsidRDefault="00592588">
      <w:pPr>
        <w:spacing w:before="161"/>
        <w:ind w:left="959"/>
        <w:rPr>
          <w:b/>
          <w:sz w:val="24"/>
        </w:rPr>
      </w:pPr>
      <w:r>
        <w:rPr>
          <w:b/>
          <w:sz w:val="24"/>
        </w:rPr>
        <w:t>Technical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Architecture:</w:t>
      </w:r>
    </w:p>
    <w:p w14:paraId="62419065" w14:textId="77777777" w:rsidR="00B9738E" w:rsidRDefault="00B9738E">
      <w:pPr>
        <w:pStyle w:val="BodyText"/>
        <w:rPr>
          <w:b/>
          <w:sz w:val="20"/>
        </w:rPr>
      </w:pPr>
    </w:p>
    <w:p w14:paraId="084D5B38" w14:textId="77777777" w:rsidR="00B9738E" w:rsidRDefault="00B9738E">
      <w:pPr>
        <w:pStyle w:val="BodyText"/>
        <w:rPr>
          <w:b/>
          <w:sz w:val="20"/>
        </w:rPr>
      </w:pPr>
    </w:p>
    <w:p w14:paraId="1AB135BC" w14:textId="77777777" w:rsidR="00B9738E" w:rsidRDefault="00B9738E">
      <w:pPr>
        <w:pStyle w:val="BodyText"/>
        <w:rPr>
          <w:b/>
          <w:sz w:val="20"/>
        </w:rPr>
      </w:pPr>
    </w:p>
    <w:p w14:paraId="1B671E3A" w14:textId="77777777" w:rsidR="00B9738E" w:rsidRDefault="00B9738E">
      <w:pPr>
        <w:pStyle w:val="BodyText"/>
        <w:rPr>
          <w:b/>
          <w:sz w:val="20"/>
        </w:rPr>
      </w:pPr>
    </w:p>
    <w:p w14:paraId="5DFF61FF" w14:textId="77777777" w:rsidR="00B9738E" w:rsidRDefault="00B9738E">
      <w:pPr>
        <w:pStyle w:val="BodyText"/>
        <w:rPr>
          <w:b/>
          <w:sz w:val="20"/>
        </w:rPr>
      </w:pPr>
    </w:p>
    <w:p w14:paraId="295F660E" w14:textId="77777777" w:rsidR="00B9738E" w:rsidRDefault="00B9738E">
      <w:pPr>
        <w:pStyle w:val="BodyText"/>
        <w:rPr>
          <w:b/>
          <w:sz w:val="20"/>
        </w:rPr>
      </w:pPr>
    </w:p>
    <w:p w14:paraId="4BDAE893" w14:textId="77777777" w:rsidR="00B9738E" w:rsidRDefault="00B9738E">
      <w:pPr>
        <w:pStyle w:val="BodyText"/>
        <w:rPr>
          <w:b/>
          <w:sz w:val="20"/>
        </w:rPr>
      </w:pPr>
    </w:p>
    <w:p w14:paraId="28191FCD" w14:textId="77777777" w:rsidR="00B9738E" w:rsidRDefault="00B9738E">
      <w:pPr>
        <w:pStyle w:val="BodyText"/>
        <w:rPr>
          <w:b/>
          <w:sz w:val="20"/>
        </w:rPr>
      </w:pPr>
    </w:p>
    <w:p w14:paraId="66E5D17D" w14:textId="77777777" w:rsidR="00B9738E" w:rsidRDefault="00B9738E">
      <w:pPr>
        <w:pStyle w:val="BodyText"/>
        <w:rPr>
          <w:b/>
          <w:sz w:val="20"/>
        </w:rPr>
      </w:pPr>
    </w:p>
    <w:p w14:paraId="19A29655" w14:textId="0968CA83" w:rsidR="00B9738E" w:rsidRDefault="00BD4F51">
      <w:pPr>
        <w:pStyle w:val="BodyText"/>
        <w:spacing w:before="7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114300" distR="114300" simplePos="0" relativeHeight="251658260" behindDoc="0" locked="0" layoutInCell="1" allowOverlap="1" wp14:anchorId="142DC48E" wp14:editId="74D056E9">
            <wp:simplePos x="304800" y="3259667"/>
            <wp:positionH relativeFrom="margin">
              <wp:align>center</wp:align>
            </wp:positionH>
            <wp:positionV relativeFrom="margin">
              <wp:align>center</wp:align>
            </wp:positionV>
            <wp:extent cx="4397121" cy="2705334"/>
            <wp:effectExtent l="0" t="0" r="381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E0044" w14:textId="77777777" w:rsidR="00B9738E" w:rsidRDefault="00B9738E">
      <w:pPr>
        <w:rPr>
          <w:sz w:val="28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500CEBD2" w14:textId="77777777" w:rsidR="00B9738E" w:rsidRDefault="00592588">
      <w:pPr>
        <w:spacing w:before="69"/>
        <w:ind w:left="959"/>
        <w:rPr>
          <w:b/>
        </w:rPr>
      </w:pPr>
      <w:r>
        <w:rPr>
          <w:b/>
          <w:spacing w:val="-1"/>
        </w:rPr>
        <w:lastRenderedPageBreak/>
        <w:t>Table-1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Components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and</w:t>
      </w:r>
      <w:r>
        <w:rPr>
          <w:b/>
          <w:spacing w:val="-12"/>
        </w:rPr>
        <w:t xml:space="preserve"> </w:t>
      </w:r>
      <w:r>
        <w:rPr>
          <w:b/>
        </w:rPr>
        <w:t>Technologies:</w:t>
      </w:r>
    </w:p>
    <w:p w14:paraId="1ABFBD32" w14:textId="77777777" w:rsidR="00B9738E" w:rsidRDefault="00B9738E">
      <w:pPr>
        <w:pStyle w:val="BodyText"/>
        <w:rPr>
          <w:b/>
          <w:sz w:val="20"/>
        </w:rPr>
      </w:pPr>
    </w:p>
    <w:p w14:paraId="48C9DBD7" w14:textId="77777777" w:rsidR="00B9738E" w:rsidRDefault="00B9738E">
      <w:pPr>
        <w:pStyle w:val="BodyText"/>
        <w:rPr>
          <w:b/>
          <w:sz w:val="20"/>
        </w:rPr>
      </w:pPr>
    </w:p>
    <w:p w14:paraId="0303952F" w14:textId="77777777" w:rsidR="00B9738E" w:rsidRDefault="00B9738E">
      <w:pPr>
        <w:pStyle w:val="BodyText"/>
        <w:spacing w:before="1"/>
        <w:rPr>
          <w:b/>
          <w:sz w:val="21"/>
        </w:rPr>
      </w:pPr>
    </w:p>
    <w:tbl>
      <w:tblPr>
        <w:tblW w:w="0" w:type="auto"/>
        <w:tblInd w:w="98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2280"/>
        <w:gridCol w:w="3675"/>
        <w:gridCol w:w="2280"/>
      </w:tblGrid>
      <w:tr w:rsidR="00B9738E" w14:paraId="001FA12C" w14:textId="77777777">
        <w:trPr>
          <w:trHeight w:val="374"/>
        </w:trPr>
        <w:tc>
          <w:tcPr>
            <w:tcW w:w="720" w:type="dxa"/>
          </w:tcPr>
          <w:p w14:paraId="3B7EE9E4" w14:textId="77777777" w:rsidR="00B9738E" w:rsidRDefault="00592588">
            <w:pPr>
              <w:pStyle w:val="TableParagraph"/>
              <w:ind w:right="101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S.NO</w:t>
            </w:r>
          </w:p>
        </w:tc>
        <w:tc>
          <w:tcPr>
            <w:tcW w:w="2280" w:type="dxa"/>
          </w:tcPr>
          <w:p w14:paraId="0EDFA40E" w14:textId="77777777" w:rsidR="00B9738E" w:rsidRDefault="00592588">
            <w:pPr>
              <w:pStyle w:val="TableParagraph"/>
              <w:ind w:left="125"/>
              <w:rPr>
                <w:b/>
                <w:sz w:val="20"/>
              </w:rPr>
            </w:pPr>
            <w:r>
              <w:rPr>
                <w:b/>
                <w:sz w:val="20"/>
              </w:rPr>
              <w:t>Component</w:t>
            </w:r>
          </w:p>
        </w:tc>
        <w:tc>
          <w:tcPr>
            <w:tcW w:w="3675" w:type="dxa"/>
          </w:tcPr>
          <w:p w14:paraId="34A5577F" w14:textId="77777777" w:rsidR="00B9738E" w:rsidRDefault="00592588">
            <w:pPr>
              <w:pStyle w:val="TableParagraph"/>
              <w:ind w:left="125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  <w:tc>
          <w:tcPr>
            <w:tcW w:w="2280" w:type="dxa"/>
          </w:tcPr>
          <w:p w14:paraId="461A75A2" w14:textId="77777777" w:rsidR="00B9738E" w:rsidRDefault="00592588">
            <w:pPr>
              <w:pStyle w:val="TableParagraph"/>
              <w:ind w:left="124"/>
              <w:rPr>
                <w:b/>
                <w:sz w:val="20"/>
              </w:rPr>
            </w:pPr>
            <w:r>
              <w:rPr>
                <w:b/>
                <w:sz w:val="20"/>
              </w:rPr>
              <w:t>Technology</w:t>
            </w:r>
          </w:p>
        </w:tc>
      </w:tr>
      <w:tr w:rsidR="00B9738E" w14:paraId="3C24BC2F" w14:textId="77777777">
        <w:trPr>
          <w:trHeight w:val="1139"/>
        </w:trPr>
        <w:tc>
          <w:tcPr>
            <w:tcW w:w="720" w:type="dxa"/>
          </w:tcPr>
          <w:p w14:paraId="5876B5E0" w14:textId="77777777" w:rsidR="00B9738E" w:rsidRDefault="00592588">
            <w:pPr>
              <w:pStyle w:val="TableParagraph"/>
              <w:ind w:right="127"/>
              <w:jc w:val="right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2280" w:type="dxa"/>
          </w:tcPr>
          <w:p w14:paraId="5D2C489D" w14:textId="77777777" w:rsidR="00B9738E" w:rsidRDefault="00592588"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Interface</w:t>
            </w:r>
          </w:p>
        </w:tc>
        <w:tc>
          <w:tcPr>
            <w:tcW w:w="3675" w:type="dxa"/>
          </w:tcPr>
          <w:p w14:paraId="06EA8907" w14:textId="77777777" w:rsidR="00B9738E" w:rsidRDefault="00592588">
            <w:pPr>
              <w:pStyle w:val="TableParagraph"/>
              <w:spacing w:line="297" w:lineRule="auto"/>
              <w:ind w:left="125" w:right="410" w:firstLine="129"/>
              <w:rPr>
                <w:sz w:val="20"/>
              </w:rPr>
            </w:pPr>
            <w:r>
              <w:rPr>
                <w:sz w:val="20"/>
              </w:rPr>
              <w:t>Customer have to login through their</w:t>
            </w:r>
            <w:r>
              <w:rPr>
                <w:spacing w:val="-4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respectivewebsite</w:t>
            </w:r>
            <w:proofErr w:type="spellEnd"/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phone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number.</w:t>
            </w:r>
          </w:p>
          <w:p w14:paraId="6E978AC9" w14:textId="77777777" w:rsidR="00B9738E" w:rsidRDefault="00592588">
            <w:pPr>
              <w:pStyle w:val="TableParagraph"/>
              <w:spacing w:line="230" w:lineRule="exact"/>
              <w:ind w:left="125"/>
              <w:rPr>
                <w:sz w:val="20"/>
              </w:rPr>
            </w:pPr>
            <w:r>
              <w:rPr>
                <w:sz w:val="20"/>
              </w:rPr>
              <w:t>Then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interaction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happen</w:t>
            </w:r>
            <w:r>
              <w:rPr>
                <w:spacing w:val="-5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withthe</w:t>
            </w:r>
            <w:proofErr w:type="spellEnd"/>
          </w:p>
          <w:p w14:paraId="46B43888" w14:textId="77777777" w:rsidR="00B9738E" w:rsidRDefault="00592588">
            <w:pPr>
              <w:pStyle w:val="TableParagraph"/>
              <w:spacing w:before="48" w:line="240" w:lineRule="auto"/>
              <w:ind w:left="125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interface.</w:t>
            </w:r>
          </w:p>
        </w:tc>
        <w:tc>
          <w:tcPr>
            <w:tcW w:w="2280" w:type="dxa"/>
          </w:tcPr>
          <w:p w14:paraId="0AE98876" w14:textId="77777777" w:rsidR="00B9738E" w:rsidRDefault="00592588">
            <w:pPr>
              <w:pStyle w:val="TableParagraph"/>
              <w:ind w:left="124"/>
              <w:rPr>
                <w:sz w:val="20"/>
              </w:rPr>
            </w:pPr>
            <w:proofErr w:type="spellStart"/>
            <w:r>
              <w:rPr>
                <w:sz w:val="20"/>
              </w:rPr>
              <w:t>javascript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-8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CSS,HTML</w:t>
            </w:r>
            <w:proofErr w:type="gramEnd"/>
          </w:p>
        </w:tc>
      </w:tr>
      <w:tr w:rsidR="00B9738E" w14:paraId="7C576306" w14:textId="77777777">
        <w:trPr>
          <w:trHeight w:val="749"/>
        </w:trPr>
        <w:tc>
          <w:tcPr>
            <w:tcW w:w="720" w:type="dxa"/>
          </w:tcPr>
          <w:p w14:paraId="68541C15" w14:textId="77777777" w:rsidR="00B9738E" w:rsidRDefault="00592588">
            <w:pPr>
              <w:pStyle w:val="TableParagraph"/>
              <w:ind w:right="127"/>
              <w:jc w:val="right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2280" w:type="dxa"/>
          </w:tcPr>
          <w:p w14:paraId="7DC636A1" w14:textId="77777777" w:rsidR="00B9738E" w:rsidRDefault="00592588"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Application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Logic-1</w:t>
            </w:r>
          </w:p>
        </w:tc>
        <w:tc>
          <w:tcPr>
            <w:tcW w:w="3675" w:type="dxa"/>
          </w:tcPr>
          <w:p w14:paraId="382AB8FF" w14:textId="77777777" w:rsidR="00B9738E" w:rsidRDefault="00592588">
            <w:pPr>
              <w:pStyle w:val="TableParagraph"/>
              <w:spacing w:line="297" w:lineRule="auto"/>
              <w:ind w:left="125" w:right="702" w:firstLine="115"/>
              <w:rPr>
                <w:sz w:val="20"/>
              </w:rPr>
            </w:pPr>
            <w:r>
              <w:rPr>
                <w:sz w:val="20"/>
              </w:rPr>
              <w:t>It requires various types libraries,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frameworks</w:t>
            </w:r>
            <w:r>
              <w:rPr>
                <w:spacing w:val="-5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todevelop</w:t>
            </w:r>
            <w:proofErr w:type="spellEnd"/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project</w:t>
            </w:r>
          </w:p>
        </w:tc>
        <w:tc>
          <w:tcPr>
            <w:tcW w:w="2280" w:type="dxa"/>
          </w:tcPr>
          <w:p w14:paraId="5A07E7E0" w14:textId="77777777" w:rsidR="00B9738E" w:rsidRDefault="00592588">
            <w:pPr>
              <w:pStyle w:val="TableParagraph"/>
              <w:ind w:left="124"/>
              <w:rPr>
                <w:sz w:val="20"/>
              </w:rPr>
            </w:pPr>
            <w:r>
              <w:rPr>
                <w:sz w:val="20"/>
              </w:rPr>
              <w:t>Java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Python</w:t>
            </w:r>
          </w:p>
        </w:tc>
      </w:tr>
      <w:tr w:rsidR="00B9738E" w14:paraId="0D843984" w14:textId="77777777">
        <w:trPr>
          <w:trHeight w:val="749"/>
        </w:trPr>
        <w:tc>
          <w:tcPr>
            <w:tcW w:w="720" w:type="dxa"/>
          </w:tcPr>
          <w:p w14:paraId="3F7ED78A" w14:textId="77777777" w:rsidR="00B9738E" w:rsidRDefault="00592588">
            <w:pPr>
              <w:pStyle w:val="TableParagraph"/>
              <w:ind w:right="127"/>
              <w:jc w:val="right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  <w:tc>
          <w:tcPr>
            <w:tcW w:w="2280" w:type="dxa"/>
          </w:tcPr>
          <w:p w14:paraId="001F9471" w14:textId="77777777" w:rsidR="00B9738E" w:rsidRDefault="00592588"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Application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Logic-2</w:t>
            </w:r>
          </w:p>
        </w:tc>
        <w:tc>
          <w:tcPr>
            <w:tcW w:w="3675" w:type="dxa"/>
          </w:tcPr>
          <w:p w14:paraId="568E5538" w14:textId="77777777" w:rsidR="00B9738E" w:rsidRDefault="00592588">
            <w:pPr>
              <w:pStyle w:val="TableParagraph"/>
              <w:spacing w:line="297" w:lineRule="auto"/>
              <w:ind w:left="125" w:right="723" w:firstLine="129"/>
              <w:rPr>
                <w:sz w:val="20"/>
              </w:rPr>
            </w:pPr>
            <w:r>
              <w:rPr>
                <w:sz w:val="20"/>
              </w:rPr>
              <w:t>Helps to converting the human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gestures/</w:t>
            </w:r>
            <w:proofErr w:type="spellStart"/>
            <w:r>
              <w:rPr>
                <w:sz w:val="20"/>
              </w:rPr>
              <w:t>actionsinto</w:t>
            </w:r>
            <w:proofErr w:type="spellEnd"/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written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words.</w:t>
            </w:r>
          </w:p>
        </w:tc>
        <w:tc>
          <w:tcPr>
            <w:tcW w:w="2280" w:type="dxa"/>
          </w:tcPr>
          <w:p w14:paraId="2D681898" w14:textId="77777777" w:rsidR="00B9738E" w:rsidRDefault="00592588">
            <w:pPr>
              <w:pStyle w:val="TableParagraph"/>
              <w:ind w:left="124"/>
              <w:rPr>
                <w:sz w:val="20"/>
              </w:rPr>
            </w:pPr>
            <w:r>
              <w:rPr>
                <w:sz w:val="20"/>
              </w:rPr>
              <w:t>Machine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learning</w:t>
            </w:r>
          </w:p>
        </w:tc>
      </w:tr>
      <w:tr w:rsidR="00B9738E" w14:paraId="594F6447" w14:textId="77777777">
        <w:trPr>
          <w:trHeight w:val="989"/>
        </w:trPr>
        <w:tc>
          <w:tcPr>
            <w:tcW w:w="720" w:type="dxa"/>
          </w:tcPr>
          <w:p w14:paraId="249F3C92" w14:textId="77777777" w:rsidR="00B9738E" w:rsidRDefault="00592588">
            <w:pPr>
              <w:pStyle w:val="TableParagraph"/>
              <w:ind w:right="127"/>
              <w:jc w:val="right"/>
              <w:rPr>
                <w:sz w:val="20"/>
              </w:rPr>
            </w:pPr>
            <w:r>
              <w:rPr>
                <w:sz w:val="20"/>
              </w:rPr>
              <w:t>4.</w:t>
            </w:r>
          </w:p>
        </w:tc>
        <w:tc>
          <w:tcPr>
            <w:tcW w:w="2280" w:type="dxa"/>
          </w:tcPr>
          <w:p w14:paraId="0BE368AF" w14:textId="77777777" w:rsidR="00B9738E" w:rsidRDefault="00592588"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Application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Logic-3</w:t>
            </w:r>
          </w:p>
        </w:tc>
        <w:tc>
          <w:tcPr>
            <w:tcW w:w="3675" w:type="dxa"/>
          </w:tcPr>
          <w:p w14:paraId="2E33CB88" w14:textId="77777777" w:rsidR="00B9738E" w:rsidRDefault="00592588">
            <w:pPr>
              <w:pStyle w:val="TableParagraph"/>
              <w:spacing w:line="297" w:lineRule="auto"/>
              <w:ind w:left="125" w:right="1229" w:firstLine="129"/>
              <w:rPr>
                <w:sz w:val="20"/>
              </w:rPr>
            </w:pPr>
            <w:r>
              <w:rPr>
                <w:sz w:val="20"/>
              </w:rPr>
              <w:t xml:space="preserve">Provides </w:t>
            </w:r>
            <w:proofErr w:type="spellStart"/>
            <w:proofErr w:type="gramStart"/>
            <w:r>
              <w:rPr>
                <w:sz w:val="20"/>
              </w:rPr>
              <w:t>helpful,feasible</w:t>
            </w:r>
            <w:proofErr w:type="spellEnd"/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answers</w:t>
            </w:r>
            <w:r>
              <w:rPr>
                <w:spacing w:val="-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afterrecognising</w:t>
            </w:r>
            <w:proofErr w:type="spellEnd"/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human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gestures.</w:t>
            </w:r>
          </w:p>
        </w:tc>
        <w:tc>
          <w:tcPr>
            <w:tcW w:w="2280" w:type="dxa"/>
          </w:tcPr>
          <w:p w14:paraId="1413DE9A" w14:textId="77777777" w:rsidR="00B9738E" w:rsidRDefault="00592588">
            <w:pPr>
              <w:pStyle w:val="TableParagraph"/>
              <w:ind w:left="124"/>
              <w:rPr>
                <w:sz w:val="20"/>
              </w:rPr>
            </w:pPr>
            <w:proofErr w:type="gramStart"/>
            <w:r>
              <w:rPr>
                <w:sz w:val="20"/>
              </w:rPr>
              <w:t>ANN,CNN</w:t>
            </w:r>
            <w:proofErr w:type="gramEnd"/>
          </w:p>
        </w:tc>
      </w:tr>
      <w:tr w:rsidR="00B9738E" w14:paraId="2EB4E4F3" w14:textId="77777777">
        <w:trPr>
          <w:trHeight w:val="569"/>
        </w:trPr>
        <w:tc>
          <w:tcPr>
            <w:tcW w:w="720" w:type="dxa"/>
          </w:tcPr>
          <w:p w14:paraId="55C6E9AF" w14:textId="77777777" w:rsidR="00B9738E" w:rsidRDefault="00592588">
            <w:pPr>
              <w:pStyle w:val="TableParagraph"/>
              <w:ind w:right="127"/>
              <w:jc w:val="right"/>
              <w:rPr>
                <w:sz w:val="20"/>
              </w:rPr>
            </w:pPr>
            <w:r>
              <w:rPr>
                <w:sz w:val="20"/>
              </w:rPr>
              <w:t>5.</w:t>
            </w:r>
          </w:p>
        </w:tc>
        <w:tc>
          <w:tcPr>
            <w:tcW w:w="2280" w:type="dxa"/>
          </w:tcPr>
          <w:p w14:paraId="4AFFBC02" w14:textId="77777777" w:rsidR="00B9738E" w:rsidRDefault="00592588"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Database</w:t>
            </w:r>
          </w:p>
        </w:tc>
        <w:tc>
          <w:tcPr>
            <w:tcW w:w="3675" w:type="dxa"/>
          </w:tcPr>
          <w:p w14:paraId="4FDC85F9" w14:textId="77777777" w:rsidR="00B9738E" w:rsidRDefault="00592588">
            <w:pPr>
              <w:pStyle w:val="TableParagraph"/>
              <w:ind w:left="187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-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couldbe</w:t>
            </w:r>
            <w:proofErr w:type="spellEnd"/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numbers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words.</w:t>
            </w:r>
          </w:p>
        </w:tc>
        <w:tc>
          <w:tcPr>
            <w:tcW w:w="2280" w:type="dxa"/>
          </w:tcPr>
          <w:p w14:paraId="5A0C74DA" w14:textId="77777777" w:rsidR="00B9738E" w:rsidRDefault="00592588">
            <w:pPr>
              <w:pStyle w:val="TableParagraph"/>
              <w:ind w:left="124"/>
              <w:rPr>
                <w:sz w:val="20"/>
              </w:rPr>
            </w:pPr>
            <w:r>
              <w:rPr>
                <w:sz w:val="20"/>
              </w:rPr>
              <w:t>MySQL,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Rational</w:t>
            </w:r>
          </w:p>
          <w:p w14:paraId="2AEBAF68" w14:textId="77777777" w:rsidR="00B9738E" w:rsidRDefault="00592588">
            <w:pPr>
              <w:pStyle w:val="TableParagraph"/>
              <w:spacing w:before="55" w:line="240" w:lineRule="auto"/>
              <w:ind w:left="124"/>
              <w:rPr>
                <w:sz w:val="20"/>
              </w:rPr>
            </w:pPr>
            <w:r>
              <w:rPr>
                <w:sz w:val="20"/>
              </w:rPr>
              <w:t>database</w:t>
            </w:r>
          </w:p>
        </w:tc>
      </w:tr>
      <w:tr w:rsidR="00B9738E" w14:paraId="20051125" w14:textId="77777777">
        <w:trPr>
          <w:trHeight w:val="749"/>
        </w:trPr>
        <w:tc>
          <w:tcPr>
            <w:tcW w:w="720" w:type="dxa"/>
          </w:tcPr>
          <w:p w14:paraId="6CC012A5" w14:textId="77777777" w:rsidR="00B9738E" w:rsidRDefault="00592588">
            <w:pPr>
              <w:pStyle w:val="TableParagraph"/>
              <w:ind w:right="127"/>
              <w:jc w:val="right"/>
              <w:rPr>
                <w:sz w:val="20"/>
              </w:rPr>
            </w:pPr>
            <w:r>
              <w:rPr>
                <w:sz w:val="20"/>
              </w:rPr>
              <w:t>6.</w:t>
            </w:r>
          </w:p>
        </w:tc>
        <w:tc>
          <w:tcPr>
            <w:tcW w:w="2280" w:type="dxa"/>
          </w:tcPr>
          <w:p w14:paraId="1F983203" w14:textId="77777777" w:rsidR="00B9738E" w:rsidRDefault="00592588"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Cloud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Database</w:t>
            </w:r>
          </w:p>
        </w:tc>
        <w:tc>
          <w:tcPr>
            <w:tcW w:w="3675" w:type="dxa"/>
          </w:tcPr>
          <w:p w14:paraId="2CC3707D" w14:textId="77777777" w:rsidR="00B9738E" w:rsidRDefault="00592588">
            <w:pPr>
              <w:pStyle w:val="TableParagraph"/>
              <w:spacing w:line="297" w:lineRule="auto"/>
              <w:ind w:left="125" w:firstLine="57"/>
              <w:rPr>
                <w:sz w:val="20"/>
              </w:rPr>
            </w:pPr>
            <w:r>
              <w:rPr>
                <w:sz w:val="20"/>
              </w:rPr>
              <w:t>Providing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hostdatabase</w:t>
            </w:r>
            <w:proofErr w:type="spellEnd"/>
            <w:r>
              <w:rPr>
                <w:spacing w:val="-4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withoutbuyingadditional</w:t>
            </w:r>
            <w:proofErr w:type="spellEnd"/>
            <w:r>
              <w:rPr>
                <w:spacing w:val="-5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hardware..</w:t>
            </w:r>
            <w:proofErr w:type="gramEnd"/>
          </w:p>
        </w:tc>
        <w:tc>
          <w:tcPr>
            <w:tcW w:w="2280" w:type="dxa"/>
          </w:tcPr>
          <w:p w14:paraId="60BF2541" w14:textId="77777777" w:rsidR="00B9738E" w:rsidRDefault="00592588">
            <w:pPr>
              <w:pStyle w:val="TableParagraph"/>
              <w:spacing w:line="297" w:lineRule="auto"/>
              <w:ind w:left="124" w:right="108"/>
              <w:rPr>
                <w:sz w:val="20"/>
              </w:rPr>
            </w:pPr>
            <w:r>
              <w:rPr>
                <w:sz w:val="20"/>
              </w:rPr>
              <w:t>Deep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learning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neural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networks</w:t>
            </w:r>
          </w:p>
        </w:tc>
      </w:tr>
      <w:tr w:rsidR="00B9738E" w14:paraId="00267DC6" w14:textId="77777777">
        <w:trPr>
          <w:trHeight w:val="569"/>
        </w:trPr>
        <w:tc>
          <w:tcPr>
            <w:tcW w:w="720" w:type="dxa"/>
          </w:tcPr>
          <w:p w14:paraId="7D6F8CCF" w14:textId="77777777" w:rsidR="00B9738E" w:rsidRDefault="00592588">
            <w:pPr>
              <w:pStyle w:val="TableParagraph"/>
              <w:ind w:right="127"/>
              <w:jc w:val="right"/>
              <w:rPr>
                <w:sz w:val="20"/>
              </w:rPr>
            </w:pPr>
            <w:r>
              <w:rPr>
                <w:sz w:val="20"/>
              </w:rPr>
              <w:t>7.</w:t>
            </w:r>
          </w:p>
        </w:tc>
        <w:tc>
          <w:tcPr>
            <w:tcW w:w="2280" w:type="dxa"/>
          </w:tcPr>
          <w:p w14:paraId="3B79CF45" w14:textId="77777777" w:rsidR="00B9738E" w:rsidRDefault="00592588"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File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Storage</w:t>
            </w:r>
          </w:p>
        </w:tc>
        <w:tc>
          <w:tcPr>
            <w:tcW w:w="3675" w:type="dxa"/>
          </w:tcPr>
          <w:p w14:paraId="4B115D76" w14:textId="77777777" w:rsidR="00B9738E" w:rsidRDefault="00592588">
            <w:pPr>
              <w:pStyle w:val="TableParagraph"/>
              <w:ind w:left="187"/>
              <w:rPr>
                <w:sz w:val="20"/>
              </w:rPr>
            </w:pPr>
            <w:r>
              <w:rPr>
                <w:sz w:val="20"/>
              </w:rPr>
              <w:t>File</w:t>
            </w:r>
            <w:r>
              <w:rPr>
                <w:spacing w:val="-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storagecould</w:t>
            </w:r>
            <w:proofErr w:type="spellEnd"/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7"/>
                <w:sz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</w:rPr>
              <w:t>fast,reliable</w:t>
            </w:r>
            <w:proofErr w:type="spellEnd"/>
            <w:proofErr w:type="gramEnd"/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</w:p>
          <w:p w14:paraId="743B5812" w14:textId="77777777" w:rsidR="00B9738E" w:rsidRDefault="00592588">
            <w:pPr>
              <w:pStyle w:val="TableParagraph"/>
              <w:spacing w:before="55" w:line="240" w:lineRule="auto"/>
              <w:ind w:left="187"/>
              <w:rPr>
                <w:sz w:val="20"/>
              </w:rPr>
            </w:pPr>
            <w:proofErr w:type="gramStart"/>
            <w:r>
              <w:rPr>
                <w:sz w:val="20"/>
              </w:rPr>
              <w:t>flexible..</w:t>
            </w:r>
            <w:proofErr w:type="gramEnd"/>
          </w:p>
        </w:tc>
        <w:tc>
          <w:tcPr>
            <w:tcW w:w="2280" w:type="dxa"/>
          </w:tcPr>
          <w:p w14:paraId="23AEB36F" w14:textId="77777777" w:rsidR="00B9738E" w:rsidRDefault="00592588">
            <w:pPr>
              <w:pStyle w:val="TableParagraph"/>
              <w:ind w:left="124"/>
              <w:rPr>
                <w:sz w:val="20"/>
              </w:rPr>
            </w:pPr>
            <w:r>
              <w:rPr>
                <w:sz w:val="20"/>
              </w:rPr>
              <w:t>Local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filesystem</w:t>
            </w:r>
          </w:p>
        </w:tc>
      </w:tr>
      <w:tr w:rsidR="00B9738E" w14:paraId="72601328" w14:textId="77777777">
        <w:trPr>
          <w:trHeight w:val="569"/>
        </w:trPr>
        <w:tc>
          <w:tcPr>
            <w:tcW w:w="720" w:type="dxa"/>
          </w:tcPr>
          <w:p w14:paraId="5FB3BD3D" w14:textId="77777777" w:rsidR="00B9738E" w:rsidRDefault="00592588">
            <w:pPr>
              <w:pStyle w:val="TableParagraph"/>
              <w:ind w:right="127"/>
              <w:jc w:val="right"/>
              <w:rPr>
                <w:sz w:val="20"/>
              </w:rPr>
            </w:pPr>
            <w:r>
              <w:rPr>
                <w:sz w:val="20"/>
              </w:rPr>
              <w:t>8.</w:t>
            </w:r>
          </w:p>
        </w:tc>
        <w:tc>
          <w:tcPr>
            <w:tcW w:w="2280" w:type="dxa"/>
          </w:tcPr>
          <w:p w14:paraId="0D6FC2BA" w14:textId="77777777" w:rsidR="00B9738E" w:rsidRDefault="00592588"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External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API-1</w:t>
            </w:r>
          </w:p>
        </w:tc>
        <w:tc>
          <w:tcPr>
            <w:tcW w:w="3675" w:type="dxa"/>
          </w:tcPr>
          <w:p w14:paraId="138E1B36" w14:textId="77777777" w:rsidR="00B9738E" w:rsidRDefault="00592588">
            <w:pPr>
              <w:pStyle w:val="TableParagraph"/>
              <w:ind w:left="249"/>
              <w:rPr>
                <w:sz w:val="20"/>
              </w:rPr>
            </w:pPr>
            <w:r>
              <w:rPr>
                <w:sz w:val="20"/>
              </w:rPr>
              <w:t>Used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information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</w:p>
          <w:p w14:paraId="4DB69E97" w14:textId="77777777" w:rsidR="00B9738E" w:rsidRDefault="00592588">
            <w:pPr>
              <w:pStyle w:val="TableParagraph"/>
              <w:spacing w:before="55" w:line="240" w:lineRule="auto"/>
              <w:ind w:left="249"/>
              <w:rPr>
                <w:sz w:val="20"/>
              </w:rPr>
            </w:pPr>
            <w:r>
              <w:rPr>
                <w:sz w:val="20"/>
              </w:rPr>
              <w:t>cloud</w:t>
            </w:r>
          </w:p>
        </w:tc>
        <w:tc>
          <w:tcPr>
            <w:tcW w:w="2280" w:type="dxa"/>
          </w:tcPr>
          <w:p w14:paraId="71EED4A1" w14:textId="77777777" w:rsidR="00B9738E" w:rsidRDefault="00592588">
            <w:pPr>
              <w:pStyle w:val="TableParagraph"/>
              <w:ind w:left="187"/>
              <w:rPr>
                <w:sz w:val="20"/>
              </w:rPr>
            </w:pPr>
            <w:r>
              <w:rPr>
                <w:spacing w:val="-1"/>
                <w:sz w:val="20"/>
              </w:rPr>
              <w:t>Weather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</w:p>
        </w:tc>
      </w:tr>
      <w:tr w:rsidR="00B9738E" w14:paraId="0758523A" w14:textId="77777777">
        <w:trPr>
          <w:trHeight w:val="749"/>
        </w:trPr>
        <w:tc>
          <w:tcPr>
            <w:tcW w:w="720" w:type="dxa"/>
          </w:tcPr>
          <w:p w14:paraId="6ACBCA4F" w14:textId="77777777" w:rsidR="00B9738E" w:rsidRDefault="00592588">
            <w:pPr>
              <w:pStyle w:val="TableParagraph"/>
              <w:ind w:right="127"/>
              <w:jc w:val="right"/>
              <w:rPr>
                <w:sz w:val="20"/>
              </w:rPr>
            </w:pPr>
            <w:r>
              <w:rPr>
                <w:sz w:val="20"/>
              </w:rPr>
              <w:t>9.</w:t>
            </w:r>
          </w:p>
        </w:tc>
        <w:tc>
          <w:tcPr>
            <w:tcW w:w="2280" w:type="dxa"/>
          </w:tcPr>
          <w:p w14:paraId="271D1E61" w14:textId="77777777" w:rsidR="00B9738E" w:rsidRDefault="00592588"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External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API-2</w:t>
            </w:r>
          </w:p>
        </w:tc>
        <w:tc>
          <w:tcPr>
            <w:tcW w:w="3675" w:type="dxa"/>
          </w:tcPr>
          <w:p w14:paraId="23233573" w14:textId="77777777" w:rsidR="00B9738E" w:rsidRDefault="00592588">
            <w:pPr>
              <w:pStyle w:val="TableParagraph"/>
              <w:spacing w:line="297" w:lineRule="auto"/>
              <w:ind w:left="125" w:right="693" w:firstLine="57"/>
              <w:rPr>
                <w:sz w:val="20"/>
              </w:rPr>
            </w:pPr>
            <w:r>
              <w:rPr>
                <w:sz w:val="20"/>
              </w:rPr>
              <w:t>Used to access the information for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drivendecision</w:t>
            </w:r>
            <w:proofErr w:type="spell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making...</w:t>
            </w:r>
          </w:p>
        </w:tc>
        <w:tc>
          <w:tcPr>
            <w:tcW w:w="2280" w:type="dxa"/>
          </w:tcPr>
          <w:p w14:paraId="18C637D3" w14:textId="77777777" w:rsidR="00B9738E" w:rsidRDefault="00592588">
            <w:pPr>
              <w:pStyle w:val="TableParagraph"/>
              <w:ind w:left="124"/>
              <w:rPr>
                <w:sz w:val="20"/>
              </w:rPr>
            </w:pPr>
            <w:r>
              <w:rPr>
                <w:sz w:val="20"/>
              </w:rPr>
              <w:t>Aadhar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</w:p>
        </w:tc>
      </w:tr>
      <w:tr w:rsidR="00B9738E" w14:paraId="31C84AD8" w14:textId="77777777">
        <w:trPr>
          <w:trHeight w:val="854"/>
        </w:trPr>
        <w:tc>
          <w:tcPr>
            <w:tcW w:w="720" w:type="dxa"/>
          </w:tcPr>
          <w:p w14:paraId="625733DD" w14:textId="77777777" w:rsidR="00B9738E" w:rsidRDefault="00592588">
            <w:pPr>
              <w:pStyle w:val="TableParagraph"/>
              <w:ind w:right="90"/>
              <w:jc w:val="right"/>
              <w:rPr>
                <w:sz w:val="20"/>
              </w:rPr>
            </w:pPr>
            <w:r>
              <w:rPr>
                <w:sz w:val="20"/>
              </w:rPr>
              <w:t>10.</w:t>
            </w:r>
          </w:p>
        </w:tc>
        <w:tc>
          <w:tcPr>
            <w:tcW w:w="2280" w:type="dxa"/>
          </w:tcPr>
          <w:p w14:paraId="466D9959" w14:textId="77777777" w:rsidR="00B9738E" w:rsidRDefault="00592588"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Machine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Learning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Model</w:t>
            </w:r>
          </w:p>
        </w:tc>
        <w:tc>
          <w:tcPr>
            <w:tcW w:w="3675" w:type="dxa"/>
          </w:tcPr>
          <w:p w14:paraId="75A0D308" w14:textId="77777777" w:rsidR="00B9738E" w:rsidRDefault="00592588">
            <w:pPr>
              <w:pStyle w:val="TableParagraph"/>
              <w:spacing w:line="297" w:lineRule="auto"/>
              <w:ind w:left="125" w:firstLine="57"/>
              <w:rPr>
                <w:sz w:val="20"/>
              </w:rPr>
            </w:pPr>
            <w:r>
              <w:rPr>
                <w:sz w:val="20"/>
              </w:rPr>
              <w:t>Machine learning interact with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variousalgorithmsthat</w:t>
            </w:r>
            <w:proofErr w:type="spellEnd"/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required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</w:p>
          <w:p w14:paraId="35CCC2BB" w14:textId="77777777" w:rsidR="00B9738E" w:rsidRDefault="00592588">
            <w:pPr>
              <w:pStyle w:val="TableParagraph"/>
              <w:spacing w:line="230" w:lineRule="exact"/>
              <w:ind w:left="125"/>
              <w:rPr>
                <w:sz w:val="20"/>
              </w:rPr>
            </w:pPr>
            <w:r>
              <w:rPr>
                <w:sz w:val="20"/>
              </w:rPr>
              <w:t>implementation.</w:t>
            </w:r>
          </w:p>
        </w:tc>
        <w:tc>
          <w:tcPr>
            <w:tcW w:w="2280" w:type="dxa"/>
          </w:tcPr>
          <w:p w14:paraId="0B575E46" w14:textId="77777777" w:rsidR="00B9738E" w:rsidRDefault="00592588">
            <w:pPr>
              <w:pStyle w:val="TableParagraph"/>
              <w:ind w:left="124"/>
              <w:rPr>
                <w:sz w:val="20"/>
              </w:rPr>
            </w:pPr>
            <w:r>
              <w:rPr>
                <w:sz w:val="20"/>
              </w:rPr>
              <w:t>Image</w:t>
            </w:r>
            <w:r>
              <w:rPr>
                <w:spacing w:val="-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acquisation</w:t>
            </w:r>
            <w:proofErr w:type="spellEnd"/>
          </w:p>
        </w:tc>
      </w:tr>
      <w:tr w:rsidR="00B9738E" w14:paraId="295525D2" w14:textId="77777777">
        <w:trPr>
          <w:trHeight w:val="1424"/>
        </w:trPr>
        <w:tc>
          <w:tcPr>
            <w:tcW w:w="720" w:type="dxa"/>
          </w:tcPr>
          <w:p w14:paraId="6BEC08C6" w14:textId="77777777" w:rsidR="00B9738E" w:rsidRDefault="00592588">
            <w:pPr>
              <w:pStyle w:val="TableParagraph"/>
              <w:ind w:right="89"/>
              <w:jc w:val="right"/>
              <w:rPr>
                <w:sz w:val="20"/>
              </w:rPr>
            </w:pPr>
            <w:r>
              <w:rPr>
                <w:sz w:val="20"/>
              </w:rPr>
              <w:t>11.</w:t>
            </w:r>
          </w:p>
        </w:tc>
        <w:tc>
          <w:tcPr>
            <w:tcW w:w="2280" w:type="dxa"/>
          </w:tcPr>
          <w:p w14:paraId="591978A2" w14:textId="77777777" w:rsidR="00B9738E" w:rsidRDefault="00592588">
            <w:pPr>
              <w:pStyle w:val="TableParagraph"/>
              <w:spacing w:line="297" w:lineRule="auto"/>
              <w:ind w:left="125" w:right="288"/>
              <w:rPr>
                <w:sz w:val="20"/>
              </w:rPr>
            </w:pPr>
            <w:r>
              <w:rPr>
                <w:sz w:val="20"/>
              </w:rPr>
              <w:t>Infrastructure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(Server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Cloud)</w:t>
            </w:r>
          </w:p>
        </w:tc>
        <w:tc>
          <w:tcPr>
            <w:tcW w:w="3675" w:type="dxa"/>
          </w:tcPr>
          <w:p w14:paraId="4135BD7C" w14:textId="77777777" w:rsidR="00B9738E" w:rsidRDefault="00592588">
            <w:pPr>
              <w:pStyle w:val="TableParagraph"/>
              <w:spacing w:line="297" w:lineRule="auto"/>
              <w:ind w:left="125" w:right="702"/>
              <w:rPr>
                <w:sz w:val="20"/>
              </w:rPr>
            </w:pPr>
            <w:r>
              <w:rPr>
                <w:sz w:val="20"/>
              </w:rPr>
              <w:t>Application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deployment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local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system /</w:t>
            </w:r>
            <w:proofErr w:type="spellStart"/>
            <w:r>
              <w:rPr>
                <w:sz w:val="20"/>
              </w:rPr>
              <w:t>localcloud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serverconfiguration</w:t>
            </w:r>
            <w:proofErr w:type="spellEnd"/>
            <w:r>
              <w:rPr>
                <w:sz w:val="20"/>
              </w:rPr>
              <w:t>.</w:t>
            </w:r>
          </w:p>
          <w:p w14:paraId="45B327B2" w14:textId="77777777" w:rsidR="00B9738E" w:rsidRDefault="00592588">
            <w:pPr>
              <w:pStyle w:val="TableParagraph"/>
              <w:spacing w:line="229" w:lineRule="exact"/>
              <w:ind w:left="125"/>
              <w:rPr>
                <w:sz w:val="20"/>
              </w:rPr>
            </w:pPr>
            <w:r>
              <w:rPr>
                <w:sz w:val="20"/>
              </w:rPr>
              <w:t>Install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windows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version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</w:p>
          <w:p w14:paraId="0506B5DA" w14:textId="77777777" w:rsidR="00B9738E" w:rsidRDefault="00592588">
            <w:pPr>
              <w:pStyle w:val="TableParagraph"/>
              <w:spacing w:before="48" w:line="240" w:lineRule="auto"/>
              <w:ind w:left="125"/>
              <w:rPr>
                <w:sz w:val="20"/>
              </w:rPr>
            </w:pPr>
            <w:r>
              <w:rPr>
                <w:sz w:val="20"/>
              </w:rPr>
              <w:t>execute</w:t>
            </w:r>
            <w:r>
              <w:rPr>
                <w:spacing w:val="-11"/>
                <w:sz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</w:rPr>
              <w:t>theinstaller</w:t>
            </w:r>
            <w:proofErr w:type="spellEnd"/>
            <w:r>
              <w:rPr>
                <w:sz w:val="20"/>
              </w:rPr>
              <w:t>..</w:t>
            </w:r>
            <w:proofErr w:type="gramEnd"/>
          </w:p>
        </w:tc>
        <w:tc>
          <w:tcPr>
            <w:tcW w:w="2280" w:type="dxa"/>
          </w:tcPr>
          <w:p w14:paraId="6D7B2C08" w14:textId="77777777" w:rsidR="00B9738E" w:rsidRDefault="00592588">
            <w:pPr>
              <w:pStyle w:val="TableParagraph"/>
              <w:spacing w:line="297" w:lineRule="auto"/>
              <w:ind w:left="124" w:right="312"/>
              <w:rPr>
                <w:sz w:val="20"/>
              </w:rPr>
            </w:pPr>
            <w:r>
              <w:rPr>
                <w:spacing w:val="-1"/>
                <w:sz w:val="20"/>
              </w:rPr>
              <w:t>Local,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Cloud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Foundry,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Kubernetes,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etc.</w:t>
            </w:r>
          </w:p>
        </w:tc>
      </w:tr>
    </w:tbl>
    <w:p w14:paraId="4298A6F5" w14:textId="77777777" w:rsidR="00B9738E" w:rsidRDefault="00B9738E">
      <w:pPr>
        <w:spacing w:line="297" w:lineRule="auto"/>
        <w:rPr>
          <w:sz w:val="20"/>
        </w:rPr>
        <w:sectPr w:rsidR="00B9738E">
          <w:pgSz w:w="12240" w:h="15840"/>
          <w:pgMar w:top="1360" w:right="440" w:bottom="280" w:left="480" w:header="720" w:footer="720" w:gutter="0"/>
          <w:cols w:space="720"/>
        </w:sectPr>
      </w:pPr>
    </w:p>
    <w:p w14:paraId="7549CB49" w14:textId="77777777" w:rsidR="00B9738E" w:rsidRDefault="00592588">
      <w:pPr>
        <w:spacing w:before="79"/>
        <w:ind w:left="959"/>
        <w:rPr>
          <w:b/>
        </w:rPr>
      </w:pPr>
      <w:r>
        <w:rPr>
          <w:b/>
          <w:spacing w:val="-1"/>
        </w:rPr>
        <w:lastRenderedPageBreak/>
        <w:t>Table-2:</w:t>
      </w:r>
      <w:r>
        <w:rPr>
          <w:b/>
          <w:spacing w:val="-10"/>
        </w:rPr>
        <w:t xml:space="preserve"> </w:t>
      </w:r>
      <w:r>
        <w:rPr>
          <w:b/>
          <w:spacing w:val="-1"/>
        </w:rPr>
        <w:t>Application</w:t>
      </w:r>
      <w:r>
        <w:rPr>
          <w:b/>
          <w:spacing w:val="-9"/>
        </w:rPr>
        <w:t xml:space="preserve"> </w:t>
      </w:r>
      <w:r>
        <w:rPr>
          <w:b/>
          <w:spacing w:val="-1"/>
        </w:rPr>
        <w:t>Characteristics:</w:t>
      </w:r>
    </w:p>
    <w:p w14:paraId="2B0897E5" w14:textId="77777777" w:rsidR="00B9738E" w:rsidRDefault="00B9738E">
      <w:pPr>
        <w:pStyle w:val="BodyText"/>
        <w:rPr>
          <w:b/>
          <w:sz w:val="20"/>
        </w:rPr>
      </w:pPr>
    </w:p>
    <w:p w14:paraId="03B80715" w14:textId="77777777" w:rsidR="00B9738E" w:rsidRDefault="00B9738E">
      <w:pPr>
        <w:pStyle w:val="BodyText"/>
        <w:rPr>
          <w:b/>
          <w:sz w:val="20"/>
        </w:rPr>
      </w:pPr>
    </w:p>
    <w:p w14:paraId="45F470C4" w14:textId="77777777" w:rsidR="00B9738E" w:rsidRDefault="00B9738E">
      <w:pPr>
        <w:pStyle w:val="BodyText"/>
        <w:rPr>
          <w:b/>
          <w:sz w:val="20"/>
        </w:rPr>
      </w:pPr>
    </w:p>
    <w:p w14:paraId="4D96FBA0" w14:textId="77777777" w:rsidR="00B9738E" w:rsidRDefault="00B9738E">
      <w:pPr>
        <w:pStyle w:val="BodyText"/>
        <w:rPr>
          <w:b/>
          <w:sz w:val="20"/>
        </w:rPr>
      </w:pPr>
    </w:p>
    <w:p w14:paraId="343FFC99" w14:textId="77777777" w:rsidR="00B9738E" w:rsidRDefault="00B9738E">
      <w:pPr>
        <w:pStyle w:val="BodyText"/>
        <w:rPr>
          <w:b/>
          <w:sz w:val="20"/>
        </w:rPr>
      </w:pPr>
    </w:p>
    <w:p w14:paraId="15CA3A66" w14:textId="77777777" w:rsidR="00B9738E" w:rsidRDefault="00B9738E">
      <w:pPr>
        <w:pStyle w:val="BodyText"/>
        <w:rPr>
          <w:b/>
          <w:sz w:val="20"/>
        </w:rPr>
      </w:pPr>
    </w:p>
    <w:p w14:paraId="0A2F131B" w14:textId="77777777" w:rsidR="00B9738E" w:rsidRDefault="00B9738E">
      <w:pPr>
        <w:pStyle w:val="BodyText"/>
        <w:spacing w:before="6"/>
        <w:rPr>
          <w:b/>
          <w:sz w:val="11"/>
        </w:rPr>
      </w:pPr>
    </w:p>
    <w:tbl>
      <w:tblPr>
        <w:tblW w:w="0" w:type="auto"/>
        <w:tblInd w:w="109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2445"/>
        <w:gridCol w:w="3150"/>
        <w:gridCol w:w="2520"/>
      </w:tblGrid>
      <w:tr w:rsidR="00B9738E" w14:paraId="02663A35" w14:textId="77777777">
        <w:trPr>
          <w:trHeight w:val="659"/>
        </w:trPr>
        <w:tc>
          <w:tcPr>
            <w:tcW w:w="720" w:type="dxa"/>
          </w:tcPr>
          <w:p w14:paraId="4AFCA130" w14:textId="77777777" w:rsidR="00B9738E" w:rsidRDefault="00592588">
            <w:pPr>
              <w:pStyle w:val="TableParagraph"/>
              <w:spacing w:before="4" w:line="240" w:lineRule="auto"/>
              <w:ind w:right="187"/>
              <w:jc w:val="right"/>
              <w:rPr>
                <w:b/>
              </w:rPr>
            </w:pPr>
            <w:proofErr w:type="spellStart"/>
            <w:proofErr w:type="gramStart"/>
            <w:r>
              <w:rPr>
                <w:b/>
              </w:rPr>
              <w:t>S.No</w:t>
            </w:r>
            <w:proofErr w:type="spellEnd"/>
            <w:proofErr w:type="gramEnd"/>
          </w:p>
        </w:tc>
        <w:tc>
          <w:tcPr>
            <w:tcW w:w="2445" w:type="dxa"/>
          </w:tcPr>
          <w:p w14:paraId="58C098FC" w14:textId="77777777" w:rsidR="00B9738E" w:rsidRDefault="00592588">
            <w:pPr>
              <w:pStyle w:val="TableParagraph"/>
              <w:spacing w:before="4" w:line="240" w:lineRule="auto"/>
              <w:ind w:left="125"/>
              <w:rPr>
                <w:b/>
              </w:rPr>
            </w:pPr>
            <w:r>
              <w:rPr>
                <w:b/>
              </w:rPr>
              <w:t>Characteristics</w:t>
            </w:r>
          </w:p>
        </w:tc>
        <w:tc>
          <w:tcPr>
            <w:tcW w:w="3150" w:type="dxa"/>
          </w:tcPr>
          <w:p w14:paraId="6FB9E09F" w14:textId="77777777" w:rsidR="00B9738E" w:rsidRDefault="00592588">
            <w:pPr>
              <w:pStyle w:val="TableParagraph"/>
              <w:spacing w:before="4" w:line="240" w:lineRule="auto"/>
              <w:ind w:left="125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520" w:type="dxa"/>
          </w:tcPr>
          <w:p w14:paraId="48EB353D" w14:textId="77777777" w:rsidR="00B9738E" w:rsidRDefault="00592588">
            <w:pPr>
              <w:pStyle w:val="TableParagraph"/>
              <w:spacing w:before="4" w:line="240" w:lineRule="auto"/>
              <w:ind w:left="125"/>
              <w:rPr>
                <w:b/>
              </w:rPr>
            </w:pPr>
            <w:r>
              <w:rPr>
                <w:b/>
              </w:rPr>
              <w:t>Technology</w:t>
            </w:r>
          </w:p>
        </w:tc>
      </w:tr>
      <w:tr w:rsidR="00B9738E" w14:paraId="655353AF" w14:textId="77777777">
        <w:trPr>
          <w:trHeight w:val="629"/>
        </w:trPr>
        <w:tc>
          <w:tcPr>
            <w:tcW w:w="720" w:type="dxa"/>
          </w:tcPr>
          <w:p w14:paraId="26D3BCF3" w14:textId="77777777" w:rsidR="00B9738E" w:rsidRDefault="00592588">
            <w:pPr>
              <w:pStyle w:val="TableParagraph"/>
              <w:spacing w:line="243" w:lineRule="exact"/>
              <w:ind w:right="222"/>
              <w:jc w:val="right"/>
            </w:pPr>
            <w:r>
              <w:t>1.</w:t>
            </w:r>
          </w:p>
        </w:tc>
        <w:tc>
          <w:tcPr>
            <w:tcW w:w="2445" w:type="dxa"/>
          </w:tcPr>
          <w:p w14:paraId="24048AE0" w14:textId="77777777" w:rsidR="00B9738E" w:rsidRDefault="00592588">
            <w:pPr>
              <w:pStyle w:val="TableParagraph"/>
              <w:spacing w:line="243" w:lineRule="exact"/>
              <w:ind w:left="125" w:right="-29"/>
            </w:pPr>
            <w:r>
              <w:rPr>
                <w:spacing w:val="-1"/>
              </w:rPr>
              <w:t>Open-Source</w:t>
            </w:r>
            <w:r>
              <w:rPr>
                <w:spacing w:val="-11"/>
              </w:rPr>
              <w:t xml:space="preserve"> </w:t>
            </w:r>
            <w:r>
              <w:t>Frameworks</w:t>
            </w:r>
          </w:p>
        </w:tc>
        <w:tc>
          <w:tcPr>
            <w:tcW w:w="3150" w:type="dxa"/>
          </w:tcPr>
          <w:p w14:paraId="5D5080A0" w14:textId="77777777" w:rsidR="00B9738E" w:rsidRDefault="00592588">
            <w:pPr>
              <w:pStyle w:val="TableParagraph"/>
              <w:spacing w:line="243" w:lineRule="exact"/>
              <w:ind w:left="125"/>
            </w:pPr>
            <w:r>
              <w:t>The</w:t>
            </w:r>
            <w:r>
              <w:rPr>
                <w:spacing w:val="-6"/>
              </w:rPr>
              <w:t xml:space="preserve"> </w:t>
            </w:r>
            <w:r>
              <w:t>framework</w:t>
            </w:r>
            <w:r>
              <w:rPr>
                <w:spacing w:val="-5"/>
              </w:rPr>
              <w:t xml:space="preserve"> </w:t>
            </w:r>
            <w:r>
              <w:t>which</w:t>
            </w:r>
            <w:r>
              <w:rPr>
                <w:spacing w:val="-6"/>
              </w:rPr>
              <w:t xml:space="preserve"> </w:t>
            </w:r>
            <w:r>
              <w:t>are</w:t>
            </w:r>
            <w:r>
              <w:rPr>
                <w:spacing w:val="-5"/>
              </w:rPr>
              <w:t xml:space="preserve"> </w:t>
            </w:r>
            <w:r>
              <w:t>used.</w:t>
            </w:r>
          </w:p>
        </w:tc>
        <w:tc>
          <w:tcPr>
            <w:tcW w:w="2520" w:type="dxa"/>
          </w:tcPr>
          <w:p w14:paraId="74635E60" w14:textId="77777777" w:rsidR="00B9738E" w:rsidRDefault="00592588">
            <w:pPr>
              <w:pStyle w:val="TableParagraph"/>
              <w:spacing w:line="243" w:lineRule="exact"/>
              <w:ind w:left="125"/>
            </w:pPr>
            <w:r>
              <w:rPr>
                <w:spacing w:val="-1"/>
              </w:rPr>
              <w:t>Tensor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flow,</w:t>
            </w:r>
            <w:r>
              <w:rPr>
                <w:spacing w:val="-9"/>
              </w:rPr>
              <w:t xml:space="preserve"> </w:t>
            </w:r>
            <w:r>
              <w:rPr>
                <w:spacing w:val="-1"/>
              </w:rPr>
              <w:t>Theano,</w:t>
            </w:r>
          </w:p>
          <w:p w14:paraId="23288A6E" w14:textId="77777777" w:rsidR="00B9738E" w:rsidRDefault="00592588">
            <w:pPr>
              <w:pStyle w:val="TableParagraph"/>
              <w:spacing w:before="62" w:line="240" w:lineRule="auto"/>
              <w:ind w:left="125"/>
            </w:pPr>
            <w:r>
              <w:t>RNN,</w:t>
            </w:r>
            <w:r>
              <w:rPr>
                <w:spacing w:val="-12"/>
              </w:rPr>
              <w:t xml:space="preserve"> </w:t>
            </w:r>
            <w:proofErr w:type="spellStart"/>
            <w:r>
              <w:t>PyTorch</w:t>
            </w:r>
            <w:proofErr w:type="spellEnd"/>
          </w:p>
        </w:tc>
      </w:tr>
      <w:tr w:rsidR="00B9738E" w14:paraId="3EBF80D1" w14:textId="77777777">
        <w:trPr>
          <w:trHeight w:val="944"/>
        </w:trPr>
        <w:tc>
          <w:tcPr>
            <w:tcW w:w="720" w:type="dxa"/>
          </w:tcPr>
          <w:p w14:paraId="48BE437B" w14:textId="77777777" w:rsidR="00B9738E" w:rsidRDefault="00592588">
            <w:pPr>
              <w:pStyle w:val="TableParagraph"/>
              <w:spacing w:line="243" w:lineRule="exact"/>
              <w:ind w:right="222"/>
              <w:jc w:val="right"/>
            </w:pPr>
            <w:r>
              <w:t>2.</w:t>
            </w:r>
          </w:p>
        </w:tc>
        <w:tc>
          <w:tcPr>
            <w:tcW w:w="2445" w:type="dxa"/>
          </w:tcPr>
          <w:p w14:paraId="462F9688" w14:textId="77777777" w:rsidR="00B9738E" w:rsidRDefault="00592588">
            <w:pPr>
              <w:pStyle w:val="TableParagraph"/>
              <w:spacing w:line="243" w:lineRule="exact"/>
              <w:ind w:left="125"/>
            </w:pPr>
            <w:r>
              <w:rPr>
                <w:spacing w:val="-1"/>
              </w:rPr>
              <w:t>Security</w:t>
            </w:r>
            <w:r>
              <w:rPr>
                <w:spacing w:val="-13"/>
              </w:rPr>
              <w:t xml:space="preserve"> </w:t>
            </w:r>
            <w:r>
              <w:t>Implementations</w:t>
            </w:r>
          </w:p>
        </w:tc>
        <w:tc>
          <w:tcPr>
            <w:tcW w:w="3150" w:type="dxa"/>
          </w:tcPr>
          <w:p w14:paraId="2AAEB8DF" w14:textId="77777777" w:rsidR="00B9738E" w:rsidRDefault="00592588">
            <w:pPr>
              <w:pStyle w:val="TableParagraph"/>
              <w:spacing w:line="300" w:lineRule="auto"/>
              <w:ind w:left="125"/>
            </w:pPr>
            <w:r>
              <w:t>Security controls which can</w:t>
            </w:r>
            <w:r>
              <w:rPr>
                <w:spacing w:val="1"/>
              </w:rPr>
              <w:t xml:space="preserve"> </w:t>
            </w:r>
            <w:r>
              <w:t>implemented</w:t>
            </w:r>
            <w:r>
              <w:rPr>
                <w:spacing w:val="-11"/>
              </w:rPr>
              <w:t xml:space="preserve"> </w:t>
            </w:r>
            <w:r>
              <w:t>by</w:t>
            </w:r>
            <w:r>
              <w:rPr>
                <w:spacing w:val="-11"/>
              </w:rPr>
              <w:t xml:space="preserve"> </w:t>
            </w:r>
            <w:proofErr w:type="spellStart"/>
            <w:proofErr w:type="gramStart"/>
            <w:r>
              <w:t>usingfirewall</w:t>
            </w:r>
            <w:proofErr w:type="spellEnd"/>
            <w:r>
              <w:t>..</w:t>
            </w:r>
            <w:proofErr w:type="gramEnd"/>
          </w:p>
        </w:tc>
        <w:tc>
          <w:tcPr>
            <w:tcW w:w="2520" w:type="dxa"/>
          </w:tcPr>
          <w:p w14:paraId="0BF71835" w14:textId="77777777" w:rsidR="00B9738E" w:rsidRDefault="00592588">
            <w:pPr>
              <w:pStyle w:val="TableParagraph"/>
              <w:spacing w:line="300" w:lineRule="auto"/>
              <w:ind w:left="125" w:right="662" w:firstLine="57"/>
            </w:pPr>
            <w:r>
              <w:t>Firewall and some</w:t>
            </w:r>
            <w:r>
              <w:rPr>
                <w:spacing w:val="-53"/>
              </w:rPr>
              <w:t xml:space="preserve"> </w:t>
            </w:r>
            <w:r>
              <w:t>security</w:t>
            </w:r>
            <w:r>
              <w:rPr>
                <w:spacing w:val="-3"/>
              </w:rPr>
              <w:t xml:space="preserve"> </w:t>
            </w:r>
            <w:r>
              <w:t>related</w:t>
            </w:r>
          </w:p>
          <w:p w14:paraId="216870E3" w14:textId="77777777" w:rsidR="00B9738E" w:rsidRDefault="00592588">
            <w:pPr>
              <w:pStyle w:val="TableParagraph"/>
              <w:spacing w:line="251" w:lineRule="exact"/>
              <w:ind w:left="125"/>
            </w:pPr>
            <w:proofErr w:type="spellStart"/>
            <w:proofErr w:type="gramStart"/>
            <w:r>
              <w:t>softwares</w:t>
            </w:r>
            <w:proofErr w:type="spellEnd"/>
            <w:r>
              <w:t>..</w:t>
            </w:r>
            <w:proofErr w:type="gramEnd"/>
          </w:p>
        </w:tc>
      </w:tr>
      <w:tr w:rsidR="00B9738E" w14:paraId="7A8B55A4" w14:textId="77777777">
        <w:trPr>
          <w:trHeight w:val="629"/>
        </w:trPr>
        <w:tc>
          <w:tcPr>
            <w:tcW w:w="720" w:type="dxa"/>
          </w:tcPr>
          <w:p w14:paraId="53BDAF49" w14:textId="77777777" w:rsidR="00B9738E" w:rsidRDefault="00592588">
            <w:pPr>
              <w:pStyle w:val="TableParagraph"/>
              <w:spacing w:line="243" w:lineRule="exact"/>
              <w:ind w:right="222"/>
              <w:jc w:val="right"/>
            </w:pPr>
            <w:r>
              <w:t>3.</w:t>
            </w:r>
          </w:p>
        </w:tc>
        <w:tc>
          <w:tcPr>
            <w:tcW w:w="2445" w:type="dxa"/>
          </w:tcPr>
          <w:p w14:paraId="2EFA69CC" w14:textId="77777777" w:rsidR="00B9738E" w:rsidRDefault="00592588">
            <w:pPr>
              <w:pStyle w:val="TableParagraph"/>
              <w:spacing w:line="243" w:lineRule="exact"/>
              <w:ind w:left="125"/>
            </w:pPr>
            <w:r>
              <w:t>Scalable</w:t>
            </w:r>
            <w:r>
              <w:rPr>
                <w:spacing w:val="-11"/>
              </w:rPr>
              <w:t xml:space="preserve"> </w:t>
            </w:r>
            <w:r>
              <w:t>Architecture</w:t>
            </w:r>
          </w:p>
        </w:tc>
        <w:tc>
          <w:tcPr>
            <w:tcW w:w="3150" w:type="dxa"/>
          </w:tcPr>
          <w:p w14:paraId="57B98EA0" w14:textId="77777777" w:rsidR="00B9738E" w:rsidRDefault="00592588">
            <w:pPr>
              <w:pStyle w:val="TableParagraph"/>
              <w:spacing w:line="243" w:lineRule="exact"/>
              <w:ind w:left="125"/>
            </w:pPr>
            <w:r>
              <w:t>The</w:t>
            </w:r>
            <w:r>
              <w:rPr>
                <w:spacing w:val="-8"/>
              </w:rPr>
              <w:t xml:space="preserve"> </w:t>
            </w:r>
            <w:r>
              <w:t>architecture</w:t>
            </w:r>
            <w:r>
              <w:rPr>
                <w:spacing w:val="-7"/>
              </w:rPr>
              <w:t xml:space="preserve"> </w:t>
            </w:r>
            <w:r>
              <w:t>will</w:t>
            </w:r>
            <w:r>
              <w:rPr>
                <w:spacing w:val="-8"/>
              </w:rPr>
              <w:t xml:space="preserve"> </w:t>
            </w:r>
            <w:r>
              <w:t>be</w:t>
            </w:r>
            <w:r>
              <w:rPr>
                <w:spacing w:val="-7"/>
              </w:rPr>
              <w:t xml:space="preserve"> </w:t>
            </w:r>
            <w:r>
              <w:t>scalable</w:t>
            </w:r>
          </w:p>
          <w:p w14:paraId="04A16FF6" w14:textId="77777777" w:rsidR="00B9738E" w:rsidRDefault="00592588">
            <w:pPr>
              <w:pStyle w:val="TableParagraph"/>
              <w:spacing w:before="62" w:line="240" w:lineRule="auto"/>
              <w:ind w:left="125"/>
            </w:pPr>
            <w:r>
              <w:t>(Micro</w:t>
            </w:r>
            <w:r>
              <w:rPr>
                <w:spacing w:val="-11"/>
              </w:rPr>
              <w:t xml:space="preserve"> </w:t>
            </w:r>
            <w:r>
              <w:t>services).</w:t>
            </w:r>
          </w:p>
        </w:tc>
        <w:tc>
          <w:tcPr>
            <w:tcW w:w="2520" w:type="dxa"/>
          </w:tcPr>
          <w:p w14:paraId="4050F00E" w14:textId="77777777" w:rsidR="00B9738E" w:rsidRDefault="00592588">
            <w:pPr>
              <w:pStyle w:val="TableParagraph"/>
              <w:spacing w:line="243" w:lineRule="exact"/>
              <w:ind w:left="125"/>
            </w:pPr>
            <w:r>
              <w:t>Data,</w:t>
            </w:r>
            <w:r>
              <w:rPr>
                <w:spacing w:val="-8"/>
              </w:rPr>
              <w:t xml:space="preserve"> </w:t>
            </w:r>
            <w:r>
              <w:t>models,</w:t>
            </w:r>
            <w:r>
              <w:rPr>
                <w:spacing w:val="-7"/>
              </w:rPr>
              <w:t xml:space="preserve"> </w:t>
            </w:r>
            <w:proofErr w:type="spellStart"/>
            <w:r>
              <w:t>speedand</w:t>
            </w:r>
            <w:proofErr w:type="spellEnd"/>
          </w:p>
          <w:p w14:paraId="7C16320F" w14:textId="77777777" w:rsidR="00B9738E" w:rsidRDefault="00592588">
            <w:pPr>
              <w:pStyle w:val="TableParagraph"/>
              <w:spacing w:before="62" w:line="240" w:lineRule="auto"/>
              <w:ind w:left="125"/>
            </w:pPr>
            <w:proofErr w:type="gramStart"/>
            <w:r>
              <w:t>consistency..</w:t>
            </w:r>
            <w:proofErr w:type="gramEnd"/>
          </w:p>
        </w:tc>
      </w:tr>
      <w:tr w:rsidR="00B9738E" w14:paraId="7E87498A" w14:textId="77777777">
        <w:trPr>
          <w:trHeight w:val="1574"/>
        </w:trPr>
        <w:tc>
          <w:tcPr>
            <w:tcW w:w="720" w:type="dxa"/>
          </w:tcPr>
          <w:p w14:paraId="4E617FDF" w14:textId="77777777" w:rsidR="00B9738E" w:rsidRDefault="00592588">
            <w:pPr>
              <w:pStyle w:val="TableParagraph"/>
              <w:spacing w:line="243" w:lineRule="exact"/>
              <w:ind w:right="222"/>
              <w:jc w:val="right"/>
            </w:pPr>
            <w:r>
              <w:t>4.</w:t>
            </w:r>
          </w:p>
        </w:tc>
        <w:tc>
          <w:tcPr>
            <w:tcW w:w="2445" w:type="dxa"/>
          </w:tcPr>
          <w:p w14:paraId="0D735B44" w14:textId="77777777" w:rsidR="00B9738E" w:rsidRDefault="00592588">
            <w:pPr>
              <w:pStyle w:val="TableParagraph"/>
              <w:spacing w:line="243" w:lineRule="exact"/>
              <w:ind w:left="125"/>
            </w:pPr>
            <w:r>
              <w:t>Availability</w:t>
            </w:r>
          </w:p>
        </w:tc>
        <w:tc>
          <w:tcPr>
            <w:tcW w:w="3150" w:type="dxa"/>
          </w:tcPr>
          <w:p w14:paraId="1D80FD99" w14:textId="77777777" w:rsidR="00B9738E" w:rsidRDefault="00592588">
            <w:pPr>
              <w:pStyle w:val="TableParagraph"/>
              <w:spacing w:line="300" w:lineRule="auto"/>
              <w:ind w:left="125" w:right="1297"/>
            </w:pPr>
            <w:r>
              <w:t xml:space="preserve">The </w:t>
            </w:r>
            <w:proofErr w:type="spellStart"/>
            <w:r>
              <w:t>availablity</w:t>
            </w:r>
            <w:proofErr w:type="spellEnd"/>
            <w:r>
              <w:t xml:space="preserve"> of</w:t>
            </w:r>
            <w:r>
              <w:rPr>
                <w:spacing w:val="1"/>
              </w:rPr>
              <w:t xml:space="preserve"> </w:t>
            </w:r>
            <w:r>
              <w:t>application</w:t>
            </w:r>
            <w:r>
              <w:rPr>
                <w:spacing w:val="-5"/>
              </w:rPr>
              <w:t xml:space="preserve"> </w:t>
            </w:r>
            <w:proofErr w:type="gramStart"/>
            <w:r>
              <w:t>(</w:t>
            </w:r>
            <w:r>
              <w:rPr>
                <w:spacing w:val="-5"/>
              </w:rPr>
              <w:t xml:space="preserve"> </w:t>
            </w:r>
            <w:r>
              <w:t>use</w:t>
            </w:r>
            <w:proofErr w:type="gramEnd"/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loadbalancers</w:t>
            </w:r>
            <w:proofErr w:type="spellEnd"/>
            <w:r>
              <w:t>,</w:t>
            </w:r>
            <w:r>
              <w:rPr>
                <w:spacing w:val="1"/>
              </w:rPr>
              <w:t xml:space="preserve"> </w:t>
            </w:r>
            <w:r>
              <w:t>distributed</w:t>
            </w:r>
            <w:r>
              <w:rPr>
                <w:spacing w:val="-7"/>
              </w:rPr>
              <w:t xml:space="preserve"> </w:t>
            </w:r>
            <w:r>
              <w:t>servers</w:t>
            </w:r>
          </w:p>
          <w:p w14:paraId="788D8B67" w14:textId="77777777" w:rsidR="00B9738E" w:rsidRDefault="00592588">
            <w:pPr>
              <w:pStyle w:val="TableParagraph"/>
              <w:spacing w:line="248" w:lineRule="exact"/>
              <w:ind w:left="125"/>
            </w:pPr>
            <w:proofErr w:type="spellStart"/>
            <w:r>
              <w:t>etc</w:t>
            </w:r>
            <w:proofErr w:type="spellEnd"/>
            <w:r>
              <w:t>)</w:t>
            </w:r>
          </w:p>
        </w:tc>
        <w:tc>
          <w:tcPr>
            <w:tcW w:w="2520" w:type="dxa"/>
          </w:tcPr>
          <w:p w14:paraId="6929F0CA" w14:textId="77777777" w:rsidR="00B9738E" w:rsidRDefault="00592588">
            <w:pPr>
              <w:pStyle w:val="TableParagraph"/>
              <w:spacing w:line="300" w:lineRule="auto"/>
              <w:ind w:left="125" w:right="304"/>
            </w:pPr>
            <w:r>
              <w:t>Image recognition,</w:t>
            </w:r>
            <w:r>
              <w:rPr>
                <w:spacing w:val="1"/>
              </w:rPr>
              <w:t xml:space="preserve"> </w:t>
            </w:r>
            <w:r>
              <w:t>sign/gestures</w:t>
            </w:r>
            <w:r>
              <w:rPr>
                <w:spacing w:val="1"/>
              </w:rPr>
              <w:t xml:space="preserve"> </w:t>
            </w:r>
            <w:r>
              <w:t>recognition, text</w:t>
            </w:r>
            <w:r>
              <w:rPr>
                <w:spacing w:val="1"/>
              </w:rPr>
              <w:t xml:space="preserve"> </w:t>
            </w:r>
            <w:r>
              <w:t>recognition</w:t>
            </w:r>
            <w:r>
              <w:rPr>
                <w:spacing w:val="-6"/>
              </w:rPr>
              <w:t xml:space="preserve"> </w:t>
            </w:r>
            <w:r>
              <w:t>&amp;</w:t>
            </w:r>
            <w:r>
              <w:rPr>
                <w:spacing w:val="-6"/>
              </w:rPr>
              <w:t xml:space="preserve"> </w:t>
            </w:r>
            <w:r>
              <w:t>real</w:t>
            </w:r>
            <w:r>
              <w:rPr>
                <w:spacing w:val="-6"/>
              </w:rPr>
              <w:t xml:space="preserve"> </w:t>
            </w:r>
            <w:r>
              <w:t>time</w:t>
            </w:r>
          </w:p>
          <w:p w14:paraId="090777B0" w14:textId="77777777" w:rsidR="00B9738E" w:rsidRDefault="00592588">
            <w:pPr>
              <w:pStyle w:val="TableParagraph"/>
              <w:spacing w:line="248" w:lineRule="exact"/>
              <w:ind w:left="125"/>
            </w:pPr>
            <w:proofErr w:type="gramStart"/>
            <w:r>
              <w:t>captioning..</w:t>
            </w:r>
            <w:proofErr w:type="gramEnd"/>
          </w:p>
        </w:tc>
      </w:tr>
      <w:tr w:rsidR="00B9738E" w14:paraId="722DDDEC" w14:textId="77777777">
        <w:trPr>
          <w:trHeight w:val="1889"/>
        </w:trPr>
        <w:tc>
          <w:tcPr>
            <w:tcW w:w="720" w:type="dxa"/>
          </w:tcPr>
          <w:p w14:paraId="271D3296" w14:textId="77777777" w:rsidR="00B9738E" w:rsidRDefault="00592588">
            <w:pPr>
              <w:pStyle w:val="TableParagraph"/>
              <w:spacing w:line="243" w:lineRule="exact"/>
              <w:ind w:right="222"/>
              <w:jc w:val="right"/>
            </w:pPr>
            <w:r>
              <w:t>5.</w:t>
            </w:r>
          </w:p>
        </w:tc>
        <w:tc>
          <w:tcPr>
            <w:tcW w:w="2445" w:type="dxa"/>
          </w:tcPr>
          <w:p w14:paraId="262A7D49" w14:textId="77777777" w:rsidR="00B9738E" w:rsidRDefault="00592588">
            <w:pPr>
              <w:pStyle w:val="TableParagraph"/>
              <w:spacing w:line="243" w:lineRule="exact"/>
              <w:ind w:left="125"/>
            </w:pPr>
            <w:r>
              <w:t>Performance</w:t>
            </w:r>
          </w:p>
        </w:tc>
        <w:tc>
          <w:tcPr>
            <w:tcW w:w="3150" w:type="dxa"/>
          </w:tcPr>
          <w:p w14:paraId="4715165C" w14:textId="77777777" w:rsidR="00B9738E" w:rsidRDefault="00592588">
            <w:pPr>
              <w:pStyle w:val="TableParagraph"/>
              <w:spacing w:line="300" w:lineRule="auto"/>
              <w:ind w:left="125" w:right="10"/>
            </w:pPr>
            <w:r>
              <w:t>Design aspects for the</w:t>
            </w:r>
            <w:r>
              <w:rPr>
                <w:spacing w:val="1"/>
              </w:rPr>
              <w:t xml:space="preserve"> </w:t>
            </w:r>
            <w:r>
              <w:t xml:space="preserve">performance of application </w:t>
            </w:r>
            <w:proofErr w:type="gramStart"/>
            <w:r>
              <w:t>(</w:t>
            </w:r>
            <w:r>
              <w:rPr>
                <w:spacing w:val="1"/>
              </w:rPr>
              <w:t xml:space="preserve"> </w:t>
            </w:r>
            <w:r>
              <w:t>number</w:t>
            </w:r>
            <w:proofErr w:type="gramEnd"/>
            <w:r>
              <w:rPr>
                <w:spacing w:val="-8"/>
              </w:rPr>
              <w:t xml:space="preserve"> </w:t>
            </w:r>
            <w:r>
              <w:t>of</w:t>
            </w:r>
            <w:r>
              <w:rPr>
                <w:spacing w:val="-8"/>
              </w:rPr>
              <w:t xml:space="preserve"> </w:t>
            </w:r>
            <w:r>
              <w:t>requests</w:t>
            </w:r>
            <w:r>
              <w:rPr>
                <w:spacing w:val="-9"/>
              </w:rPr>
              <w:t xml:space="preserve"> </w:t>
            </w:r>
            <w:r>
              <w:t>per</w:t>
            </w:r>
            <w:r>
              <w:rPr>
                <w:spacing w:val="-7"/>
              </w:rPr>
              <w:t xml:space="preserve"> </w:t>
            </w:r>
            <w:r>
              <w:t>second,</w:t>
            </w:r>
            <w:r>
              <w:rPr>
                <w:spacing w:val="-52"/>
              </w:rPr>
              <w:t xml:space="preserve"> </w:t>
            </w:r>
            <w:r>
              <w:t>use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proofErr w:type="spellStart"/>
            <w:r>
              <w:t>cacheetc</w:t>
            </w:r>
            <w:proofErr w:type="spellEnd"/>
            <w:r>
              <w:t>..,</w:t>
            </w:r>
          </w:p>
        </w:tc>
        <w:tc>
          <w:tcPr>
            <w:tcW w:w="2520" w:type="dxa"/>
          </w:tcPr>
          <w:p w14:paraId="0F07B425" w14:textId="77777777" w:rsidR="00B9738E" w:rsidRDefault="00592588">
            <w:pPr>
              <w:pStyle w:val="TableParagraph"/>
              <w:spacing w:line="300" w:lineRule="auto"/>
              <w:ind w:left="125" w:right="230"/>
            </w:pPr>
            <w:r>
              <w:t>Using Convolutional</w:t>
            </w:r>
            <w:r>
              <w:rPr>
                <w:spacing w:val="1"/>
              </w:rPr>
              <w:t xml:space="preserve"> </w:t>
            </w:r>
            <w:r>
              <w:t>neural network,</w:t>
            </w:r>
            <w:r>
              <w:rPr>
                <w:spacing w:val="1"/>
              </w:rPr>
              <w:t xml:space="preserve"> </w:t>
            </w:r>
            <w:proofErr w:type="spellStart"/>
            <w:r>
              <w:t>maching</w:t>
            </w:r>
            <w:proofErr w:type="spellEnd"/>
            <w:r>
              <w:t xml:space="preserve"> learning for</w:t>
            </w:r>
            <w:r>
              <w:rPr>
                <w:spacing w:val="1"/>
              </w:rPr>
              <w:t xml:space="preserve"> </w:t>
            </w:r>
            <w:r>
              <w:t>conversation and</w:t>
            </w:r>
            <w:r>
              <w:rPr>
                <w:spacing w:val="1"/>
              </w:rPr>
              <w:t xml:space="preserve"> </w:t>
            </w:r>
            <w:r>
              <w:t>improve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proofErr w:type="spellStart"/>
            <w:r>
              <w:t>sensivity</w:t>
            </w:r>
            <w:proofErr w:type="spellEnd"/>
            <w:r>
              <w:rPr>
                <w:spacing w:val="-6"/>
              </w:rPr>
              <w:t xml:space="preserve"> </w:t>
            </w:r>
            <w:r>
              <w:t>of</w:t>
            </w:r>
          </w:p>
          <w:p w14:paraId="3596B86C" w14:textId="77777777" w:rsidR="00B9738E" w:rsidRDefault="00592588">
            <w:pPr>
              <w:pStyle w:val="TableParagraph"/>
              <w:spacing w:line="247" w:lineRule="exact"/>
              <w:ind w:left="125"/>
            </w:pPr>
            <w:r>
              <w:t>the</w:t>
            </w:r>
            <w:r>
              <w:rPr>
                <w:spacing w:val="-6"/>
              </w:rPr>
              <w:t xml:space="preserve"> </w:t>
            </w:r>
            <w:proofErr w:type="gramStart"/>
            <w:r>
              <w:t>performance..</w:t>
            </w:r>
            <w:proofErr w:type="gramEnd"/>
          </w:p>
        </w:tc>
      </w:tr>
    </w:tbl>
    <w:p w14:paraId="64A7AD01" w14:textId="77777777" w:rsidR="00B9738E" w:rsidRDefault="00B9738E">
      <w:pPr>
        <w:spacing w:line="247" w:lineRule="exact"/>
        <w:sectPr w:rsidR="00B9738E">
          <w:pgSz w:w="12240" w:h="15840"/>
          <w:pgMar w:top="1440" w:right="440" w:bottom="280" w:left="480" w:header="720" w:footer="720" w:gutter="0"/>
          <w:cols w:space="720"/>
        </w:sectPr>
      </w:pPr>
    </w:p>
    <w:p w14:paraId="0FA4EC63" w14:textId="77777777" w:rsidR="00B9738E" w:rsidRDefault="00B9738E">
      <w:pPr>
        <w:pStyle w:val="BodyText"/>
        <w:spacing w:before="11"/>
        <w:rPr>
          <w:b/>
          <w:sz w:val="14"/>
        </w:rPr>
      </w:pPr>
    </w:p>
    <w:p w14:paraId="450D5074" w14:textId="655D64BB" w:rsidR="00B9738E" w:rsidRDefault="00BD4F51">
      <w:pPr>
        <w:pStyle w:val="BodyText"/>
        <w:ind w:left="38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3E93187" wp14:editId="388870D5">
                <wp:extent cx="6305550" cy="438785"/>
                <wp:effectExtent l="0" t="4445" r="635" b="4445"/>
                <wp:docPr id="74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5550" cy="438785"/>
                          <a:chOff x="0" y="0"/>
                          <a:chExt cx="9930" cy="691"/>
                        </a:xfrm>
                      </wpg:grpSpPr>
                      <wps:wsp>
                        <wps:cNvPr id="7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930" cy="690"/>
                          </a:xfrm>
                          <a:prstGeom prst="rect">
                            <a:avLst/>
                          </a:prstGeom>
                          <a:solidFill>
                            <a:srgbClr val="CFD0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AutoShape 5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9930" cy="690"/>
                          </a:xfrm>
                          <a:custGeom>
                            <a:avLst/>
                            <a:gdLst>
                              <a:gd name="T0" fmla="*/ 150 w 9930"/>
                              <a:gd name="T1" fmla="*/ 675 h 690"/>
                              <a:gd name="T2" fmla="*/ 345 w 9930"/>
                              <a:gd name="T3" fmla="*/ 690 h 690"/>
                              <a:gd name="T4" fmla="*/ 494 w 9930"/>
                              <a:gd name="T5" fmla="*/ 0 h 690"/>
                              <a:gd name="T6" fmla="*/ 599 w 9930"/>
                              <a:gd name="T7" fmla="*/ 15 h 690"/>
                              <a:gd name="T8" fmla="*/ 794 w 9930"/>
                              <a:gd name="T9" fmla="*/ 0 h 690"/>
                              <a:gd name="T10" fmla="*/ 974 w 9930"/>
                              <a:gd name="T11" fmla="*/ 675 h 690"/>
                              <a:gd name="T12" fmla="*/ 1168 w 9930"/>
                              <a:gd name="T13" fmla="*/ 690 h 690"/>
                              <a:gd name="T14" fmla="*/ 1318 w 9930"/>
                              <a:gd name="T15" fmla="*/ 0 h 690"/>
                              <a:gd name="T16" fmla="*/ 1423 w 9930"/>
                              <a:gd name="T17" fmla="*/ 15 h 690"/>
                              <a:gd name="T18" fmla="*/ 1618 w 9930"/>
                              <a:gd name="T19" fmla="*/ 0 h 690"/>
                              <a:gd name="T20" fmla="*/ 1797 w 9930"/>
                              <a:gd name="T21" fmla="*/ 675 h 690"/>
                              <a:gd name="T22" fmla="*/ 1992 w 9930"/>
                              <a:gd name="T23" fmla="*/ 690 h 690"/>
                              <a:gd name="T24" fmla="*/ 2142 w 9930"/>
                              <a:gd name="T25" fmla="*/ 0 h 690"/>
                              <a:gd name="T26" fmla="*/ 2247 w 9930"/>
                              <a:gd name="T27" fmla="*/ 15 h 690"/>
                              <a:gd name="T28" fmla="*/ 2441 w 9930"/>
                              <a:gd name="T29" fmla="*/ 0 h 690"/>
                              <a:gd name="T30" fmla="*/ 2621 w 9930"/>
                              <a:gd name="T31" fmla="*/ 675 h 690"/>
                              <a:gd name="T32" fmla="*/ 2816 w 9930"/>
                              <a:gd name="T33" fmla="*/ 690 h 690"/>
                              <a:gd name="T34" fmla="*/ 2966 w 9930"/>
                              <a:gd name="T35" fmla="*/ 0 h 690"/>
                              <a:gd name="T36" fmla="*/ 3070 w 9930"/>
                              <a:gd name="T37" fmla="*/ 15 h 690"/>
                              <a:gd name="T38" fmla="*/ 3265 w 9930"/>
                              <a:gd name="T39" fmla="*/ 0 h 690"/>
                              <a:gd name="T40" fmla="*/ 3445 w 9930"/>
                              <a:gd name="T41" fmla="*/ 675 h 690"/>
                              <a:gd name="T42" fmla="*/ 3640 w 9930"/>
                              <a:gd name="T43" fmla="*/ 690 h 690"/>
                              <a:gd name="T44" fmla="*/ 3789 w 9930"/>
                              <a:gd name="T45" fmla="*/ 0 h 690"/>
                              <a:gd name="T46" fmla="*/ 3894 w 9930"/>
                              <a:gd name="T47" fmla="*/ 15 h 690"/>
                              <a:gd name="T48" fmla="*/ 4089 w 9930"/>
                              <a:gd name="T49" fmla="*/ 0 h 690"/>
                              <a:gd name="T50" fmla="*/ 4269 w 9930"/>
                              <a:gd name="T51" fmla="*/ 675 h 690"/>
                              <a:gd name="T52" fmla="*/ 4463 w 9930"/>
                              <a:gd name="T53" fmla="*/ 690 h 690"/>
                              <a:gd name="T54" fmla="*/ 4613 w 9930"/>
                              <a:gd name="T55" fmla="*/ 0 h 690"/>
                              <a:gd name="T56" fmla="*/ 4718 w 9930"/>
                              <a:gd name="T57" fmla="*/ 15 h 690"/>
                              <a:gd name="T58" fmla="*/ 4913 w 9930"/>
                              <a:gd name="T59" fmla="*/ 0 h 690"/>
                              <a:gd name="T60" fmla="*/ 5092 w 9930"/>
                              <a:gd name="T61" fmla="*/ 675 h 690"/>
                              <a:gd name="T62" fmla="*/ 5287 w 9930"/>
                              <a:gd name="T63" fmla="*/ 690 h 690"/>
                              <a:gd name="T64" fmla="*/ 5437 w 9930"/>
                              <a:gd name="T65" fmla="*/ 0 h 690"/>
                              <a:gd name="T66" fmla="*/ 5542 w 9930"/>
                              <a:gd name="T67" fmla="*/ 15 h 690"/>
                              <a:gd name="T68" fmla="*/ 5736 w 9930"/>
                              <a:gd name="T69" fmla="*/ 0 h 690"/>
                              <a:gd name="T70" fmla="*/ 5916 w 9930"/>
                              <a:gd name="T71" fmla="*/ 675 h 690"/>
                              <a:gd name="T72" fmla="*/ 6111 w 9930"/>
                              <a:gd name="T73" fmla="*/ 690 h 690"/>
                              <a:gd name="T74" fmla="*/ 6261 w 9930"/>
                              <a:gd name="T75" fmla="*/ 0 h 690"/>
                              <a:gd name="T76" fmla="*/ 6365 w 9930"/>
                              <a:gd name="T77" fmla="*/ 15 h 690"/>
                              <a:gd name="T78" fmla="*/ 6560 w 9930"/>
                              <a:gd name="T79" fmla="*/ 0 h 690"/>
                              <a:gd name="T80" fmla="*/ 6740 w 9930"/>
                              <a:gd name="T81" fmla="*/ 675 h 690"/>
                              <a:gd name="T82" fmla="*/ 6935 w 9930"/>
                              <a:gd name="T83" fmla="*/ 690 h 690"/>
                              <a:gd name="T84" fmla="*/ 7084 w 9930"/>
                              <a:gd name="T85" fmla="*/ 0 h 690"/>
                              <a:gd name="T86" fmla="*/ 7189 w 9930"/>
                              <a:gd name="T87" fmla="*/ 15 h 690"/>
                              <a:gd name="T88" fmla="*/ 7384 w 9930"/>
                              <a:gd name="T89" fmla="*/ 0 h 690"/>
                              <a:gd name="T90" fmla="*/ 7564 w 9930"/>
                              <a:gd name="T91" fmla="*/ 675 h 690"/>
                              <a:gd name="T92" fmla="*/ 7758 w 9930"/>
                              <a:gd name="T93" fmla="*/ 690 h 690"/>
                              <a:gd name="T94" fmla="*/ 7908 w 9930"/>
                              <a:gd name="T95" fmla="*/ 0 h 690"/>
                              <a:gd name="T96" fmla="*/ 8013 w 9930"/>
                              <a:gd name="T97" fmla="*/ 15 h 690"/>
                              <a:gd name="T98" fmla="*/ 8208 w 9930"/>
                              <a:gd name="T99" fmla="*/ 0 h 690"/>
                              <a:gd name="T100" fmla="*/ 8387 w 9930"/>
                              <a:gd name="T101" fmla="*/ 675 h 690"/>
                              <a:gd name="T102" fmla="*/ 8582 w 9930"/>
                              <a:gd name="T103" fmla="*/ 690 h 690"/>
                              <a:gd name="T104" fmla="*/ 8732 w 9930"/>
                              <a:gd name="T105" fmla="*/ 0 h 690"/>
                              <a:gd name="T106" fmla="*/ 8837 w 9930"/>
                              <a:gd name="T107" fmla="*/ 15 h 690"/>
                              <a:gd name="T108" fmla="*/ 9031 w 9930"/>
                              <a:gd name="T109" fmla="*/ 0 h 690"/>
                              <a:gd name="T110" fmla="*/ 9211 w 9930"/>
                              <a:gd name="T111" fmla="*/ 675 h 690"/>
                              <a:gd name="T112" fmla="*/ 9406 w 9930"/>
                              <a:gd name="T113" fmla="*/ 690 h 690"/>
                              <a:gd name="T114" fmla="*/ 9556 w 9930"/>
                              <a:gd name="T115" fmla="*/ 0 h 690"/>
                              <a:gd name="T116" fmla="*/ 9660 w 9930"/>
                              <a:gd name="T117" fmla="*/ 15 h 690"/>
                              <a:gd name="T118" fmla="*/ 9855 w 9930"/>
                              <a:gd name="T119" fmla="*/ 0 h 690"/>
                              <a:gd name="T120" fmla="*/ 9915 w 9930"/>
                              <a:gd name="T121" fmla="*/ 475 h 690"/>
                              <a:gd name="T122" fmla="*/ 9930 w 9930"/>
                              <a:gd name="T123" fmla="*/ 143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9930" h="690">
                                <a:moveTo>
                                  <a:pt x="45" y="675"/>
                                </a:moveTo>
                                <a:lnTo>
                                  <a:pt x="0" y="675"/>
                                </a:lnTo>
                                <a:lnTo>
                                  <a:pt x="0" y="690"/>
                                </a:lnTo>
                                <a:lnTo>
                                  <a:pt x="45" y="690"/>
                                </a:lnTo>
                                <a:lnTo>
                                  <a:pt x="45" y="675"/>
                                </a:lnTo>
                                <a:close/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675"/>
                                </a:moveTo>
                                <a:lnTo>
                                  <a:pt x="75" y="675"/>
                                </a:lnTo>
                                <a:lnTo>
                                  <a:pt x="75" y="690"/>
                                </a:lnTo>
                                <a:lnTo>
                                  <a:pt x="120" y="690"/>
                                </a:lnTo>
                                <a:lnTo>
                                  <a:pt x="120" y="675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675"/>
                                </a:moveTo>
                                <a:lnTo>
                                  <a:pt x="150" y="675"/>
                                </a:lnTo>
                                <a:lnTo>
                                  <a:pt x="150" y="690"/>
                                </a:lnTo>
                                <a:lnTo>
                                  <a:pt x="195" y="690"/>
                                </a:lnTo>
                                <a:lnTo>
                                  <a:pt x="195" y="675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0" y="675"/>
                                </a:moveTo>
                                <a:lnTo>
                                  <a:pt x="225" y="675"/>
                                </a:lnTo>
                                <a:lnTo>
                                  <a:pt x="225" y="690"/>
                                </a:lnTo>
                                <a:lnTo>
                                  <a:pt x="270" y="690"/>
                                </a:lnTo>
                                <a:lnTo>
                                  <a:pt x="270" y="675"/>
                                </a:lnTo>
                                <a:close/>
                                <a:moveTo>
                                  <a:pt x="270" y="0"/>
                                </a:moveTo>
                                <a:lnTo>
                                  <a:pt x="225" y="0"/>
                                </a:lnTo>
                                <a:lnTo>
                                  <a:pt x="225" y="15"/>
                                </a:lnTo>
                                <a:lnTo>
                                  <a:pt x="270" y="15"/>
                                </a:lnTo>
                                <a:lnTo>
                                  <a:pt x="270" y="0"/>
                                </a:lnTo>
                                <a:close/>
                                <a:moveTo>
                                  <a:pt x="345" y="675"/>
                                </a:moveTo>
                                <a:lnTo>
                                  <a:pt x="300" y="675"/>
                                </a:lnTo>
                                <a:lnTo>
                                  <a:pt x="300" y="690"/>
                                </a:lnTo>
                                <a:lnTo>
                                  <a:pt x="345" y="690"/>
                                </a:lnTo>
                                <a:lnTo>
                                  <a:pt x="345" y="675"/>
                                </a:lnTo>
                                <a:close/>
                                <a:moveTo>
                                  <a:pt x="345" y="0"/>
                                </a:moveTo>
                                <a:lnTo>
                                  <a:pt x="300" y="0"/>
                                </a:lnTo>
                                <a:lnTo>
                                  <a:pt x="300" y="15"/>
                                </a:lnTo>
                                <a:lnTo>
                                  <a:pt x="345" y="15"/>
                                </a:lnTo>
                                <a:lnTo>
                                  <a:pt x="345" y="0"/>
                                </a:lnTo>
                                <a:close/>
                                <a:moveTo>
                                  <a:pt x="419" y="675"/>
                                </a:moveTo>
                                <a:lnTo>
                                  <a:pt x="374" y="675"/>
                                </a:lnTo>
                                <a:lnTo>
                                  <a:pt x="374" y="690"/>
                                </a:lnTo>
                                <a:lnTo>
                                  <a:pt x="419" y="690"/>
                                </a:lnTo>
                                <a:lnTo>
                                  <a:pt x="419" y="675"/>
                                </a:lnTo>
                                <a:close/>
                                <a:moveTo>
                                  <a:pt x="419" y="0"/>
                                </a:moveTo>
                                <a:lnTo>
                                  <a:pt x="374" y="0"/>
                                </a:lnTo>
                                <a:lnTo>
                                  <a:pt x="374" y="15"/>
                                </a:lnTo>
                                <a:lnTo>
                                  <a:pt x="419" y="15"/>
                                </a:lnTo>
                                <a:lnTo>
                                  <a:pt x="419" y="0"/>
                                </a:lnTo>
                                <a:close/>
                                <a:moveTo>
                                  <a:pt x="494" y="675"/>
                                </a:moveTo>
                                <a:lnTo>
                                  <a:pt x="449" y="675"/>
                                </a:lnTo>
                                <a:lnTo>
                                  <a:pt x="449" y="690"/>
                                </a:lnTo>
                                <a:lnTo>
                                  <a:pt x="494" y="690"/>
                                </a:lnTo>
                                <a:lnTo>
                                  <a:pt x="494" y="675"/>
                                </a:lnTo>
                                <a:close/>
                                <a:moveTo>
                                  <a:pt x="494" y="0"/>
                                </a:moveTo>
                                <a:lnTo>
                                  <a:pt x="449" y="0"/>
                                </a:lnTo>
                                <a:lnTo>
                                  <a:pt x="449" y="15"/>
                                </a:lnTo>
                                <a:lnTo>
                                  <a:pt x="494" y="15"/>
                                </a:lnTo>
                                <a:lnTo>
                                  <a:pt x="494" y="0"/>
                                </a:lnTo>
                                <a:close/>
                                <a:moveTo>
                                  <a:pt x="569" y="675"/>
                                </a:moveTo>
                                <a:lnTo>
                                  <a:pt x="524" y="675"/>
                                </a:lnTo>
                                <a:lnTo>
                                  <a:pt x="524" y="690"/>
                                </a:lnTo>
                                <a:lnTo>
                                  <a:pt x="569" y="690"/>
                                </a:lnTo>
                                <a:lnTo>
                                  <a:pt x="569" y="675"/>
                                </a:lnTo>
                                <a:close/>
                                <a:moveTo>
                                  <a:pt x="569" y="0"/>
                                </a:moveTo>
                                <a:lnTo>
                                  <a:pt x="524" y="0"/>
                                </a:lnTo>
                                <a:lnTo>
                                  <a:pt x="524" y="15"/>
                                </a:lnTo>
                                <a:lnTo>
                                  <a:pt x="569" y="15"/>
                                </a:lnTo>
                                <a:lnTo>
                                  <a:pt x="569" y="0"/>
                                </a:lnTo>
                                <a:close/>
                                <a:moveTo>
                                  <a:pt x="644" y="675"/>
                                </a:moveTo>
                                <a:lnTo>
                                  <a:pt x="599" y="675"/>
                                </a:lnTo>
                                <a:lnTo>
                                  <a:pt x="599" y="690"/>
                                </a:lnTo>
                                <a:lnTo>
                                  <a:pt x="644" y="690"/>
                                </a:lnTo>
                                <a:lnTo>
                                  <a:pt x="644" y="675"/>
                                </a:lnTo>
                                <a:close/>
                                <a:moveTo>
                                  <a:pt x="644" y="0"/>
                                </a:moveTo>
                                <a:lnTo>
                                  <a:pt x="599" y="0"/>
                                </a:lnTo>
                                <a:lnTo>
                                  <a:pt x="599" y="15"/>
                                </a:lnTo>
                                <a:lnTo>
                                  <a:pt x="644" y="15"/>
                                </a:lnTo>
                                <a:lnTo>
                                  <a:pt x="644" y="0"/>
                                </a:lnTo>
                                <a:close/>
                                <a:moveTo>
                                  <a:pt x="719" y="675"/>
                                </a:moveTo>
                                <a:lnTo>
                                  <a:pt x="674" y="675"/>
                                </a:lnTo>
                                <a:lnTo>
                                  <a:pt x="674" y="690"/>
                                </a:lnTo>
                                <a:lnTo>
                                  <a:pt x="719" y="690"/>
                                </a:lnTo>
                                <a:lnTo>
                                  <a:pt x="719" y="675"/>
                                </a:lnTo>
                                <a:close/>
                                <a:moveTo>
                                  <a:pt x="719" y="0"/>
                                </a:moveTo>
                                <a:lnTo>
                                  <a:pt x="674" y="0"/>
                                </a:lnTo>
                                <a:lnTo>
                                  <a:pt x="674" y="15"/>
                                </a:lnTo>
                                <a:lnTo>
                                  <a:pt x="719" y="15"/>
                                </a:lnTo>
                                <a:lnTo>
                                  <a:pt x="719" y="0"/>
                                </a:lnTo>
                                <a:close/>
                                <a:moveTo>
                                  <a:pt x="794" y="675"/>
                                </a:moveTo>
                                <a:lnTo>
                                  <a:pt x="749" y="675"/>
                                </a:lnTo>
                                <a:lnTo>
                                  <a:pt x="749" y="690"/>
                                </a:lnTo>
                                <a:lnTo>
                                  <a:pt x="794" y="690"/>
                                </a:lnTo>
                                <a:lnTo>
                                  <a:pt x="794" y="675"/>
                                </a:lnTo>
                                <a:close/>
                                <a:moveTo>
                                  <a:pt x="794" y="0"/>
                                </a:moveTo>
                                <a:lnTo>
                                  <a:pt x="749" y="0"/>
                                </a:lnTo>
                                <a:lnTo>
                                  <a:pt x="749" y="15"/>
                                </a:lnTo>
                                <a:lnTo>
                                  <a:pt x="794" y="15"/>
                                </a:lnTo>
                                <a:lnTo>
                                  <a:pt x="794" y="0"/>
                                </a:lnTo>
                                <a:close/>
                                <a:moveTo>
                                  <a:pt x="869" y="675"/>
                                </a:moveTo>
                                <a:lnTo>
                                  <a:pt x="824" y="675"/>
                                </a:lnTo>
                                <a:lnTo>
                                  <a:pt x="824" y="690"/>
                                </a:lnTo>
                                <a:lnTo>
                                  <a:pt x="869" y="690"/>
                                </a:lnTo>
                                <a:lnTo>
                                  <a:pt x="869" y="675"/>
                                </a:lnTo>
                                <a:close/>
                                <a:moveTo>
                                  <a:pt x="869" y="0"/>
                                </a:moveTo>
                                <a:lnTo>
                                  <a:pt x="824" y="0"/>
                                </a:lnTo>
                                <a:lnTo>
                                  <a:pt x="824" y="15"/>
                                </a:lnTo>
                                <a:lnTo>
                                  <a:pt x="869" y="15"/>
                                </a:lnTo>
                                <a:lnTo>
                                  <a:pt x="869" y="0"/>
                                </a:lnTo>
                                <a:close/>
                                <a:moveTo>
                                  <a:pt x="944" y="675"/>
                                </a:moveTo>
                                <a:lnTo>
                                  <a:pt x="899" y="675"/>
                                </a:lnTo>
                                <a:lnTo>
                                  <a:pt x="899" y="690"/>
                                </a:lnTo>
                                <a:lnTo>
                                  <a:pt x="944" y="690"/>
                                </a:lnTo>
                                <a:lnTo>
                                  <a:pt x="944" y="675"/>
                                </a:lnTo>
                                <a:close/>
                                <a:moveTo>
                                  <a:pt x="944" y="0"/>
                                </a:moveTo>
                                <a:lnTo>
                                  <a:pt x="899" y="0"/>
                                </a:lnTo>
                                <a:lnTo>
                                  <a:pt x="899" y="15"/>
                                </a:lnTo>
                                <a:lnTo>
                                  <a:pt x="944" y="15"/>
                                </a:lnTo>
                                <a:lnTo>
                                  <a:pt x="944" y="0"/>
                                </a:lnTo>
                                <a:close/>
                                <a:moveTo>
                                  <a:pt x="1019" y="675"/>
                                </a:moveTo>
                                <a:lnTo>
                                  <a:pt x="974" y="675"/>
                                </a:lnTo>
                                <a:lnTo>
                                  <a:pt x="974" y="690"/>
                                </a:lnTo>
                                <a:lnTo>
                                  <a:pt x="1019" y="690"/>
                                </a:lnTo>
                                <a:lnTo>
                                  <a:pt x="1019" y="675"/>
                                </a:lnTo>
                                <a:close/>
                                <a:moveTo>
                                  <a:pt x="1019" y="0"/>
                                </a:moveTo>
                                <a:lnTo>
                                  <a:pt x="974" y="0"/>
                                </a:lnTo>
                                <a:lnTo>
                                  <a:pt x="974" y="15"/>
                                </a:lnTo>
                                <a:lnTo>
                                  <a:pt x="1019" y="15"/>
                                </a:lnTo>
                                <a:lnTo>
                                  <a:pt x="1019" y="0"/>
                                </a:lnTo>
                                <a:close/>
                                <a:moveTo>
                                  <a:pt x="1093" y="675"/>
                                </a:moveTo>
                                <a:lnTo>
                                  <a:pt x="1048" y="675"/>
                                </a:lnTo>
                                <a:lnTo>
                                  <a:pt x="1048" y="690"/>
                                </a:lnTo>
                                <a:lnTo>
                                  <a:pt x="1093" y="690"/>
                                </a:lnTo>
                                <a:lnTo>
                                  <a:pt x="1093" y="675"/>
                                </a:lnTo>
                                <a:close/>
                                <a:moveTo>
                                  <a:pt x="1093" y="0"/>
                                </a:moveTo>
                                <a:lnTo>
                                  <a:pt x="1048" y="0"/>
                                </a:lnTo>
                                <a:lnTo>
                                  <a:pt x="1048" y="15"/>
                                </a:lnTo>
                                <a:lnTo>
                                  <a:pt x="1093" y="15"/>
                                </a:lnTo>
                                <a:lnTo>
                                  <a:pt x="1093" y="0"/>
                                </a:lnTo>
                                <a:close/>
                                <a:moveTo>
                                  <a:pt x="1168" y="675"/>
                                </a:moveTo>
                                <a:lnTo>
                                  <a:pt x="1123" y="675"/>
                                </a:lnTo>
                                <a:lnTo>
                                  <a:pt x="1123" y="690"/>
                                </a:lnTo>
                                <a:lnTo>
                                  <a:pt x="1168" y="690"/>
                                </a:lnTo>
                                <a:lnTo>
                                  <a:pt x="1168" y="675"/>
                                </a:lnTo>
                                <a:close/>
                                <a:moveTo>
                                  <a:pt x="1168" y="0"/>
                                </a:moveTo>
                                <a:lnTo>
                                  <a:pt x="1123" y="0"/>
                                </a:lnTo>
                                <a:lnTo>
                                  <a:pt x="1123" y="15"/>
                                </a:lnTo>
                                <a:lnTo>
                                  <a:pt x="1168" y="15"/>
                                </a:lnTo>
                                <a:lnTo>
                                  <a:pt x="1168" y="0"/>
                                </a:lnTo>
                                <a:close/>
                                <a:moveTo>
                                  <a:pt x="1243" y="675"/>
                                </a:moveTo>
                                <a:lnTo>
                                  <a:pt x="1198" y="675"/>
                                </a:lnTo>
                                <a:lnTo>
                                  <a:pt x="1198" y="690"/>
                                </a:lnTo>
                                <a:lnTo>
                                  <a:pt x="1243" y="690"/>
                                </a:lnTo>
                                <a:lnTo>
                                  <a:pt x="1243" y="675"/>
                                </a:lnTo>
                                <a:close/>
                                <a:moveTo>
                                  <a:pt x="1243" y="0"/>
                                </a:moveTo>
                                <a:lnTo>
                                  <a:pt x="1198" y="0"/>
                                </a:lnTo>
                                <a:lnTo>
                                  <a:pt x="1198" y="15"/>
                                </a:lnTo>
                                <a:lnTo>
                                  <a:pt x="1243" y="15"/>
                                </a:lnTo>
                                <a:lnTo>
                                  <a:pt x="1243" y="0"/>
                                </a:lnTo>
                                <a:close/>
                                <a:moveTo>
                                  <a:pt x="1318" y="675"/>
                                </a:moveTo>
                                <a:lnTo>
                                  <a:pt x="1273" y="675"/>
                                </a:lnTo>
                                <a:lnTo>
                                  <a:pt x="1273" y="690"/>
                                </a:lnTo>
                                <a:lnTo>
                                  <a:pt x="1318" y="690"/>
                                </a:lnTo>
                                <a:lnTo>
                                  <a:pt x="1318" y="675"/>
                                </a:lnTo>
                                <a:close/>
                                <a:moveTo>
                                  <a:pt x="1318" y="0"/>
                                </a:moveTo>
                                <a:lnTo>
                                  <a:pt x="1273" y="0"/>
                                </a:lnTo>
                                <a:lnTo>
                                  <a:pt x="1273" y="15"/>
                                </a:lnTo>
                                <a:lnTo>
                                  <a:pt x="1318" y="15"/>
                                </a:lnTo>
                                <a:lnTo>
                                  <a:pt x="1318" y="0"/>
                                </a:lnTo>
                                <a:close/>
                                <a:moveTo>
                                  <a:pt x="1393" y="675"/>
                                </a:moveTo>
                                <a:lnTo>
                                  <a:pt x="1348" y="675"/>
                                </a:lnTo>
                                <a:lnTo>
                                  <a:pt x="1348" y="690"/>
                                </a:lnTo>
                                <a:lnTo>
                                  <a:pt x="1393" y="690"/>
                                </a:lnTo>
                                <a:lnTo>
                                  <a:pt x="1393" y="675"/>
                                </a:lnTo>
                                <a:close/>
                                <a:moveTo>
                                  <a:pt x="1393" y="0"/>
                                </a:moveTo>
                                <a:lnTo>
                                  <a:pt x="1348" y="0"/>
                                </a:lnTo>
                                <a:lnTo>
                                  <a:pt x="1348" y="15"/>
                                </a:lnTo>
                                <a:lnTo>
                                  <a:pt x="1393" y="15"/>
                                </a:lnTo>
                                <a:lnTo>
                                  <a:pt x="1393" y="0"/>
                                </a:lnTo>
                                <a:close/>
                                <a:moveTo>
                                  <a:pt x="1468" y="675"/>
                                </a:moveTo>
                                <a:lnTo>
                                  <a:pt x="1423" y="675"/>
                                </a:lnTo>
                                <a:lnTo>
                                  <a:pt x="1423" y="690"/>
                                </a:lnTo>
                                <a:lnTo>
                                  <a:pt x="1468" y="690"/>
                                </a:lnTo>
                                <a:lnTo>
                                  <a:pt x="1468" y="675"/>
                                </a:lnTo>
                                <a:close/>
                                <a:moveTo>
                                  <a:pt x="1468" y="0"/>
                                </a:moveTo>
                                <a:lnTo>
                                  <a:pt x="1423" y="0"/>
                                </a:lnTo>
                                <a:lnTo>
                                  <a:pt x="1423" y="15"/>
                                </a:lnTo>
                                <a:lnTo>
                                  <a:pt x="1468" y="15"/>
                                </a:lnTo>
                                <a:lnTo>
                                  <a:pt x="1468" y="0"/>
                                </a:lnTo>
                                <a:close/>
                                <a:moveTo>
                                  <a:pt x="1543" y="675"/>
                                </a:moveTo>
                                <a:lnTo>
                                  <a:pt x="1498" y="675"/>
                                </a:lnTo>
                                <a:lnTo>
                                  <a:pt x="1498" y="690"/>
                                </a:lnTo>
                                <a:lnTo>
                                  <a:pt x="1543" y="690"/>
                                </a:lnTo>
                                <a:lnTo>
                                  <a:pt x="1543" y="675"/>
                                </a:lnTo>
                                <a:close/>
                                <a:moveTo>
                                  <a:pt x="1543" y="0"/>
                                </a:moveTo>
                                <a:lnTo>
                                  <a:pt x="1498" y="0"/>
                                </a:lnTo>
                                <a:lnTo>
                                  <a:pt x="1498" y="15"/>
                                </a:lnTo>
                                <a:lnTo>
                                  <a:pt x="1543" y="15"/>
                                </a:lnTo>
                                <a:lnTo>
                                  <a:pt x="1543" y="0"/>
                                </a:lnTo>
                                <a:close/>
                                <a:moveTo>
                                  <a:pt x="1618" y="675"/>
                                </a:moveTo>
                                <a:lnTo>
                                  <a:pt x="1573" y="675"/>
                                </a:lnTo>
                                <a:lnTo>
                                  <a:pt x="1573" y="690"/>
                                </a:lnTo>
                                <a:lnTo>
                                  <a:pt x="1618" y="690"/>
                                </a:lnTo>
                                <a:lnTo>
                                  <a:pt x="1618" y="675"/>
                                </a:lnTo>
                                <a:close/>
                                <a:moveTo>
                                  <a:pt x="1618" y="0"/>
                                </a:moveTo>
                                <a:lnTo>
                                  <a:pt x="1573" y="0"/>
                                </a:lnTo>
                                <a:lnTo>
                                  <a:pt x="1573" y="15"/>
                                </a:lnTo>
                                <a:lnTo>
                                  <a:pt x="1618" y="15"/>
                                </a:lnTo>
                                <a:lnTo>
                                  <a:pt x="1618" y="0"/>
                                </a:lnTo>
                                <a:close/>
                                <a:moveTo>
                                  <a:pt x="1692" y="675"/>
                                </a:moveTo>
                                <a:lnTo>
                                  <a:pt x="1647" y="675"/>
                                </a:lnTo>
                                <a:lnTo>
                                  <a:pt x="1647" y="690"/>
                                </a:lnTo>
                                <a:lnTo>
                                  <a:pt x="1692" y="690"/>
                                </a:lnTo>
                                <a:lnTo>
                                  <a:pt x="1692" y="675"/>
                                </a:lnTo>
                                <a:close/>
                                <a:moveTo>
                                  <a:pt x="1692" y="0"/>
                                </a:moveTo>
                                <a:lnTo>
                                  <a:pt x="1647" y="0"/>
                                </a:lnTo>
                                <a:lnTo>
                                  <a:pt x="1647" y="15"/>
                                </a:lnTo>
                                <a:lnTo>
                                  <a:pt x="1692" y="15"/>
                                </a:lnTo>
                                <a:lnTo>
                                  <a:pt x="1692" y="0"/>
                                </a:lnTo>
                                <a:close/>
                                <a:moveTo>
                                  <a:pt x="1767" y="675"/>
                                </a:moveTo>
                                <a:lnTo>
                                  <a:pt x="1722" y="675"/>
                                </a:lnTo>
                                <a:lnTo>
                                  <a:pt x="1722" y="690"/>
                                </a:lnTo>
                                <a:lnTo>
                                  <a:pt x="1767" y="690"/>
                                </a:lnTo>
                                <a:lnTo>
                                  <a:pt x="1767" y="675"/>
                                </a:lnTo>
                                <a:close/>
                                <a:moveTo>
                                  <a:pt x="1767" y="0"/>
                                </a:moveTo>
                                <a:lnTo>
                                  <a:pt x="1722" y="0"/>
                                </a:lnTo>
                                <a:lnTo>
                                  <a:pt x="1722" y="15"/>
                                </a:lnTo>
                                <a:lnTo>
                                  <a:pt x="1767" y="15"/>
                                </a:lnTo>
                                <a:lnTo>
                                  <a:pt x="1767" y="0"/>
                                </a:lnTo>
                                <a:close/>
                                <a:moveTo>
                                  <a:pt x="1842" y="675"/>
                                </a:moveTo>
                                <a:lnTo>
                                  <a:pt x="1797" y="675"/>
                                </a:lnTo>
                                <a:lnTo>
                                  <a:pt x="1797" y="690"/>
                                </a:lnTo>
                                <a:lnTo>
                                  <a:pt x="1842" y="690"/>
                                </a:lnTo>
                                <a:lnTo>
                                  <a:pt x="1842" y="675"/>
                                </a:lnTo>
                                <a:close/>
                                <a:moveTo>
                                  <a:pt x="1842" y="0"/>
                                </a:moveTo>
                                <a:lnTo>
                                  <a:pt x="1797" y="0"/>
                                </a:lnTo>
                                <a:lnTo>
                                  <a:pt x="1797" y="15"/>
                                </a:lnTo>
                                <a:lnTo>
                                  <a:pt x="1842" y="15"/>
                                </a:lnTo>
                                <a:lnTo>
                                  <a:pt x="1842" y="0"/>
                                </a:lnTo>
                                <a:close/>
                                <a:moveTo>
                                  <a:pt x="1917" y="675"/>
                                </a:moveTo>
                                <a:lnTo>
                                  <a:pt x="1872" y="675"/>
                                </a:lnTo>
                                <a:lnTo>
                                  <a:pt x="1872" y="690"/>
                                </a:lnTo>
                                <a:lnTo>
                                  <a:pt x="1917" y="690"/>
                                </a:lnTo>
                                <a:lnTo>
                                  <a:pt x="1917" y="675"/>
                                </a:lnTo>
                                <a:close/>
                                <a:moveTo>
                                  <a:pt x="1917" y="0"/>
                                </a:moveTo>
                                <a:lnTo>
                                  <a:pt x="1872" y="0"/>
                                </a:lnTo>
                                <a:lnTo>
                                  <a:pt x="1872" y="15"/>
                                </a:lnTo>
                                <a:lnTo>
                                  <a:pt x="1917" y="15"/>
                                </a:lnTo>
                                <a:lnTo>
                                  <a:pt x="1917" y="0"/>
                                </a:lnTo>
                                <a:close/>
                                <a:moveTo>
                                  <a:pt x="1992" y="675"/>
                                </a:moveTo>
                                <a:lnTo>
                                  <a:pt x="1947" y="675"/>
                                </a:lnTo>
                                <a:lnTo>
                                  <a:pt x="1947" y="690"/>
                                </a:lnTo>
                                <a:lnTo>
                                  <a:pt x="1992" y="690"/>
                                </a:lnTo>
                                <a:lnTo>
                                  <a:pt x="1992" y="675"/>
                                </a:lnTo>
                                <a:close/>
                                <a:moveTo>
                                  <a:pt x="1992" y="0"/>
                                </a:moveTo>
                                <a:lnTo>
                                  <a:pt x="1947" y="0"/>
                                </a:lnTo>
                                <a:lnTo>
                                  <a:pt x="1947" y="15"/>
                                </a:lnTo>
                                <a:lnTo>
                                  <a:pt x="1992" y="15"/>
                                </a:lnTo>
                                <a:lnTo>
                                  <a:pt x="1992" y="0"/>
                                </a:lnTo>
                                <a:close/>
                                <a:moveTo>
                                  <a:pt x="2067" y="675"/>
                                </a:moveTo>
                                <a:lnTo>
                                  <a:pt x="2022" y="675"/>
                                </a:lnTo>
                                <a:lnTo>
                                  <a:pt x="2022" y="690"/>
                                </a:lnTo>
                                <a:lnTo>
                                  <a:pt x="2067" y="690"/>
                                </a:lnTo>
                                <a:lnTo>
                                  <a:pt x="2067" y="675"/>
                                </a:lnTo>
                                <a:close/>
                                <a:moveTo>
                                  <a:pt x="2067" y="0"/>
                                </a:moveTo>
                                <a:lnTo>
                                  <a:pt x="2022" y="0"/>
                                </a:lnTo>
                                <a:lnTo>
                                  <a:pt x="2022" y="15"/>
                                </a:lnTo>
                                <a:lnTo>
                                  <a:pt x="2067" y="15"/>
                                </a:lnTo>
                                <a:lnTo>
                                  <a:pt x="2067" y="0"/>
                                </a:lnTo>
                                <a:close/>
                                <a:moveTo>
                                  <a:pt x="2142" y="675"/>
                                </a:moveTo>
                                <a:lnTo>
                                  <a:pt x="2097" y="675"/>
                                </a:lnTo>
                                <a:lnTo>
                                  <a:pt x="2097" y="690"/>
                                </a:lnTo>
                                <a:lnTo>
                                  <a:pt x="2142" y="690"/>
                                </a:lnTo>
                                <a:lnTo>
                                  <a:pt x="2142" y="675"/>
                                </a:lnTo>
                                <a:close/>
                                <a:moveTo>
                                  <a:pt x="2142" y="0"/>
                                </a:moveTo>
                                <a:lnTo>
                                  <a:pt x="2097" y="0"/>
                                </a:lnTo>
                                <a:lnTo>
                                  <a:pt x="2097" y="15"/>
                                </a:lnTo>
                                <a:lnTo>
                                  <a:pt x="2142" y="15"/>
                                </a:lnTo>
                                <a:lnTo>
                                  <a:pt x="2142" y="0"/>
                                </a:lnTo>
                                <a:close/>
                                <a:moveTo>
                                  <a:pt x="2217" y="675"/>
                                </a:moveTo>
                                <a:lnTo>
                                  <a:pt x="2172" y="675"/>
                                </a:lnTo>
                                <a:lnTo>
                                  <a:pt x="2172" y="690"/>
                                </a:lnTo>
                                <a:lnTo>
                                  <a:pt x="2217" y="690"/>
                                </a:lnTo>
                                <a:lnTo>
                                  <a:pt x="2217" y="675"/>
                                </a:lnTo>
                                <a:close/>
                                <a:moveTo>
                                  <a:pt x="2217" y="0"/>
                                </a:moveTo>
                                <a:lnTo>
                                  <a:pt x="2172" y="0"/>
                                </a:lnTo>
                                <a:lnTo>
                                  <a:pt x="2172" y="15"/>
                                </a:lnTo>
                                <a:lnTo>
                                  <a:pt x="2217" y="15"/>
                                </a:lnTo>
                                <a:lnTo>
                                  <a:pt x="2217" y="0"/>
                                </a:lnTo>
                                <a:close/>
                                <a:moveTo>
                                  <a:pt x="2292" y="675"/>
                                </a:moveTo>
                                <a:lnTo>
                                  <a:pt x="2247" y="675"/>
                                </a:lnTo>
                                <a:lnTo>
                                  <a:pt x="2247" y="690"/>
                                </a:lnTo>
                                <a:lnTo>
                                  <a:pt x="2292" y="690"/>
                                </a:lnTo>
                                <a:lnTo>
                                  <a:pt x="2292" y="675"/>
                                </a:lnTo>
                                <a:close/>
                                <a:moveTo>
                                  <a:pt x="2292" y="0"/>
                                </a:moveTo>
                                <a:lnTo>
                                  <a:pt x="2247" y="0"/>
                                </a:lnTo>
                                <a:lnTo>
                                  <a:pt x="2247" y="15"/>
                                </a:lnTo>
                                <a:lnTo>
                                  <a:pt x="2292" y="15"/>
                                </a:lnTo>
                                <a:lnTo>
                                  <a:pt x="2292" y="0"/>
                                </a:lnTo>
                                <a:close/>
                                <a:moveTo>
                                  <a:pt x="2366" y="675"/>
                                </a:moveTo>
                                <a:lnTo>
                                  <a:pt x="2321" y="675"/>
                                </a:lnTo>
                                <a:lnTo>
                                  <a:pt x="2321" y="690"/>
                                </a:lnTo>
                                <a:lnTo>
                                  <a:pt x="2366" y="690"/>
                                </a:lnTo>
                                <a:lnTo>
                                  <a:pt x="2366" y="675"/>
                                </a:lnTo>
                                <a:close/>
                                <a:moveTo>
                                  <a:pt x="2366" y="0"/>
                                </a:moveTo>
                                <a:lnTo>
                                  <a:pt x="2321" y="0"/>
                                </a:lnTo>
                                <a:lnTo>
                                  <a:pt x="2321" y="15"/>
                                </a:lnTo>
                                <a:lnTo>
                                  <a:pt x="2366" y="15"/>
                                </a:lnTo>
                                <a:lnTo>
                                  <a:pt x="2366" y="0"/>
                                </a:lnTo>
                                <a:close/>
                                <a:moveTo>
                                  <a:pt x="2441" y="675"/>
                                </a:moveTo>
                                <a:lnTo>
                                  <a:pt x="2396" y="675"/>
                                </a:lnTo>
                                <a:lnTo>
                                  <a:pt x="2396" y="690"/>
                                </a:lnTo>
                                <a:lnTo>
                                  <a:pt x="2441" y="690"/>
                                </a:lnTo>
                                <a:lnTo>
                                  <a:pt x="2441" y="675"/>
                                </a:lnTo>
                                <a:close/>
                                <a:moveTo>
                                  <a:pt x="2441" y="0"/>
                                </a:moveTo>
                                <a:lnTo>
                                  <a:pt x="2396" y="0"/>
                                </a:lnTo>
                                <a:lnTo>
                                  <a:pt x="2396" y="15"/>
                                </a:lnTo>
                                <a:lnTo>
                                  <a:pt x="2441" y="15"/>
                                </a:lnTo>
                                <a:lnTo>
                                  <a:pt x="2441" y="0"/>
                                </a:lnTo>
                                <a:close/>
                                <a:moveTo>
                                  <a:pt x="2516" y="675"/>
                                </a:moveTo>
                                <a:lnTo>
                                  <a:pt x="2471" y="675"/>
                                </a:lnTo>
                                <a:lnTo>
                                  <a:pt x="2471" y="690"/>
                                </a:lnTo>
                                <a:lnTo>
                                  <a:pt x="2516" y="690"/>
                                </a:lnTo>
                                <a:lnTo>
                                  <a:pt x="2516" y="675"/>
                                </a:lnTo>
                                <a:close/>
                                <a:moveTo>
                                  <a:pt x="2516" y="0"/>
                                </a:moveTo>
                                <a:lnTo>
                                  <a:pt x="2471" y="0"/>
                                </a:lnTo>
                                <a:lnTo>
                                  <a:pt x="2471" y="15"/>
                                </a:lnTo>
                                <a:lnTo>
                                  <a:pt x="2516" y="15"/>
                                </a:lnTo>
                                <a:lnTo>
                                  <a:pt x="2516" y="0"/>
                                </a:lnTo>
                                <a:close/>
                                <a:moveTo>
                                  <a:pt x="2591" y="675"/>
                                </a:moveTo>
                                <a:lnTo>
                                  <a:pt x="2546" y="675"/>
                                </a:lnTo>
                                <a:lnTo>
                                  <a:pt x="2546" y="690"/>
                                </a:lnTo>
                                <a:lnTo>
                                  <a:pt x="2591" y="690"/>
                                </a:lnTo>
                                <a:lnTo>
                                  <a:pt x="2591" y="675"/>
                                </a:lnTo>
                                <a:close/>
                                <a:moveTo>
                                  <a:pt x="2591" y="0"/>
                                </a:moveTo>
                                <a:lnTo>
                                  <a:pt x="2546" y="0"/>
                                </a:lnTo>
                                <a:lnTo>
                                  <a:pt x="2546" y="15"/>
                                </a:lnTo>
                                <a:lnTo>
                                  <a:pt x="2591" y="15"/>
                                </a:lnTo>
                                <a:lnTo>
                                  <a:pt x="2591" y="0"/>
                                </a:lnTo>
                                <a:close/>
                                <a:moveTo>
                                  <a:pt x="2666" y="675"/>
                                </a:moveTo>
                                <a:lnTo>
                                  <a:pt x="2621" y="675"/>
                                </a:lnTo>
                                <a:lnTo>
                                  <a:pt x="2621" y="690"/>
                                </a:lnTo>
                                <a:lnTo>
                                  <a:pt x="2666" y="690"/>
                                </a:lnTo>
                                <a:lnTo>
                                  <a:pt x="2666" y="675"/>
                                </a:lnTo>
                                <a:close/>
                                <a:moveTo>
                                  <a:pt x="2666" y="0"/>
                                </a:moveTo>
                                <a:lnTo>
                                  <a:pt x="2621" y="0"/>
                                </a:lnTo>
                                <a:lnTo>
                                  <a:pt x="2621" y="15"/>
                                </a:lnTo>
                                <a:lnTo>
                                  <a:pt x="2666" y="15"/>
                                </a:lnTo>
                                <a:lnTo>
                                  <a:pt x="2666" y="0"/>
                                </a:lnTo>
                                <a:close/>
                                <a:moveTo>
                                  <a:pt x="2741" y="675"/>
                                </a:moveTo>
                                <a:lnTo>
                                  <a:pt x="2696" y="675"/>
                                </a:lnTo>
                                <a:lnTo>
                                  <a:pt x="2696" y="690"/>
                                </a:lnTo>
                                <a:lnTo>
                                  <a:pt x="2741" y="690"/>
                                </a:lnTo>
                                <a:lnTo>
                                  <a:pt x="2741" y="675"/>
                                </a:lnTo>
                                <a:close/>
                                <a:moveTo>
                                  <a:pt x="2741" y="0"/>
                                </a:moveTo>
                                <a:lnTo>
                                  <a:pt x="2696" y="0"/>
                                </a:lnTo>
                                <a:lnTo>
                                  <a:pt x="2696" y="15"/>
                                </a:lnTo>
                                <a:lnTo>
                                  <a:pt x="2741" y="15"/>
                                </a:lnTo>
                                <a:lnTo>
                                  <a:pt x="2741" y="0"/>
                                </a:lnTo>
                                <a:close/>
                                <a:moveTo>
                                  <a:pt x="2816" y="675"/>
                                </a:moveTo>
                                <a:lnTo>
                                  <a:pt x="2771" y="675"/>
                                </a:lnTo>
                                <a:lnTo>
                                  <a:pt x="2771" y="690"/>
                                </a:lnTo>
                                <a:lnTo>
                                  <a:pt x="2816" y="690"/>
                                </a:lnTo>
                                <a:lnTo>
                                  <a:pt x="2816" y="675"/>
                                </a:lnTo>
                                <a:close/>
                                <a:moveTo>
                                  <a:pt x="2816" y="0"/>
                                </a:moveTo>
                                <a:lnTo>
                                  <a:pt x="2771" y="0"/>
                                </a:lnTo>
                                <a:lnTo>
                                  <a:pt x="2771" y="15"/>
                                </a:lnTo>
                                <a:lnTo>
                                  <a:pt x="2816" y="15"/>
                                </a:lnTo>
                                <a:lnTo>
                                  <a:pt x="2816" y="0"/>
                                </a:lnTo>
                                <a:close/>
                                <a:moveTo>
                                  <a:pt x="2891" y="675"/>
                                </a:moveTo>
                                <a:lnTo>
                                  <a:pt x="2846" y="675"/>
                                </a:lnTo>
                                <a:lnTo>
                                  <a:pt x="2846" y="690"/>
                                </a:lnTo>
                                <a:lnTo>
                                  <a:pt x="2891" y="690"/>
                                </a:lnTo>
                                <a:lnTo>
                                  <a:pt x="2891" y="675"/>
                                </a:lnTo>
                                <a:close/>
                                <a:moveTo>
                                  <a:pt x="2891" y="0"/>
                                </a:moveTo>
                                <a:lnTo>
                                  <a:pt x="2846" y="0"/>
                                </a:lnTo>
                                <a:lnTo>
                                  <a:pt x="2846" y="15"/>
                                </a:lnTo>
                                <a:lnTo>
                                  <a:pt x="2891" y="15"/>
                                </a:lnTo>
                                <a:lnTo>
                                  <a:pt x="2891" y="0"/>
                                </a:lnTo>
                                <a:close/>
                                <a:moveTo>
                                  <a:pt x="2966" y="675"/>
                                </a:moveTo>
                                <a:lnTo>
                                  <a:pt x="2921" y="675"/>
                                </a:lnTo>
                                <a:lnTo>
                                  <a:pt x="2921" y="690"/>
                                </a:lnTo>
                                <a:lnTo>
                                  <a:pt x="2966" y="690"/>
                                </a:lnTo>
                                <a:lnTo>
                                  <a:pt x="2966" y="675"/>
                                </a:lnTo>
                                <a:close/>
                                <a:moveTo>
                                  <a:pt x="2966" y="0"/>
                                </a:moveTo>
                                <a:lnTo>
                                  <a:pt x="2921" y="0"/>
                                </a:lnTo>
                                <a:lnTo>
                                  <a:pt x="2921" y="15"/>
                                </a:lnTo>
                                <a:lnTo>
                                  <a:pt x="2966" y="15"/>
                                </a:lnTo>
                                <a:lnTo>
                                  <a:pt x="2966" y="0"/>
                                </a:lnTo>
                                <a:close/>
                                <a:moveTo>
                                  <a:pt x="3040" y="675"/>
                                </a:moveTo>
                                <a:lnTo>
                                  <a:pt x="2995" y="675"/>
                                </a:lnTo>
                                <a:lnTo>
                                  <a:pt x="2995" y="690"/>
                                </a:lnTo>
                                <a:lnTo>
                                  <a:pt x="3040" y="690"/>
                                </a:lnTo>
                                <a:lnTo>
                                  <a:pt x="3040" y="675"/>
                                </a:lnTo>
                                <a:close/>
                                <a:moveTo>
                                  <a:pt x="3040" y="0"/>
                                </a:moveTo>
                                <a:lnTo>
                                  <a:pt x="2995" y="0"/>
                                </a:lnTo>
                                <a:lnTo>
                                  <a:pt x="2995" y="15"/>
                                </a:lnTo>
                                <a:lnTo>
                                  <a:pt x="3040" y="15"/>
                                </a:lnTo>
                                <a:lnTo>
                                  <a:pt x="3040" y="0"/>
                                </a:lnTo>
                                <a:close/>
                                <a:moveTo>
                                  <a:pt x="3115" y="675"/>
                                </a:moveTo>
                                <a:lnTo>
                                  <a:pt x="3070" y="675"/>
                                </a:lnTo>
                                <a:lnTo>
                                  <a:pt x="3070" y="690"/>
                                </a:lnTo>
                                <a:lnTo>
                                  <a:pt x="3115" y="690"/>
                                </a:lnTo>
                                <a:lnTo>
                                  <a:pt x="3115" y="675"/>
                                </a:lnTo>
                                <a:close/>
                                <a:moveTo>
                                  <a:pt x="3115" y="0"/>
                                </a:moveTo>
                                <a:lnTo>
                                  <a:pt x="3070" y="0"/>
                                </a:lnTo>
                                <a:lnTo>
                                  <a:pt x="3070" y="15"/>
                                </a:lnTo>
                                <a:lnTo>
                                  <a:pt x="3115" y="15"/>
                                </a:lnTo>
                                <a:lnTo>
                                  <a:pt x="3115" y="0"/>
                                </a:lnTo>
                                <a:close/>
                                <a:moveTo>
                                  <a:pt x="3190" y="675"/>
                                </a:moveTo>
                                <a:lnTo>
                                  <a:pt x="3145" y="675"/>
                                </a:lnTo>
                                <a:lnTo>
                                  <a:pt x="3145" y="690"/>
                                </a:lnTo>
                                <a:lnTo>
                                  <a:pt x="3190" y="690"/>
                                </a:lnTo>
                                <a:lnTo>
                                  <a:pt x="3190" y="675"/>
                                </a:lnTo>
                                <a:close/>
                                <a:moveTo>
                                  <a:pt x="3190" y="0"/>
                                </a:moveTo>
                                <a:lnTo>
                                  <a:pt x="3145" y="0"/>
                                </a:lnTo>
                                <a:lnTo>
                                  <a:pt x="3145" y="15"/>
                                </a:lnTo>
                                <a:lnTo>
                                  <a:pt x="3190" y="15"/>
                                </a:lnTo>
                                <a:lnTo>
                                  <a:pt x="3190" y="0"/>
                                </a:lnTo>
                                <a:close/>
                                <a:moveTo>
                                  <a:pt x="3265" y="675"/>
                                </a:moveTo>
                                <a:lnTo>
                                  <a:pt x="3220" y="675"/>
                                </a:lnTo>
                                <a:lnTo>
                                  <a:pt x="3220" y="690"/>
                                </a:lnTo>
                                <a:lnTo>
                                  <a:pt x="3265" y="690"/>
                                </a:lnTo>
                                <a:lnTo>
                                  <a:pt x="3265" y="675"/>
                                </a:lnTo>
                                <a:close/>
                                <a:moveTo>
                                  <a:pt x="3265" y="0"/>
                                </a:moveTo>
                                <a:lnTo>
                                  <a:pt x="3220" y="0"/>
                                </a:lnTo>
                                <a:lnTo>
                                  <a:pt x="3220" y="15"/>
                                </a:lnTo>
                                <a:lnTo>
                                  <a:pt x="3265" y="15"/>
                                </a:lnTo>
                                <a:lnTo>
                                  <a:pt x="3265" y="0"/>
                                </a:lnTo>
                                <a:close/>
                                <a:moveTo>
                                  <a:pt x="3340" y="675"/>
                                </a:moveTo>
                                <a:lnTo>
                                  <a:pt x="3295" y="675"/>
                                </a:lnTo>
                                <a:lnTo>
                                  <a:pt x="3295" y="690"/>
                                </a:lnTo>
                                <a:lnTo>
                                  <a:pt x="3340" y="690"/>
                                </a:lnTo>
                                <a:lnTo>
                                  <a:pt x="3340" y="675"/>
                                </a:lnTo>
                                <a:close/>
                                <a:moveTo>
                                  <a:pt x="3340" y="0"/>
                                </a:moveTo>
                                <a:lnTo>
                                  <a:pt x="3295" y="0"/>
                                </a:lnTo>
                                <a:lnTo>
                                  <a:pt x="3295" y="15"/>
                                </a:lnTo>
                                <a:lnTo>
                                  <a:pt x="3340" y="15"/>
                                </a:lnTo>
                                <a:lnTo>
                                  <a:pt x="3340" y="0"/>
                                </a:lnTo>
                                <a:close/>
                                <a:moveTo>
                                  <a:pt x="3415" y="675"/>
                                </a:moveTo>
                                <a:lnTo>
                                  <a:pt x="3370" y="675"/>
                                </a:lnTo>
                                <a:lnTo>
                                  <a:pt x="3370" y="690"/>
                                </a:lnTo>
                                <a:lnTo>
                                  <a:pt x="3415" y="690"/>
                                </a:lnTo>
                                <a:lnTo>
                                  <a:pt x="3415" y="675"/>
                                </a:lnTo>
                                <a:close/>
                                <a:moveTo>
                                  <a:pt x="3415" y="0"/>
                                </a:moveTo>
                                <a:lnTo>
                                  <a:pt x="3370" y="0"/>
                                </a:lnTo>
                                <a:lnTo>
                                  <a:pt x="3370" y="15"/>
                                </a:lnTo>
                                <a:lnTo>
                                  <a:pt x="3415" y="15"/>
                                </a:lnTo>
                                <a:lnTo>
                                  <a:pt x="3415" y="0"/>
                                </a:lnTo>
                                <a:close/>
                                <a:moveTo>
                                  <a:pt x="3490" y="675"/>
                                </a:moveTo>
                                <a:lnTo>
                                  <a:pt x="3445" y="675"/>
                                </a:lnTo>
                                <a:lnTo>
                                  <a:pt x="3445" y="690"/>
                                </a:lnTo>
                                <a:lnTo>
                                  <a:pt x="3490" y="690"/>
                                </a:lnTo>
                                <a:lnTo>
                                  <a:pt x="3490" y="675"/>
                                </a:lnTo>
                                <a:close/>
                                <a:moveTo>
                                  <a:pt x="3490" y="0"/>
                                </a:moveTo>
                                <a:lnTo>
                                  <a:pt x="3445" y="0"/>
                                </a:lnTo>
                                <a:lnTo>
                                  <a:pt x="3445" y="15"/>
                                </a:lnTo>
                                <a:lnTo>
                                  <a:pt x="3490" y="15"/>
                                </a:lnTo>
                                <a:lnTo>
                                  <a:pt x="3490" y="0"/>
                                </a:lnTo>
                                <a:close/>
                                <a:moveTo>
                                  <a:pt x="3565" y="675"/>
                                </a:moveTo>
                                <a:lnTo>
                                  <a:pt x="3520" y="675"/>
                                </a:lnTo>
                                <a:lnTo>
                                  <a:pt x="3520" y="690"/>
                                </a:lnTo>
                                <a:lnTo>
                                  <a:pt x="3565" y="690"/>
                                </a:lnTo>
                                <a:lnTo>
                                  <a:pt x="3565" y="675"/>
                                </a:lnTo>
                                <a:close/>
                                <a:moveTo>
                                  <a:pt x="3565" y="0"/>
                                </a:moveTo>
                                <a:lnTo>
                                  <a:pt x="3520" y="0"/>
                                </a:lnTo>
                                <a:lnTo>
                                  <a:pt x="3520" y="15"/>
                                </a:lnTo>
                                <a:lnTo>
                                  <a:pt x="3565" y="15"/>
                                </a:lnTo>
                                <a:lnTo>
                                  <a:pt x="3565" y="0"/>
                                </a:lnTo>
                                <a:close/>
                                <a:moveTo>
                                  <a:pt x="3640" y="675"/>
                                </a:moveTo>
                                <a:lnTo>
                                  <a:pt x="3595" y="675"/>
                                </a:lnTo>
                                <a:lnTo>
                                  <a:pt x="3595" y="690"/>
                                </a:lnTo>
                                <a:lnTo>
                                  <a:pt x="3640" y="690"/>
                                </a:lnTo>
                                <a:lnTo>
                                  <a:pt x="3640" y="675"/>
                                </a:lnTo>
                                <a:close/>
                                <a:moveTo>
                                  <a:pt x="3640" y="0"/>
                                </a:moveTo>
                                <a:lnTo>
                                  <a:pt x="3595" y="0"/>
                                </a:lnTo>
                                <a:lnTo>
                                  <a:pt x="3595" y="15"/>
                                </a:lnTo>
                                <a:lnTo>
                                  <a:pt x="3640" y="15"/>
                                </a:lnTo>
                                <a:lnTo>
                                  <a:pt x="3640" y="0"/>
                                </a:lnTo>
                                <a:close/>
                                <a:moveTo>
                                  <a:pt x="3714" y="675"/>
                                </a:moveTo>
                                <a:lnTo>
                                  <a:pt x="3669" y="675"/>
                                </a:lnTo>
                                <a:lnTo>
                                  <a:pt x="3669" y="690"/>
                                </a:lnTo>
                                <a:lnTo>
                                  <a:pt x="3714" y="690"/>
                                </a:lnTo>
                                <a:lnTo>
                                  <a:pt x="3714" y="675"/>
                                </a:lnTo>
                                <a:close/>
                                <a:moveTo>
                                  <a:pt x="3714" y="0"/>
                                </a:moveTo>
                                <a:lnTo>
                                  <a:pt x="3669" y="0"/>
                                </a:lnTo>
                                <a:lnTo>
                                  <a:pt x="3669" y="15"/>
                                </a:lnTo>
                                <a:lnTo>
                                  <a:pt x="3714" y="15"/>
                                </a:lnTo>
                                <a:lnTo>
                                  <a:pt x="3714" y="0"/>
                                </a:lnTo>
                                <a:close/>
                                <a:moveTo>
                                  <a:pt x="3789" y="675"/>
                                </a:moveTo>
                                <a:lnTo>
                                  <a:pt x="3744" y="675"/>
                                </a:lnTo>
                                <a:lnTo>
                                  <a:pt x="3744" y="690"/>
                                </a:lnTo>
                                <a:lnTo>
                                  <a:pt x="3789" y="690"/>
                                </a:lnTo>
                                <a:lnTo>
                                  <a:pt x="3789" y="675"/>
                                </a:lnTo>
                                <a:close/>
                                <a:moveTo>
                                  <a:pt x="3789" y="0"/>
                                </a:moveTo>
                                <a:lnTo>
                                  <a:pt x="3744" y="0"/>
                                </a:lnTo>
                                <a:lnTo>
                                  <a:pt x="3744" y="15"/>
                                </a:lnTo>
                                <a:lnTo>
                                  <a:pt x="3789" y="15"/>
                                </a:lnTo>
                                <a:lnTo>
                                  <a:pt x="3789" y="0"/>
                                </a:lnTo>
                                <a:close/>
                                <a:moveTo>
                                  <a:pt x="3864" y="675"/>
                                </a:moveTo>
                                <a:lnTo>
                                  <a:pt x="3819" y="675"/>
                                </a:lnTo>
                                <a:lnTo>
                                  <a:pt x="3819" y="690"/>
                                </a:lnTo>
                                <a:lnTo>
                                  <a:pt x="3864" y="690"/>
                                </a:lnTo>
                                <a:lnTo>
                                  <a:pt x="3864" y="675"/>
                                </a:lnTo>
                                <a:close/>
                                <a:moveTo>
                                  <a:pt x="3864" y="0"/>
                                </a:moveTo>
                                <a:lnTo>
                                  <a:pt x="3819" y="0"/>
                                </a:lnTo>
                                <a:lnTo>
                                  <a:pt x="3819" y="15"/>
                                </a:lnTo>
                                <a:lnTo>
                                  <a:pt x="3864" y="15"/>
                                </a:lnTo>
                                <a:lnTo>
                                  <a:pt x="3864" y="0"/>
                                </a:lnTo>
                                <a:close/>
                                <a:moveTo>
                                  <a:pt x="3939" y="675"/>
                                </a:moveTo>
                                <a:lnTo>
                                  <a:pt x="3894" y="675"/>
                                </a:lnTo>
                                <a:lnTo>
                                  <a:pt x="3894" y="690"/>
                                </a:lnTo>
                                <a:lnTo>
                                  <a:pt x="3939" y="690"/>
                                </a:lnTo>
                                <a:lnTo>
                                  <a:pt x="3939" y="675"/>
                                </a:lnTo>
                                <a:close/>
                                <a:moveTo>
                                  <a:pt x="3939" y="0"/>
                                </a:moveTo>
                                <a:lnTo>
                                  <a:pt x="3894" y="0"/>
                                </a:lnTo>
                                <a:lnTo>
                                  <a:pt x="3894" y="15"/>
                                </a:lnTo>
                                <a:lnTo>
                                  <a:pt x="3939" y="15"/>
                                </a:lnTo>
                                <a:lnTo>
                                  <a:pt x="3939" y="0"/>
                                </a:lnTo>
                                <a:close/>
                                <a:moveTo>
                                  <a:pt x="4014" y="675"/>
                                </a:moveTo>
                                <a:lnTo>
                                  <a:pt x="3969" y="675"/>
                                </a:lnTo>
                                <a:lnTo>
                                  <a:pt x="3969" y="690"/>
                                </a:lnTo>
                                <a:lnTo>
                                  <a:pt x="4014" y="690"/>
                                </a:lnTo>
                                <a:lnTo>
                                  <a:pt x="4014" y="675"/>
                                </a:lnTo>
                                <a:close/>
                                <a:moveTo>
                                  <a:pt x="4014" y="0"/>
                                </a:moveTo>
                                <a:lnTo>
                                  <a:pt x="3969" y="0"/>
                                </a:lnTo>
                                <a:lnTo>
                                  <a:pt x="3969" y="15"/>
                                </a:lnTo>
                                <a:lnTo>
                                  <a:pt x="4014" y="15"/>
                                </a:lnTo>
                                <a:lnTo>
                                  <a:pt x="4014" y="0"/>
                                </a:lnTo>
                                <a:close/>
                                <a:moveTo>
                                  <a:pt x="4089" y="675"/>
                                </a:moveTo>
                                <a:lnTo>
                                  <a:pt x="4044" y="675"/>
                                </a:lnTo>
                                <a:lnTo>
                                  <a:pt x="4044" y="690"/>
                                </a:lnTo>
                                <a:lnTo>
                                  <a:pt x="4089" y="690"/>
                                </a:lnTo>
                                <a:lnTo>
                                  <a:pt x="4089" y="675"/>
                                </a:lnTo>
                                <a:close/>
                                <a:moveTo>
                                  <a:pt x="4089" y="0"/>
                                </a:moveTo>
                                <a:lnTo>
                                  <a:pt x="4044" y="0"/>
                                </a:lnTo>
                                <a:lnTo>
                                  <a:pt x="4044" y="15"/>
                                </a:lnTo>
                                <a:lnTo>
                                  <a:pt x="4089" y="15"/>
                                </a:lnTo>
                                <a:lnTo>
                                  <a:pt x="4089" y="0"/>
                                </a:lnTo>
                                <a:close/>
                                <a:moveTo>
                                  <a:pt x="4164" y="675"/>
                                </a:moveTo>
                                <a:lnTo>
                                  <a:pt x="4119" y="675"/>
                                </a:lnTo>
                                <a:lnTo>
                                  <a:pt x="4119" y="690"/>
                                </a:lnTo>
                                <a:lnTo>
                                  <a:pt x="4164" y="690"/>
                                </a:lnTo>
                                <a:lnTo>
                                  <a:pt x="4164" y="675"/>
                                </a:lnTo>
                                <a:close/>
                                <a:moveTo>
                                  <a:pt x="4164" y="0"/>
                                </a:moveTo>
                                <a:lnTo>
                                  <a:pt x="4119" y="0"/>
                                </a:lnTo>
                                <a:lnTo>
                                  <a:pt x="4119" y="15"/>
                                </a:lnTo>
                                <a:lnTo>
                                  <a:pt x="4164" y="15"/>
                                </a:lnTo>
                                <a:lnTo>
                                  <a:pt x="4164" y="0"/>
                                </a:lnTo>
                                <a:close/>
                                <a:moveTo>
                                  <a:pt x="4239" y="675"/>
                                </a:moveTo>
                                <a:lnTo>
                                  <a:pt x="4194" y="675"/>
                                </a:lnTo>
                                <a:lnTo>
                                  <a:pt x="4194" y="690"/>
                                </a:lnTo>
                                <a:lnTo>
                                  <a:pt x="4239" y="690"/>
                                </a:lnTo>
                                <a:lnTo>
                                  <a:pt x="4239" y="675"/>
                                </a:lnTo>
                                <a:close/>
                                <a:moveTo>
                                  <a:pt x="4239" y="0"/>
                                </a:moveTo>
                                <a:lnTo>
                                  <a:pt x="4194" y="0"/>
                                </a:lnTo>
                                <a:lnTo>
                                  <a:pt x="4194" y="15"/>
                                </a:lnTo>
                                <a:lnTo>
                                  <a:pt x="4239" y="15"/>
                                </a:lnTo>
                                <a:lnTo>
                                  <a:pt x="4239" y="0"/>
                                </a:lnTo>
                                <a:close/>
                                <a:moveTo>
                                  <a:pt x="4314" y="675"/>
                                </a:moveTo>
                                <a:lnTo>
                                  <a:pt x="4269" y="675"/>
                                </a:lnTo>
                                <a:lnTo>
                                  <a:pt x="4269" y="690"/>
                                </a:lnTo>
                                <a:lnTo>
                                  <a:pt x="4314" y="690"/>
                                </a:lnTo>
                                <a:lnTo>
                                  <a:pt x="4314" y="675"/>
                                </a:lnTo>
                                <a:close/>
                                <a:moveTo>
                                  <a:pt x="4314" y="0"/>
                                </a:moveTo>
                                <a:lnTo>
                                  <a:pt x="4269" y="0"/>
                                </a:lnTo>
                                <a:lnTo>
                                  <a:pt x="4269" y="15"/>
                                </a:lnTo>
                                <a:lnTo>
                                  <a:pt x="4314" y="15"/>
                                </a:lnTo>
                                <a:lnTo>
                                  <a:pt x="4314" y="0"/>
                                </a:lnTo>
                                <a:close/>
                                <a:moveTo>
                                  <a:pt x="4388" y="675"/>
                                </a:moveTo>
                                <a:lnTo>
                                  <a:pt x="4343" y="675"/>
                                </a:lnTo>
                                <a:lnTo>
                                  <a:pt x="4343" y="690"/>
                                </a:lnTo>
                                <a:lnTo>
                                  <a:pt x="4388" y="690"/>
                                </a:lnTo>
                                <a:lnTo>
                                  <a:pt x="4388" y="675"/>
                                </a:lnTo>
                                <a:close/>
                                <a:moveTo>
                                  <a:pt x="4388" y="0"/>
                                </a:moveTo>
                                <a:lnTo>
                                  <a:pt x="4343" y="0"/>
                                </a:lnTo>
                                <a:lnTo>
                                  <a:pt x="4343" y="15"/>
                                </a:lnTo>
                                <a:lnTo>
                                  <a:pt x="4388" y="15"/>
                                </a:lnTo>
                                <a:lnTo>
                                  <a:pt x="4388" y="0"/>
                                </a:lnTo>
                                <a:close/>
                                <a:moveTo>
                                  <a:pt x="4463" y="675"/>
                                </a:moveTo>
                                <a:lnTo>
                                  <a:pt x="4418" y="675"/>
                                </a:lnTo>
                                <a:lnTo>
                                  <a:pt x="4418" y="690"/>
                                </a:lnTo>
                                <a:lnTo>
                                  <a:pt x="4463" y="690"/>
                                </a:lnTo>
                                <a:lnTo>
                                  <a:pt x="4463" y="675"/>
                                </a:lnTo>
                                <a:close/>
                                <a:moveTo>
                                  <a:pt x="4463" y="0"/>
                                </a:moveTo>
                                <a:lnTo>
                                  <a:pt x="4418" y="0"/>
                                </a:lnTo>
                                <a:lnTo>
                                  <a:pt x="4418" y="15"/>
                                </a:lnTo>
                                <a:lnTo>
                                  <a:pt x="4463" y="15"/>
                                </a:lnTo>
                                <a:lnTo>
                                  <a:pt x="4463" y="0"/>
                                </a:lnTo>
                                <a:close/>
                                <a:moveTo>
                                  <a:pt x="4538" y="675"/>
                                </a:moveTo>
                                <a:lnTo>
                                  <a:pt x="4493" y="675"/>
                                </a:lnTo>
                                <a:lnTo>
                                  <a:pt x="4493" y="690"/>
                                </a:lnTo>
                                <a:lnTo>
                                  <a:pt x="4538" y="690"/>
                                </a:lnTo>
                                <a:lnTo>
                                  <a:pt x="4538" y="675"/>
                                </a:lnTo>
                                <a:close/>
                                <a:moveTo>
                                  <a:pt x="4538" y="0"/>
                                </a:moveTo>
                                <a:lnTo>
                                  <a:pt x="4493" y="0"/>
                                </a:lnTo>
                                <a:lnTo>
                                  <a:pt x="4493" y="15"/>
                                </a:lnTo>
                                <a:lnTo>
                                  <a:pt x="4538" y="15"/>
                                </a:lnTo>
                                <a:lnTo>
                                  <a:pt x="4538" y="0"/>
                                </a:lnTo>
                                <a:close/>
                                <a:moveTo>
                                  <a:pt x="4613" y="675"/>
                                </a:moveTo>
                                <a:lnTo>
                                  <a:pt x="4568" y="675"/>
                                </a:lnTo>
                                <a:lnTo>
                                  <a:pt x="4568" y="690"/>
                                </a:lnTo>
                                <a:lnTo>
                                  <a:pt x="4613" y="690"/>
                                </a:lnTo>
                                <a:lnTo>
                                  <a:pt x="4613" y="675"/>
                                </a:lnTo>
                                <a:close/>
                                <a:moveTo>
                                  <a:pt x="4613" y="0"/>
                                </a:moveTo>
                                <a:lnTo>
                                  <a:pt x="4568" y="0"/>
                                </a:lnTo>
                                <a:lnTo>
                                  <a:pt x="4568" y="15"/>
                                </a:lnTo>
                                <a:lnTo>
                                  <a:pt x="4613" y="15"/>
                                </a:lnTo>
                                <a:lnTo>
                                  <a:pt x="4613" y="0"/>
                                </a:lnTo>
                                <a:close/>
                                <a:moveTo>
                                  <a:pt x="4688" y="675"/>
                                </a:moveTo>
                                <a:lnTo>
                                  <a:pt x="4643" y="675"/>
                                </a:lnTo>
                                <a:lnTo>
                                  <a:pt x="4643" y="690"/>
                                </a:lnTo>
                                <a:lnTo>
                                  <a:pt x="4688" y="690"/>
                                </a:lnTo>
                                <a:lnTo>
                                  <a:pt x="4688" y="675"/>
                                </a:lnTo>
                                <a:close/>
                                <a:moveTo>
                                  <a:pt x="4688" y="0"/>
                                </a:moveTo>
                                <a:lnTo>
                                  <a:pt x="4643" y="0"/>
                                </a:lnTo>
                                <a:lnTo>
                                  <a:pt x="4643" y="15"/>
                                </a:lnTo>
                                <a:lnTo>
                                  <a:pt x="4688" y="15"/>
                                </a:lnTo>
                                <a:lnTo>
                                  <a:pt x="4688" y="0"/>
                                </a:lnTo>
                                <a:close/>
                                <a:moveTo>
                                  <a:pt x="4763" y="675"/>
                                </a:moveTo>
                                <a:lnTo>
                                  <a:pt x="4718" y="675"/>
                                </a:lnTo>
                                <a:lnTo>
                                  <a:pt x="4718" y="690"/>
                                </a:lnTo>
                                <a:lnTo>
                                  <a:pt x="4763" y="690"/>
                                </a:lnTo>
                                <a:lnTo>
                                  <a:pt x="4763" y="675"/>
                                </a:lnTo>
                                <a:close/>
                                <a:moveTo>
                                  <a:pt x="4763" y="0"/>
                                </a:moveTo>
                                <a:lnTo>
                                  <a:pt x="4718" y="0"/>
                                </a:lnTo>
                                <a:lnTo>
                                  <a:pt x="4718" y="15"/>
                                </a:lnTo>
                                <a:lnTo>
                                  <a:pt x="4763" y="15"/>
                                </a:lnTo>
                                <a:lnTo>
                                  <a:pt x="4763" y="0"/>
                                </a:lnTo>
                                <a:close/>
                                <a:moveTo>
                                  <a:pt x="4838" y="675"/>
                                </a:moveTo>
                                <a:lnTo>
                                  <a:pt x="4793" y="675"/>
                                </a:lnTo>
                                <a:lnTo>
                                  <a:pt x="4793" y="690"/>
                                </a:lnTo>
                                <a:lnTo>
                                  <a:pt x="4838" y="690"/>
                                </a:lnTo>
                                <a:lnTo>
                                  <a:pt x="4838" y="675"/>
                                </a:lnTo>
                                <a:close/>
                                <a:moveTo>
                                  <a:pt x="4838" y="0"/>
                                </a:moveTo>
                                <a:lnTo>
                                  <a:pt x="4793" y="0"/>
                                </a:lnTo>
                                <a:lnTo>
                                  <a:pt x="4793" y="15"/>
                                </a:lnTo>
                                <a:lnTo>
                                  <a:pt x="4838" y="15"/>
                                </a:lnTo>
                                <a:lnTo>
                                  <a:pt x="4838" y="0"/>
                                </a:lnTo>
                                <a:close/>
                                <a:moveTo>
                                  <a:pt x="4913" y="675"/>
                                </a:moveTo>
                                <a:lnTo>
                                  <a:pt x="4868" y="675"/>
                                </a:lnTo>
                                <a:lnTo>
                                  <a:pt x="4868" y="690"/>
                                </a:lnTo>
                                <a:lnTo>
                                  <a:pt x="4913" y="690"/>
                                </a:lnTo>
                                <a:lnTo>
                                  <a:pt x="4913" y="675"/>
                                </a:lnTo>
                                <a:close/>
                                <a:moveTo>
                                  <a:pt x="4913" y="0"/>
                                </a:moveTo>
                                <a:lnTo>
                                  <a:pt x="4868" y="0"/>
                                </a:lnTo>
                                <a:lnTo>
                                  <a:pt x="4868" y="15"/>
                                </a:lnTo>
                                <a:lnTo>
                                  <a:pt x="4913" y="15"/>
                                </a:lnTo>
                                <a:lnTo>
                                  <a:pt x="4913" y="0"/>
                                </a:lnTo>
                                <a:close/>
                                <a:moveTo>
                                  <a:pt x="4987" y="675"/>
                                </a:moveTo>
                                <a:lnTo>
                                  <a:pt x="4942" y="675"/>
                                </a:lnTo>
                                <a:lnTo>
                                  <a:pt x="4942" y="690"/>
                                </a:lnTo>
                                <a:lnTo>
                                  <a:pt x="4987" y="690"/>
                                </a:lnTo>
                                <a:lnTo>
                                  <a:pt x="4987" y="675"/>
                                </a:lnTo>
                                <a:close/>
                                <a:moveTo>
                                  <a:pt x="4987" y="0"/>
                                </a:moveTo>
                                <a:lnTo>
                                  <a:pt x="4942" y="0"/>
                                </a:lnTo>
                                <a:lnTo>
                                  <a:pt x="4942" y="15"/>
                                </a:lnTo>
                                <a:lnTo>
                                  <a:pt x="4987" y="15"/>
                                </a:lnTo>
                                <a:lnTo>
                                  <a:pt x="4987" y="0"/>
                                </a:lnTo>
                                <a:close/>
                                <a:moveTo>
                                  <a:pt x="5062" y="675"/>
                                </a:moveTo>
                                <a:lnTo>
                                  <a:pt x="5017" y="675"/>
                                </a:lnTo>
                                <a:lnTo>
                                  <a:pt x="5017" y="690"/>
                                </a:lnTo>
                                <a:lnTo>
                                  <a:pt x="5062" y="690"/>
                                </a:lnTo>
                                <a:lnTo>
                                  <a:pt x="5062" y="675"/>
                                </a:lnTo>
                                <a:close/>
                                <a:moveTo>
                                  <a:pt x="5062" y="0"/>
                                </a:moveTo>
                                <a:lnTo>
                                  <a:pt x="5017" y="0"/>
                                </a:lnTo>
                                <a:lnTo>
                                  <a:pt x="5017" y="15"/>
                                </a:lnTo>
                                <a:lnTo>
                                  <a:pt x="5062" y="15"/>
                                </a:lnTo>
                                <a:lnTo>
                                  <a:pt x="5062" y="0"/>
                                </a:lnTo>
                                <a:close/>
                                <a:moveTo>
                                  <a:pt x="5137" y="675"/>
                                </a:moveTo>
                                <a:lnTo>
                                  <a:pt x="5092" y="675"/>
                                </a:lnTo>
                                <a:lnTo>
                                  <a:pt x="5092" y="690"/>
                                </a:lnTo>
                                <a:lnTo>
                                  <a:pt x="5137" y="690"/>
                                </a:lnTo>
                                <a:lnTo>
                                  <a:pt x="5137" y="675"/>
                                </a:lnTo>
                                <a:close/>
                                <a:moveTo>
                                  <a:pt x="5137" y="0"/>
                                </a:moveTo>
                                <a:lnTo>
                                  <a:pt x="5092" y="0"/>
                                </a:lnTo>
                                <a:lnTo>
                                  <a:pt x="5092" y="15"/>
                                </a:lnTo>
                                <a:lnTo>
                                  <a:pt x="5137" y="15"/>
                                </a:lnTo>
                                <a:lnTo>
                                  <a:pt x="5137" y="0"/>
                                </a:lnTo>
                                <a:close/>
                                <a:moveTo>
                                  <a:pt x="5212" y="675"/>
                                </a:moveTo>
                                <a:lnTo>
                                  <a:pt x="5167" y="675"/>
                                </a:lnTo>
                                <a:lnTo>
                                  <a:pt x="5167" y="690"/>
                                </a:lnTo>
                                <a:lnTo>
                                  <a:pt x="5212" y="690"/>
                                </a:lnTo>
                                <a:lnTo>
                                  <a:pt x="5212" y="675"/>
                                </a:lnTo>
                                <a:close/>
                                <a:moveTo>
                                  <a:pt x="5212" y="0"/>
                                </a:moveTo>
                                <a:lnTo>
                                  <a:pt x="5167" y="0"/>
                                </a:lnTo>
                                <a:lnTo>
                                  <a:pt x="5167" y="15"/>
                                </a:lnTo>
                                <a:lnTo>
                                  <a:pt x="5212" y="15"/>
                                </a:lnTo>
                                <a:lnTo>
                                  <a:pt x="5212" y="0"/>
                                </a:lnTo>
                                <a:close/>
                                <a:moveTo>
                                  <a:pt x="5287" y="675"/>
                                </a:moveTo>
                                <a:lnTo>
                                  <a:pt x="5242" y="675"/>
                                </a:lnTo>
                                <a:lnTo>
                                  <a:pt x="5242" y="690"/>
                                </a:lnTo>
                                <a:lnTo>
                                  <a:pt x="5287" y="690"/>
                                </a:lnTo>
                                <a:lnTo>
                                  <a:pt x="5287" y="675"/>
                                </a:lnTo>
                                <a:close/>
                                <a:moveTo>
                                  <a:pt x="5287" y="0"/>
                                </a:moveTo>
                                <a:lnTo>
                                  <a:pt x="5242" y="0"/>
                                </a:lnTo>
                                <a:lnTo>
                                  <a:pt x="5242" y="15"/>
                                </a:lnTo>
                                <a:lnTo>
                                  <a:pt x="5287" y="15"/>
                                </a:lnTo>
                                <a:lnTo>
                                  <a:pt x="5287" y="0"/>
                                </a:lnTo>
                                <a:close/>
                                <a:moveTo>
                                  <a:pt x="5362" y="675"/>
                                </a:moveTo>
                                <a:lnTo>
                                  <a:pt x="5317" y="675"/>
                                </a:lnTo>
                                <a:lnTo>
                                  <a:pt x="5317" y="690"/>
                                </a:lnTo>
                                <a:lnTo>
                                  <a:pt x="5362" y="690"/>
                                </a:lnTo>
                                <a:lnTo>
                                  <a:pt x="5362" y="675"/>
                                </a:lnTo>
                                <a:close/>
                                <a:moveTo>
                                  <a:pt x="5362" y="0"/>
                                </a:moveTo>
                                <a:lnTo>
                                  <a:pt x="5317" y="0"/>
                                </a:lnTo>
                                <a:lnTo>
                                  <a:pt x="5317" y="15"/>
                                </a:lnTo>
                                <a:lnTo>
                                  <a:pt x="5362" y="15"/>
                                </a:lnTo>
                                <a:lnTo>
                                  <a:pt x="5362" y="0"/>
                                </a:lnTo>
                                <a:close/>
                                <a:moveTo>
                                  <a:pt x="5437" y="675"/>
                                </a:moveTo>
                                <a:lnTo>
                                  <a:pt x="5392" y="675"/>
                                </a:lnTo>
                                <a:lnTo>
                                  <a:pt x="5392" y="690"/>
                                </a:lnTo>
                                <a:lnTo>
                                  <a:pt x="5437" y="690"/>
                                </a:lnTo>
                                <a:lnTo>
                                  <a:pt x="5437" y="675"/>
                                </a:lnTo>
                                <a:close/>
                                <a:moveTo>
                                  <a:pt x="5437" y="0"/>
                                </a:moveTo>
                                <a:lnTo>
                                  <a:pt x="5392" y="0"/>
                                </a:lnTo>
                                <a:lnTo>
                                  <a:pt x="5392" y="15"/>
                                </a:lnTo>
                                <a:lnTo>
                                  <a:pt x="5437" y="15"/>
                                </a:lnTo>
                                <a:lnTo>
                                  <a:pt x="5437" y="0"/>
                                </a:lnTo>
                                <a:close/>
                                <a:moveTo>
                                  <a:pt x="5512" y="675"/>
                                </a:moveTo>
                                <a:lnTo>
                                  <a:pt x="5467" y="675"/>
                                </a:lnTo>
                                <a:lnTo>
                                  <a:pt x="5467" y="690"/>
                                </a:lnTo>
                                <a:lnTo>
                                  <a:pt x="5512" y="690"/>
                                </a:lnTo>
                                <a:lnTo>
                                  <a:pt x="5512" y="675"/>
                                </a:lnTo>
                                <a:close/>
                                <a:moveTo>
                                  <a:pt x="5512" y="0"/>
                                </a:moveTo>
                                <a:lnTo>
                                  <a:pt x="5467" y="0"/>
                                </a:lnTo>
                                <a:lnTo>
                                  <a:pt x="5467" y="15"/>
                                </a:lnTo>
                                <a:lnTo>
                                  <a:pt x="5512" y="15"/>
                                </a:lnTo>
                                <a:lnTo>
                                  <a:pt x="5512" y="0"/>
                                </a:lnTo>
                                <a:close/>
                                <a:moveTo>
                                  <a:pt x="5587" y="675"/>
                                </a:moveTo>
                                <a:lnTo>
                                  <a:pt x="5542" y="675"/>
                                </a:lnTo>
                                <a:lnTo>
                                  <a:pt x="5542" y="690"/>
                                </a:lnTo>
                                <a:lnTo>
                                  <a:pt x="5587" y="690"/>
                                </a:lnTo>
                                <a:lnTo>
                                  <a:pt x="5587" y="675"/>
                                </a:lnTo>
                                <a:close/>
                                <a:moveTo>
                                  <a:pt x="5587" y="0"/>
                                </a:moveTo>
                                <a:lnTo>
                                  <a:pt x="5542" y="0"/>
                                </a:lnTo>
                                <a:lnTo>
                                  <a:pt x="5542" y="15"/>
                                </a:lnTo>
                                <a:lnTo>
                                  <a:pt x="5587" y="15"/>
                                </a:lnTo>
                                <a:lnTo>
                                  <a:pt x="5587" y="0"/>
                                </a:lnTo>
                                <a:close/>
                                <a:moveTo>
                                  <a:pt x="5661" y="675"/>
                                </a:moveTo>
                                <a:lnTo>
                                  <a:pt x="5616" y="675"/>
                                </a:lnTo>
                                <a:lnTo>
                                  <a:pt x="5616" y="690"/>
                                </a:lnTo>
                                <a:lnTo>
                                  <a:pt x="5661" y="690"/>
                                </a:lnTo>
                                <a:lnTo>
                                  <a:pt x="5661" y="675"/>
                                </a:lnTo>
                                <a:close/>
                                <a:moveTo>
                                  <a:pt x="5661" y="0"/>
                                </a:moveTo>
                                <a:lnTo>
                                  <a:pt x="5616" y="0"/>
                                </a:lnTo>
                                <a:lnTo>
                                  <a:pt x="5616" y="15"/>
                                </a:lnTo>
                                <a:lnTo>
                                  <a:pt x="5661" y="15"/>
                                </a:lnTo>
                                <a:lnTo>
                                  <a:pt x="5661" y="0"/>
                                </a:lnTo>
                                <a:close/>
                                <a:moveTo>
                                  <a:pt x="5736" y="675"/>
                                </a:moveTo>
                                <a:lnTo>
                                  <a:pt x="5691" y="675"/>
                                </a:lnTo>
                                <a:lnTo>
                                  <a:pt x="5691" y="690"/>
                                </a:lnTo>
                                <a:lnTo>
                                  <a:pt x="5736" y="690"/>
                                </a:lnTo>
                                <a:lnTo>
                                  <a:pt x="5736" y="675"/>
                                </a:lnTo>
                                <a:close/>
                                <a:moveTo>
                                  <a:pt x="5736" y="0"/>
                                </a:moveTo>
                                <a:lnTo>
                                  <a:pt x="5691" y="0"/>
                                </a:lnTo>
                                <a:lnTo>
                                  <a:pt x="5691" y="15"/>
                                </a:lnTo>
                                <a:lnTo>
                                  <a:pt x="5736" y="15"/>
                                </a:lnTo>
                                <a:lnTo>
                                  <a:pt x="5736" y="0"/>
                                </a:lnTo>
                                <a:close/>
                                <a:moveTo>
                                  <a:pt x="5811" y="675"/>
                                </a:moveTo>
                                <a:lnTo>
                                  <a:pt x="5766" y="675"/>
                                </a:lnTo>
                                <a:lnTo>
                                  <a:pt x="5766" y="690"/>
                                </a:lnTo>
                                <a:lnTo>
                                  <a:pt x="5811" y="690"/>
                                </a:lnTo>
                                <a:lnTo>
                                  <a:pt x="5811" y="675"/>
                                </a:lnTo>
                                <a:close/>
                                <a:moveTo>
                                  <a:pt x="5811" y="0"/>
                                </a:moveTo>
                                <a:lnTo>
                                  <a:pt x="5766" y="0"/>
                                </a:lnTo>
                                <a:lnTo>
                                  <a:pt x="5766" y="15"/>
                                </a:lnTo>
                                <a:lnTo>
                                  <a:pt x="5811" y="15"/>
                                </a:lnTo>
                                <a:lnTo>
                                  <a:pt x="5811" y="0"/>
                                </a:lnTo>
                                <a:close/>
                                <a:moveTo>
                                  <a:pt x="5886" y="675"/>
                                </a:moveTo>
                                <a:lnTo>
                                  <a:pt x="5841" y="675"/>
                                </a:lnTo>
                                <a:lnTo>
                                  <a:pt x="5841" y="690"/>
                                </a:lnTo>
                                <a:lnTo>
                                  <a:pt x="5886" y="690"/>
                                </a:lnTo>
                                <a:lnTo>
                                  <a:pt x="5886" y="675"/>
                                </a:lnTo>
                                <a:close/>
                                <a:moveTo>
                                  <a:pt x="5886" y="0"/>
                                </a:moveTo>
                                <a:lnTo>
                                  <a:pt x="5841" y="0"/>
                                </a:lnTo>
                                <a:lnTo>
                                  <a:pt x="5841" y="15"/>
                                </a:lnTo>
                                <a:lnTo>
                                  <a:pt x="5886" y="15"/>
                                </a:lnTo>
                                <a:lnTo>
                                  <a:pt x="5886" y="0"/>
                                </a:lnTo>
                                <a:close/>
                                <a:moveTo>
                                  <a:pt x="5961" y="675"/>
                                </a:moveTo>
                                <a:lnTo>
                                  <a:pt x="5916" y="675"/>
                                </a:lnTo>
                                <a:lnTo>
                                  <a:pt x="5916" y="690"/>
                                </a:lnTo>
                                <a:lnTo>
                                  <a:pt x="5961" y="690"/>
                                </a:lnTo>
                                <a:lnTo>
                                  <a:pt x="5961" y="675"/>
                                </a:lnTo>
                                <a:close/>
                                <a:moveTo>
                                  <a:pt x="5961" y="0"/>
                                </a:moveTo>
                                <a:lnTo>
                                  <a:pt x="5916" y="0"/>
                                </a:lnTo>
                                <a:lnTo>
                                  <a:pt x="5916" y="15"/>
                                </a:lnTo>
                                <a:lnTo>
                                  <a:pt x="5961" y="15"/>
                                </a:lnTo>
                                <a:lnTo>
                                  <a:pt x="5961" y="0"/>
                                </a:lnTo>
                                <a:close/>
                                <a:moveTo>
                                  <a:pt x="6036" y="675"/>
                                </a:moveTo>
                                <a:lnTo>
                                  <a:pt x="5991" y="675"/>
                                </a:lnTo>
                                <a:lnTo>
                                  <a:pt x="5991" y="690"/>
                                </a:lnTo>
                                <a:lnTo>
                                  <a:pt x="6036" y="690"/>
                                </a:lnTo>
                                <a:lnTo>
                                  <a:pt x="6036" y="675"/>
                                </a:lnTo>
                                <a:close/>
                                <a:moveTo>
                                  <a:pt x="6036" y="0"/>
                                </a:moveTo>
                                <a:lnTo>
                                  <a:pt x="5991" y="0"/>
                                </a:lnTo>
                                <a:lnTo>
                                  <a:pt x="5991" y="15"/>
                                </a:lnTo>
                                <a:lnTo>
                                  <a:pt x="6036" y="15"/>
                                </a:lnTo>
                                <a:lnTo>
                                  <a:pt x="6036" y="0"/>
                                </a:lnTo>
                                <a:close/>
                                <a:moveTo>
                                  <a:pt x="6111" y="675"/>
                                </a:moveTo>
                                <a:lnTo>
                                  <a:pt x="6066" y="675"/>
                                </a:lnTo>
                                <a:lnTo>
                                  <a:pt x="6066" y="690"/>
                                </a:lnTo>
                                <a:lnTo>
                                  <a:pt x="6111" y="690"/>
                                </a:lnTo>
                                <a:lnTo>
                                  <a:pt x="6111" y="675"/>
                                </a:lnTo>
                                <a:close/>
                                <a:moveTo>
                                  <a:pt x="6111" y="0"/>
                                </a:moveTo>
                                <a:lnTo>
                                  <a:pt x="6066" y="0"/>
                                </a:lnTo>
                                <a:lnTo>
                                  <a:pt x="6066" y="15"/>
                                </a:lnTo>
                                <a:lnTo>
                                  <a:pt x="6111" y="15"/>
                                </a:lnTo>
                                <a:lnTo>
                                  <a:pt x="6111" y="0"/>
                                </a:lnTo>
                                <a:close/>
                                <a:moveTo>
                                  <a:pt x="6186" y="675"/>
                                </a:moveTo>
                                <a:lnTo>
                                  <a:pt x="6141" y="675"/>
                                </a:lnTo>
                                <a:lnTo>
                                  <a:pt x="6141" y="690"/>
                                </a:lnTo>
                                <a:lnTo>
                                  <a:pt x="6186" y="690"/>
                                </a:lnTo>
                                <a:lnTo>
                                  <a:pt x="6186" y="675"/>
                                </a:lnTo>
                                <a:close/>
                                <a:moveTo>
                                  <a:pt x="6186" y="0"/>
                                </a:moveTo>
                                <a:lnTo>
                                  <a:pt x="6141" y="0"/>
                                </a:lnTo>
                                <a:lnTo>
                                  <a:pt x="6141" y="15"/>
                                </a:lnTo>
                                <a:lnTo>
                                  <a:pt x="6186" y="15"/>
                                </a:lnTo>
                                <a:lnTo>
                                  <a:pt x="6186" y="0"/>
                                </a:lnTo>
                                <a:close/>
                                <a:moveTo>
                                  <a:pt x="6261" y="675"/>
                                </a:moveTo>
                                <a:lnTo>
                                  <a:pt x="6216" y="675"/>
                                </a:lnTo>
                                <a:lnTo>
                                  <a:pt x="6216" y="690"/>
                                </a:lnTo>
                                <a:lnTo>
                                  <a:pt x="6261" y="690"/>
                                </a:lnTo>
                                <a:lnTo>
                                  <a:pt x="6261" y="675"/>
                                </a:lnTo>
                                <a:close/>
                                <a:moveTo>
                                  <a:pt x="6261" y="0"/>
                                </a:moveTo>
                                <a:lnTo>
                                  <a:pt x="6216" y="0"/>
                                </a:lnTo>
                                <a:lnTo>
                                  <a:pt x="6216" y="15"/>
                                </a:lnTo>
                                <a:lnTo>
                                  <a:pt x="6261" y="15"/>
                                </a:lnTo>
                                <a:lnTo>
                                  <a:pt x="6261" y="0"/>
                                </a:lnTo>
                                <a:close/>
                                <a:moveTo>
                                  <a:pt x="6335" y="675"/>
                                </a:moveTo>
                                <a:lnTo>
                                  <a:pt x="6290" y="675"/>
                                </a:lnTo>
                                <a:lnTo>
                                  <a:pt x="6290" y="690"/>
                                </a:lnTo>
                                <a:lnTo>
                                  <a:pt x="6335" y="690"/>
                                </a:lnTo>
                                <a:lnTo>
                                  <a:pt x="6335" y="675"/>
                                </a:lnTo>
                                <a:close/>
                                <a:moveTo>
                                  <a:pt x="6335" y="0"/>
                                </a:moveTo>
                                <a:lnTo>
                                  <a:pt x="6290" y="0"/>
                                </a:lnTo>
                                <a:lnTo>
                                  <a:pt x="6290" y="15"/>
                                </a:lnTo>
                                <a:lnTo>
                                  <a:pt x="6335" y="15"/>
                                </a:lnTo>
                                <a:lnTo>
                                  <a:pt x="6335" y="0"/>
                                </a:lnTo>
                                <a:close/>
                                <a:moveTo>
                                  <a:pt x="6410" y="675"/>
                                </a:moveTo>
                                <a:lnTo>
                                  <a:pt x="6365" y="675"/>
                                </a:lnTo>
                                <a:lnTo>
                                  <a:pt x="6365" y="690"/>
                                </a:lnTo>
                                <a:lnTo>
                                  <a:pt x="6410" y="690"/>
                                </a:lnTo>
                                <a:lnTo>
                                  <a:pt x="6410" y="675"/>
                                </a:lnTo>
                                <a:close/>
                                <a:moveTo>
                                  <a:pt x="6410" y="0"/>
                                </a:moveTo>
                                <a:lnTo>
                                  <a:pt x="6365" y="0"/>
                                </a:lnTo>
                                <a:lnTo>
                                  <a:pt x="6365" y="15"/>
                                </a:lnTo>
                                <a:lnTo>
                                  <a:pt x="6410" y="15"/>
                                </a:lnTo>
                                <a:lnTo>
                                  <a:pt x="6410" y="0"/>
                                </a:lnTo>
                                <a:close/>
                                <a:moveTo>
                                  <a:pt x="6485" y="675"/>
                                </a:moveTo>
                                <a:lnTo>
                                  <a:pt x="6440" y="675"/>
                                </a:lnTo>
                                <a:lnTo>
                                  <a:pt x="6440" y="690"/>
                                </a:lnTo>
                                <a:lnTo>
                                  <a:pt x="6485" y="690"/>
                                </a:lnTo>
                                <a:lnTo>
                                  <a:pt x="6485" y="675"/>
                                </a:lnTo>
                                <a:close/>
                                <a:moveTo>
                                  <a:pt x="6485" y="0"/>
                                </a:moveTo>
                                <a:lnTo>
                                  <a:pt x="6440" y="0"/>
                                </a:lnTo>
                                <a:lnTo>
                                  <a:pt x="6440" y="15"/>
                                </a:lnTo>
                                <a:lnTo>
                                  <a:pt x="6485" y="15"/>
                                </a:lnTo>
                                <a:lnTo>
                                  <a:pt x="6485" y="0"/>
                                </a:lnTo>
                                <a:close/>
                                <a:moveTo>
                                  <a:pt x="6560" y="675"/>
                                </a:moveTo>
                                <a:lnTo>
                                  <a:pt x="6515" y="675"/>
                                </a:lnTo>
                                <a:lnTo>
                                  <a:pt x="6515" y="690"/>
                                </a:lnTo>
                                <a:lnTo>
                                  <a:pt x="6560" y="690"/>
                                </a:lnTo>
                                <a:lnTo>
                                  <a:pt x="6560" y="675"/>
                                </a:lnTo>
                                <a:close/>
                                <a:moveTo>
                                  <a:pt x="6560" y="0"/>
                                </a:moveTo>
                                <a:lnTo>
                                  <a:pt x="6515" y="0"/>
                                </a:lnTo>
                                <a:lnTo>
                                  <a:pt x="6515" y="15"/>
                                </a:lnTo>
                                <a:lnTo>
                                  <a:pt x="6560" y="15"/>
                                </a:lnTo>
                                <a:lnTo>
                                  <a:pt x="6560" y="0"/>
                                </a:lnTo>
                                <a:close/>
                                <a:moveTo>
                                  <a:pt x="6635" y="675"/>
                                </a:moveTo>
                                <a:lnTo>
                                  <a:pt x="6590" y="675"/>
                                </a:lnTo>
                                <a:lnTo>
                                  <a:pt x="6590" y="690"/>
                                </a:lnTo>
                                <a:lnTo>
                                  <a:pt x="6635" y="690"/>
                                </a:lnTo>
                                <a:lnTo>
                                  <a:pt x="6635" y="675"/>
                                </a:lnTo>
                                <a:close/>
                                <a:moveTo>
                                  <a:pt x="6635" y="0"/>
                                </a:moveTo>
                                <a:lnTo>
                                  <a:pt x="6590" y="0"/>
                                </a:lnTo>
                                <a:lnTo>
                                  <a:pt x="6590" y="15"/>
                                </a:lnTo>
                                <a:lnTo>
                                  <a:pt x="6635" y="15"/>
                                </a:lnTo>
                                <a:lnTo>
                                  <a:pt x="6635" y="0"/>
                                </a:lnTo>
                                <a:close/>
                                <a:moveTo>
                                  <a:pt x="6710" y="675"/>
                                </a:moveTo>
                                <a:lnTo>
                                  <a:pt x="6665" y="675"/>
                                </a:lnTo>
                                <a:lnTo>
                                  <a:pt x="6665" y="690"/>
                                </a:lnTo>
                                <a:lnTo>
                                  <a:pt x="6710" y="690"/>
                                </a:lnTo>
                                <a:lnTo>
                                  <a:pt x="6710" y="675"/>
                                </a:lnTo>
                                <a:close/>
                                <a:moveTo>
                                  <a:pt x="6710" y="0"/>
                                </a:moveTo>
                                <a:lnTo>
                                  <a:pt x="6665" y="0"/>
                                </a:lnTo>
                                <a:lnTo>
                                  <a:pt x="6665" y="15"/>
                                </a:lnTo>
                                <a:lnTo>
                                  <a:pt x="6710" y="15"/>
                                </a:lnTo>
                                <a:lnTo>
                                  <a:pt x="6710" y="0"/>
                                </a:lnTo>
                                <a:close/>
                                <a:moveTo>
                                  <a:pt x="6785" y="675"/>
                                </a:moveTo>
                                <a:lnTo>
                                  <a:pt x="6740" y="675"/>
                                </a:lnTo>
                                <a:lnTo>
                                  <a:pt x="6740" y="690"/>
                                </a:lnTo>
                                <a:lnTo>
                                  <a:pt x="6785" y="690"/>
                                </a:lnTo>
                                <a:lnTo>
                                  <a:pt x="6785" y="675"/>
                                </a:lnTo>
                                <a:close/>
                                <a:moveTo>
                                  <a:pt x="6785" y="0"/>
                                </a:moveTo>
                                <a:lnTo>
                                  <a:pt x="6740" y="0"/>
                                </a:lnTo>
                                <a:lnTo>
                                  <a:pt x="6740" y="15"/>
                                </a:lnTo>
                                <a:lnTo>
                                  <a:pt x="6785" y="15"/>
                                </a:lnTo>
                                <a:lnTo>
                                  <a:pt x="6785" y="0"/>
                                </a:lnTo>
                                <a:close/>
                                <a:moveTo>
                                  <a:pt x="6860" y="675"/>
                                </a:moveTo>
                                <a:lnTo>
                                  <a:pt x="6815" y="675"/>
                                </a:lnTo>
                                <a:lnTo>
                                  <a:pt x="6815" y="690"/>
                                </a:lnTo>
                                <a:lnTo>
                                  <a:pt x="6860" y="690"/>
                                </a:lnTo>
                                <a:lnTo>
                                  <a:pt x="6860" y="675"/>
                                </a:lnTo>
                                <a:close/>
                                <a:moveTo>
                                  <a:pt x="6860" y="0"/>
                                </a:moveTo>
                                <a:lnTo>
                                  <a:pt x="6815" y="0"/>
                                </a:lnTo>
                                <a:lnTo>
                                  <a:pt x="6815" y="15"/>
                                </a:lnTo>
                                <a:lnTo>
                                  <a:pt x="6860" y="15"/>
                                </a:lnTo>
                                <a:lnTo>
                                  <a:pt x="6860" y="0"/>
                                </a:lnTo>
                                <a:close/>
                                <a:moveTo>
                                  <a:pt x="6935" y="675"/>
                                </a:moveTo>
                                <a:lnTo>
                                  <a:pt x="6890" y="675"/>
                                </a:lnTo>
                                <a:lnTo>
                                  <a:pt x="6890" y="690"/>
                                </a:lnTo>
                                <a:lnTo>
                                  <a:pt x="6935" y="690"/>
                                </a:lnTo>
                                <a:lnTo>
                                  <a:pt x="6935" y="675"/>
                                </a:lnTo>
                                <a:close/>
                                <a:moveTo>
                                  <a:pt x="6935" y="0"/>
                                </a:moveTo>
                                <a:lnTo>
                                  <a:pt x="6890" y="0"/>
                                </a:lnTo>
                                <a:lnTo>
                                  <a:pt x="6890" y="15"/>
                                </a:lnTo>
                                <a:lnTo>
                                  <a:pt x="6935" y="15"/>
                                </a:lnTo>
                                <a:lnTo>
                                  <a:pt x="6935" y="0"/>
                                </a:lnTo>
                                <a:close/>
                                <a:moveTo>
                                  <a:pt x="7009" y="675"/>
                                </a:moveTo>
                                <a:lnTo>
                                  <a:pt x="6964" y="675"/>
                                </a:lnTo>
                                <a:lnTo>
                                  <a:pt x="6964" y="690"/>
                                </a:lnTo>
                                <a:lnTo>
                                  <a:pt x="7009" y="690"/>
                                </a:lnTo>
                                <a:lnTo>
                                  <a:pt x="7009" y="675"/>
                                </a:lnTo>
                                <a:close/>
                                <a:moveTo>
                                  <a:pt x="7009" y="0"/>
                                </a:moveTo>
                                <a:lnTo>
                                  <a:pt x="6964" y="0"/>
                                </a:lnTo>
                                <a:lnTo>
                                  <a:pt x="6964" y="15"/>
                                </a:lnTo>
                                <a:lnTo>
                                  <a:pt x="7009" y="15"/>
                                </a:lnTo>
                                <a:lnTo>
                                  <a:pt x="7009" y="0"/>
                                </a:lnTo>
                                <a:close/>
                                <a:moveTo>
                                  <a:pt x="7084" y="675"/>
                                </a:moveTo>
                                <a:lnTo>
                                  <a:pt x="7039" y="675"/>
                                </a:lnTo>
                                <a:lnTo>
                                  <a:pt x="7039" y="690"/>
                                </a:lnTo>
                                <a:lnTo>
                                  <a:pt x="7084" y="690"/>
                                </a:lnTo>
                                <a:lnTo>
                                  <a:pt x="7084" y="675"/>
                                </a:lnTo>
                                <a:close/>
                                <a:moveTo>
                                  <a:pt x="7084" y="0"/>
                                </a:moveTo>
                                <a:lnTo>
                                  <a:pt x="7039" y="0"/>
                                </a:lnTo>
                                <a:lnTo>
                                  <a:pt x="7039" y="15"/>
                                </a:lnTo>
                                <a:lnTo>
                                  <a:pt x="7084" y="15"/>
                                </a:lnTo>
                                <a:lnTo>
                                  <a:pt x="7084" y="0"/>
                                </a:lnTo>
                                <a:close/>
                                <a:moveTo>
                                  <a:pt x="7159" y="675"/>
                                </a:moveTo>
                                <a:lnTo>
                                  <a:pt x="7114" y="675"/>
                                </a:lnTo>
                                <a:lnTo>
                                  <a:pt x="7114" y="690"/>
                                </a:lnTo>
                                <a:lnTo>
                                  <a:pt x="7159" y="690"/>
                                </a:lnTo>
                                <a:lnTo>
                                  <a:pt x="7159" y="675"/>
                                </a:lnTo>
                                <a:close/>
                                <a:moveTo>
                                  <a:pt x="7159" y="0"/>
                                </a:moveTo>
                                <a:lnTo>
                                  <a:pt x="7114" y="0"/>
                                </a:lnTo>
                                <a:lnTo>
                                  <a:pt x="7114" y="15"/>
                                </a:lnTo>
                                <a:lnTo>
                                  <a:pt x="7159" y="15"/>
                                </a:lnTo>
                                <a:lnTo>
                                  <a:pt x="7159" y="0"/>
                                </a:lnTo>
                                <a:close/>
                                <a:moveTo>
                                  <a:pt x="7234" y="675"/>
                                </a:moveTo>
                                <a:lnTo>
                                  <a:pt x="7189" y="675"/>
                                </a:lnTo>
                                <a:lnTo>
                                  <a:pt x="7189" y="690"/>
                                </a:lnTo>
                                <a:lnTo>
                                  <a:pt x="7234" y="690"/>
                                </a:lnTo>
                                <a:lnTo>
                                  <a:pt x="7234" y="675"/>
                                </a:lnTo>
                                <a:close/>
                                <a:moveTo>
                                  <a:pt x="7234" y="0"/>
                                </a:moveTo>
                                <a:lnTo>
                                  <a:pt x="7189" y="0"/>
                                </a:lnTo>
                                <a:lnTo>
                                  <a:pt x="7189" y="15"/>
                                </a:lnTo>
                                <a:lnTo>
                                  <a:pt x="7234" y="15"/>
                                </a:lnTo>
                                <a:lnTo>
                                  <a:pt x="7234" y="0"/>
                                </a:lnTo>
                                <a:close/>
                                <a:moveTo>
                                  <a:pt x="7309" y="675"/>
                                </a:moveTo>
                                <a:lnTo>
                                  <a:pt x="7264" y="675"/>
                                </a:lnTo>
                                <a:lnTo>
                                  <a:pt x="7264" y="690"/>
                                </a:lnTo>
                                <a:lnTo>
                                  <a:pt x="7309" y="690"/>
                                </a:lnTo>
                                <a:lnTo>
                                  <a:pt x="7309" y="675"/>
                                </a:lnTo>
                                <a:close/>
                                <a:moveTo>
                                  <a:pt x="7309" y="0"/>
                                </a:moveTo>
                                <a:lnTo>
                                  <a:pt x="7264" y="0"/>
                                </a:lnTo>
                                <a:lnTo>
                                  <a:pt x="7264" y="15"/>
                                </a:lnTo>
                                <a:lnTo>
                                  <a:pt x="7309" y="15"/>
                                </a:lnTo>
                                <a:lnTo>
                                  <a:pt x="7309" y="0"/>
                                </a:lnTo>
                                <a:close/>
                                <a:moveTo>
                                  <a:pt x="7384" y="675"/>
                                </a:moveTo>
                                <a:lnTo>
                                  <a:pt x="7339" y="675"/>
                                </a:lnTo>
                                <a:lnTo>
                                  <a:pt x="7339" y="690"/>
                                </a:lnTo>
                                <a:lnTo>
                                  <a:pt x="7384" y="690"/>
                                </a:lnTo>
                                <a:lnTo>
                                  <a:pt x="7384" y="675"/>
                                </a:lnTo>
                                <a:close/>
                                <a:moveTo>
                                  <a:pt x="7384" y="0"/>
                                </a:moveTo>
                                <a:lnTo>
                                  <a:pt x="7339" y="0"/>
                                </a:lnTo>
                                <a:lnTo>
                                  <a:pt x="7339" y="15"/>
                                </a:lnTo>
                                <a:lnTo>
                                  <a:pt x="7384" y="15"/>
                                </a:lnTo>
                                <a:lnTo>
                                  <a:pt x="7384" y="0"/>
                                </a:lnTo>
                                <a:close/>
                                <a:moveTo>
                                  <a:pt x="7459" y="675"/>
                                </a:moveTo>
                                <a:lnTo>
                                  <a:pt x="7414" y="675"/>
                                </a:lnTo>
                                <a:lnTo>
                                  <a:pt x="7414" y="690"/>
                                </a:lnTo>
                                <a:lnTo>
                                  <a:pt x="7459" y="690"/>
                                </a:lnTo>
                                <a:lnTo>
                                  <a:pt x="7459" y="675"/>
                                </a:lnTo>
                                <a:close/>
                                <a:moveTo>
                                  <a:pt x="7459" y="0"/>
                                </a:moveTo>
                                <a:lnTo>
                                  <a:pt x="7414" y="0"/>
                                </a:lnTo>
                                <a:lnTo>
                                  <a:pt x="7414" y="15"/>
                                </a:lnTo>
                                <a:lnTo>
                                  <a:pt x="7459" y="15"/>
                                </a:lnTo>
                                <a:lnTo>
                                  <a:pt x="7459" y="0"/>
                                </a:lnTo>
                                <a:close/>
                                <a:moveTo>
                                  <a:pt x="7534" y="675"/>
                                </a:moveTo>
                                <a:lnTo>
                                  <a:pt x="7489" y="675"/>
                                </a:lnTo>
                                <a:lnTo>
                                  <a:pt x="7489" y="690"/>
                                </a:lnTo>
                                <a:lnTo>
                                  <a:pt x="7534" y="690"/>
                                </a:lnTo>
                                <a:lnTo>
                                  <a:pt x="7534" y="675"/>
                                </a:lnTo>
                                <a:close/>
                                <a:moveTo>
                                  <a:pt x="7534" y="0"/>
                                </a:moveTo>
                                <a:lnTo>
                                  <a:pt x="7489" y="0"/>
                                </a:lnTo>
                                <a:lnTo>
                                  <a:pt x="7489" y="15"/>
                                </a:lnTo>
                                <a:lnTo>
                                  <a:pt x="7534" y="15"/>
                                </a:lnTo>
                                <a:lnTo>
                                  <a:pt x="7534" y="0"/>
                                </a:lnTo>
                                <a:close/>
                                <a:moveTo>
                                  <a:pt x="7609" y="675"/>
                                </a:moveTo>
                                <a:lnTo>
                                  <a:pt x="7564" y="675"/>
                                </a:lnTo>
                                <a:lnTo>
                                  <a:pt x="7564" y="690"/>
                                </a:lnTo>
                                <a:lnTo>
                                  <a:pt x="7609" y="690"/>
                                </a:lnTo>
                                <a:lnTo>
                                  <a:pt x="7609" y="675"/>
                                </a:lnTo>
                                <a:close/>
                                <a:moveTo>
                                  <a:pt x="7609" y="0"/>
                                </a:moveTo>
                                <a:lnTo>
                                  <a:pt x="7564" y="0"/>
                                </a:lnTo>
                                <a:lnTo>
                                  <a:pt x="7564" y="15"/>
                                </a:lnTo>
                                <a:lnTo>
                                  <a:pt x="7609" y="15"/>
                                </a:lnTo>
                                <a:lnTo>
                                  <a:pt x="7609" y="0"/>
                                </a:lnTo>
                                <a:close/>
                                <a:moveTo>
                                  <a:pt x="7683" y="675"/>
                                </a:moveTo>
                                <a:lnTo>
                                  <a:pt x="7638" y="675"/>
                                </a:lnTo>
                                <a:lnTo>
                                  <a:pt x="7638" y="690"/>
                                </a:lnTo>
                                <a:lnTo>
                                  <a:pt x="7683" y="690"/>
                                </a:lnTo>
                                <a:lnTo>
                                  <a:pt x="7683" y="675"/>
                                </a:lnTo>
                                <a:close/>
                                <a:moveTo>
                                  <a:pt x="7683" y="0"/>
                                </a:moveTo>
                                <a:lnTo>
                                  <a:pt x="7638" y="0"/>
                                </a:lnTo>
                                <a:lnTo>
                                  <a:pt x="7638" y="15"/>
                                </a:lnTo>
                                <a:lnTo>
                                  <a:pt x="7683" y="15"/>
                                </a:lnTo>
                                <a:lnTo>
                                  <a:pt x="7683" y="0"/>
                                </a:lnTo>
                                <a:close/>
                                <a:moveTo>
                                  <a:pt x="7758" y="675"/>
                                </a:moveTo>
                                <a:lnTo>
                                  <a:pt x="7713" y="675"/>
                                </a:lnTo>
                                <a:lnTo>
                                  <a:pt x="7713" y="690"/>
                                </a:lnTo>
                                <a:lnTo>
                                  <a:pt x="7758" y="690"/>
                                </a:lnTo>
                                <a:lnTo>
                                  <a:pt x="7758" y="675"/>
                                </a:lnTo>
                                <a:close/>
                                <a:moveTo>
                                  <a:pt x="7758" y="0"/>
                                </a:moveTo>
                                <a:lnTo>
                                  <a:pt x="7713" y="0"/>
                                </a:lnTo>
                                <a:lnTo>
                                  <a:pt x="7713" y="15"/>
                                </a:lnTo>
                                <a:lnTo>
                                  <a:pt x="7758" y="15"/>
                                </a:lnTo>
                                <a:lnTo>
                                  <a:pt x="7758" y="0"/>
                                </a:lnTo>
                                <a:close/>
                                <a:moveTo>
                                  <a:pt x="7833" y="675"/>
                                </a:moveTo>
                                <a:lnTo>
                                  <a:pt x="7788" y="675"/>
                                </a:lnTo>
                                <a:lnTo>
                                  <a:pt x="7788" y="690"/>
                                </a:lnTo>
                                <a:lnTo>
                                  <a:pt x="7833" y="690"/>
                                </a:lnTo>
                                <a:lnTo>
                                  <a:pt x="7833" y="675"/>
                                </a:lnTo>
                                <a:close/>
                                <a:moveTo>
                                  <a:pt x="7833" y="0"/>
                                </a:moveTo>
                                <a:lnTo>
                                  <a:pt x="7788" y="0"/>
                                </a:lnTo>
                                <a:lnTo>
                                  <a:pt x="7788" y="15"/>
                                </a:lnTo>
                                <a:lnTo>
                                  <a:pt x="7833" y="15"/>
                                </a:lnTo>
                                <a:lnTo>
                                  <a:pt x="7833" y="0"/>
                                </a:lnTo>
                                <a:close/>
                                <a:moveTo>
                                  <a:pt x="7908" y="675"/>
                                </a:moveTo>
                                <a:lnTo>
                                  <a:pt x="7863" y="675"/>
                                </a:lnTo>
                                <a:lnTo>
                                  <a:pt x="7863" y="690"/>
                                </a:lnTo>
                                <a:lnTo>
                                  <a:pt x="7908" y="690"/>
                                </a:lnTo>
                                <a:lnTo>
                                  <a:pt x="7908" y="675"/>
                                </a:lnTo>
                                <a:close/>
                                <a:moveTo>
                                  <a:pt x="7908" y="0"/>
                                </a:moveTo>
                                <a:lnTo>
                                  <a:pt x="7863" y="0"/>
                                </a:lnTo>
                                <a:lnTo>
                                  <a:pt x="7863" y="15"/>
                                </a:lnTo>
                                <a:lnTo>
                                  <a:pt x="7908" y="15"/>
                                </a:lnTo>
                                <a:lnTo>
                                  <a:pt x="7908" y="0"/>
                                </a:lnTo>
                                <a:close/>
                                <a:moveTo>
                                  <a:pt x="7983" y="675"/>
                                </a:moveTo>
                                <a:lnTo>
                                  <a:pt x="7938" y="675"/>
                                </a:lnTo>
                                <a:lnTo>
                                  <a:pt x="7938" y="690"/>
                                </a:lnTo>
                                <a:lnTo>
                                  <a:pt x="7983" y="690"/>
                                </a:lnTo>
                                <a:lnTo>
                                  <a:pt x="7983" y="675"/>
                                </a:lnTo>
                                <a:close/>
                                <a:moveTo>
                                  <a:pt x="7983" y="0"/>
                                </a:moveTo>
                                <a:lnTo>
                                  <a:pt x="7938" y="0"/>
                                </a:lnTo>
                                <a:lnTo>
                                  <a:pt x="7938" y="15"/>
                                </a:lnTo>
                                <a:lnTo>
                                  <a:pt x="7983" y="15"/>
                                </a:lnTo>
                                <a:lnTo>
                                  <a:pt x="7983" y="0"/>
                                </a:lnTo>
                                <a:close/>
                                <a:moveTo>
                                  <a:pt x="8058" y="675"/>
                                </a:moveTo>
                                <a:lnTo>
                                  <a:pt x="8013" y="675"/>
                                </a:lnTo>
                                <a:lnTo>
                                  <a:pt x="8013" y="690"/>
                                </a:lnTo>
                                <a:lnTo>
                                  <a:pt x="8058" y="690"/>
                                </a:lnTo>
                                <a:lnTo>
                                  <a:pt x="8058" y="675"/>
                                </a:lnTo>
                                <a:close/>
                                <a:moveTo>
                                  <a:pt x="8058" y="0"/>
                                </a:moveTo>
                                <a:lnTo>
                                  <a:pt x="8013" y="0"/>
                                </a:lnTo>
                                <a:lnTo>
                                  <a:pt x="8013" y="15"/>
                                </a:lnTo>
                                <a:lnTo>
                                  <a:pt x="8058" y="15"/>
                                </a:lnTo>
                                <a:lnTo>
                                  <a:pt x="8058" y="0"/>
                                </a:lnTo>
                                <a:close/>
                                <a:moveTo>
                                  <a:pt x="8133" y="675"/>
                                </a:moveTo>
                                <a:lnTo>
                                  <a:pt x="8088" y="675"/>
                                </a:lnTo>
                                <a:lnTo>
                                  <a:pt x="8088" y="690"/>
                                </a:lnTo>
                                <a:lnTo>
                                  <a:pt x="8133" y="690"/>
                                </a:lnTo>
                                <a:lnTo>
                                  <a:pt x="8133" y="675"/>
                                </a:lnTo>
                                <a:close/>
                                <a:moveTo>
                                  <a:pt x="8133" y="0"/>
                                </a:moveTo>
                                <a:lnTo>
                                  <a:pt x="8088" y="0"/>
                                </a:lnTo>
                                <a:lnTo>
                                  <a:pt x="8088" y="15"/>
                                </a:lnTo>
                                <a:lnTo>
                                  <a:pt x="8133" y="15"/>
                                </a:lnTo>
                                <a:lnTo>
                                  <a:pt x="8133" y="0"/>
                                </a:lnTo>
                                <a:close/>
                                <a:moveTo>
                                  <a:pt x="8208" y="675"/>
                                </a:moveTo>
                                <a:lnTo>
                                  <a:pt x="8163" y="675"/>
                                </a:lnTo>
                                <a:lnTo>
                                  <a:pt x="8163" y="690"/>
                                </a:lnTo>
                                <a:lnTo>
                                  <a:pt x="8208" y="690"/>
                                </a:lnTo>
                                <a:lnTo>
                                  <a:pt x="8208" y="675"/>
                                </a:lnTo>
                                <a:close/>
                                <a:moveTo>
                                  <a:pt x="8208" y="0"/>
                                </a:moveTo>
                                <a:lnTo>
                                  <a:pt x="8163" y="0"/>
                                </a:lnTo>
                                <a:lnTo>
                                  <a:pt x="8163" y="15"/>
                                </a:lnTo>
                                <a:lnTo>
                                  <a:pt x="8208" y="15"/>
                                </a:lnTo>
                                <a:lnTo>
                                  <a:pt x="8208" y="0"/>
                                </a:lnTo>
                                <a:close/>
                                <a:moveTo>
                                  <a:pt x="8282" y="675"/>
                                </a:moveTo>
                                <a:lnTo>
                                  <a:pt x="8237" y="675"/>
                                </a:lnTo>
                                <a:lnTo>
                                  <a:pt x="8237" y="690"/>
                                </a:lnTo>
                                <a:lnTo>
                                  <a:pt x="8282" y="690"/>
                                </a:lnTo>
                                <a:lnTo>
                                  <a:pt x="8282" y="675"/>
                                </a:lnTo>
                                <a:close/>
                                <a:moveTo>
                                  <a:pt x="8282" y="0"/>
                                </a:moveTo>
                                <a:lnTo>
                                  <a:pt x="8237" y="0"/>
                                </a:lnTo>
                                <a:lnTo>
                                  <a:pt x="8237" y="15"/>
                                </a:lnTo>
                                <a:lnTo>
                                  <a:pt x="8282" y="15"/>
                                </a:lnTo>
                                <a:lnTo>
                                  <a:pt x="8282" y="0"/>
                                </a:lnTo>
                                <a:close/>
                                <a:moveTo>
                                  <a:pt x="8357" y="675"/>
                                </a:moveTo>
                                <a:lnTo>
                                  <a:pt x="8312" y="675"/>
                                </a:lnTo>
                                <a:lnTo>
                                  <a:pt x="8312" y="690"/>
                                </a:lnTo>
                                <a:lnTo>
                                  <a:pt x="8357" y="690"/>
                                </a:lnTo>
                                <a:lnTo>
                                  <a:pt x="8357" y="675"/>
                                </a:lnTo>
                                <a:close/>
                                <a:moveTo>
                                  <a:pt x="8357" y="0"/>
                                </a:moveTo>
                                <a:lnTo>
                                  <a:pt x="8312" y="0"/>
                                </a:lnTo>
                                <a:lnTo>
                                  <a:pt x="8312" y="15"/>
                                </a:lnTo>
                                <a:lnTo>
                                  <a:pt x="8357" y="15"/>
                                </a:lnTo>
                                <a:lnTo>
                                  <a:pt x="8357" y="0"/>
                                </a:lnTo>
                                <a:close/>
                                <a:moveTo>
                                  <a:pt x="8432" y="675"/>
                                </a:moveTo>
                                <a:lnTo>
                                  <a:pt x="8387" y="675"/>
                                </a:lnTo>
                                <a:lnTo>
                                  <a:pt x="8387" y="690"/>
                                </a:lnTo>
                                <a:lnTo>
                                  <a:pt x="8432" y="690"/>
                                </a:lnTo>
                                <a:lnTo>
                                  <a:pt x="8432" y="675"/>
                                </a:lnTo>
                                <a:close/>
                                <a:moveTo>
                                  <a:pt x="8432" y="0"/>
                                </a:moveTo>
                                <a:lnTo>
                                  <a:pt x="8387" y="0"/>
                                </a:lnTo>
                                <a:lnTo>
                                  <a:pt x="8387" y="15"/>
                                </a:lnTo>
                                <a:lnTo>
                                  <a:pt x="8432" y="15"/>
                                </a:lnTo>
                                <a:lnTo>
                                  <a:pt x="8432" y="0"/>
                                </a:lnTo>
                                <a:close/>
                                <a:moveTo>
                                  <a:pt x="8507" y="675"/>
                                </a:moveTo>
                                <a:lnTo>
                                  <a:pt x="8462" y="675"/>
                                </a:lnTo>
                                <a:lnTo>
                                  <a:pt x="8462" y="690"/>
                                </a:lnTo>
                                <a:lnTo>
                                  <a:pt x="8507" y="690"/>
                                </a:lnTo>
                                <a:lnTo>
                                  <a:pt x="8507" y="675"/>
                                </a:lnTo>
                                <a:close/>
                                <a:moveTo>
                                  <a:pt x="8507" y="0"/>
                                </a:moveTo>
                                <a:lnTo>
                                  <a:pt x="8462" y="0"/>
                                </a:lnTo>
                                <a:lnTo>
                                  <a:pt x="8462" y="15"/>
                                </a:lnTo>
                                <a:lnTo>
                                  <a:pt x="8507" y="15"/>
                                </a:lnTo>
                                <a:lnTo>
                                  <a:pt x="8507" y="0"/>
                                </a:lnTo>
                                <a:close/>
                                <a:moveTo>
                                  <a:pt x="8582" y="675"/>
                                </a:moveTo>
                                <a:lnTo>
                                  <a:pt x="8537" y="675"/>
                                </a:lnTo>
                                <a:lnTo>
                                  <a:pt x="8537" y="690"/>
                                </a:lnTo>
                                <a:lnTo>
                                  <a:pt x="8582" y="690"/>
                                </a:lnTo>
                                <a:lnTo>
                                  <a:pt x="8582" y="675"/>
                                </a:lnTo>
                                <a:close/>
                                <a:moveTo>
                                  <a:pt x="8582" y="0"/>
                                </a:moveTo>
                                <a:lnTo>
                                  <a:pt x="8537" y="0"/>
                                </a:lnTo>
                                <a:lnTo>
                                  <a:pt x="8537" y="15"/>
                                </a:lnTo>
                                <a:lnTo>
                                  <a:pt x="8582" y="15"/>
                                </a:lnTo>
                                <a:lnTo>
                                  <a:pt x="8582" y="0"/>
                                </a:lnTo>
                                <a:close/>
                                <a:moveTo>
                                  <a:pt x="8657" y="675"/>
                                </a:moveTo>
                                <a:lnTo>
                                  <a:pt x="8612" y="675"/>
                                </a:lnTo>
                                <a:lnTo>
                                  <a:pt x="8612" y="690"/>
                                </a:lnTo>
                                <a:lnTo>
                                  <a:pt x="8657" y="690"/>
                                </a:lnTo>
                                <a:lnTo>
                                  <a:pt x="8657" y="675"/>
                                </a:lnTo>
                                <a:close/>
                                <a:moveTo>
                                  <a:pt x="8657" y="0"/>
                                </a:moveTo>
                                <a:lnTo>
                                  <a:pt x="8612" y="0"/>
                                </a:lnTo>
                                <a:lnTo>
                                  <a:pt x="8612" y="15"/>
                                </a:lnTo>
                                <a:lnTo>
                                  <a:pt x="8657" y="15"/>
                                </a:lnTo>
                                <a:lnTo>
                                  <a:pt x="8657" y="0"/>
                                </a:lnTo>
                                <a:close/>
                                <a:moveTo>
                                  <a:pt x="8732" y="675"/>
                                </a:moveTo>
                                <a:lnTo>
                                  <a:pt x="8687" y="675"/>
                                </a:lnTo>
                                <a:lnTo>
                                  <a:pt x="8687" y="690"/>
                                </a:lnTo>
                                <a:lnTo>
                                  <a:pt x="8732" y="690"/>
                                </a:lnTo>
                                <a:lnTo>
                                  <a:pt x="8732" y="675"/>
                                </a:lnTo>
                                <a:close/>
                                <a:moveTo>
                                  <a:pt x="8732" y="0"/>
                                </a:moveTo>
                                <a:lnTo>
                                  <a:pt x="8687" y="0"/>
                                </a:lnTo>
                                <a:lnTo>
                                  <a:pt x="8687" y="15"/>
                                </a:lnTo>
                                <a:lnTo>
                                  <a:pt x="8732" y="15"/>
                                </a:lnTo>
                                <a:lnTo>
                                  <a:pt x="8732" y="0"/>
                                </a:lnTo>
                                <a:close/>
                                <a:moveTo>
                                  <a:pt x="8807" y="675"/>
                                </a:moveTo>
                                <a:lnTo>
                                  <a:pt x="8762" y="675"/>
                                </a:lnTo>
                                <a:lnTo>
                                  <a:pt x="8762" y="690"/>
                                </a:lnTo>
                                <a:lnTo>
                                  <a:pt x="8807" y="690"/>
                                </a:lnTo>
                                <a:lnTo>
                                  <a:pt x="8807" y="675"/>
                                </a:lnTo>
                                <a:close/>
                                <a:moveTo>
                                  <a:pt x="8807" y="0"/>
                                </a:moveTo>
                                <a:lnTo>
                                  <a:pt x="8762" y="0"/>
                                </a:lnTo>
                                <a:lnTo>
                                  <a:pt x="8762" y="15"/>
                                </a:lnTo>
                                <a:lnTo>
                                  <a:pt x="8807" y="15"/>
                                </a:lnTo>
                                <a:lnTo>
                                  <a:pt x="8807" y="0"/>
                                </a:lnTo>
                                <a:close/>
                                <a:moveTo>
                                  <a:pt x="8882" y="675"/>
                                </a:moveTo>
                                <a:lnTo>
                                  <a:pt x="8837" y="675"/>
                                </a:lnTo>
                                <a:lnTo>
                                  <a:pt x="8837" y="690"/>
                                </a:lnTo>
                                <a:lnTo>
                                  <a:pt x="8882" y="690"/>
                                </a:lnTo>
                                <a:lnTo>
                                  <a:pt x="8882" y="675"/>
                                </a:lnTo>
                                <a:close/>
                                <a:moveTo>
                                  <a:pt x="8882" y="0"/>
                                </a:moveTo>
                                <a:lnTo>
                                  <a:pt x="8837" y="0"/>
                                </a:lnTo>
                                <a:lnTo>
                                  <a:pt x="8837" y="15"/>
                                </a:lnTo>
                                <a:lnTo>
                                  <a:pt x="8882" y="15"/>
                                </a:lnTo>
                                <a:lnTo>
                                  <a:pt x="8882" y="0"/>
                                </a:lnTo>
                                <a:close/>
                                <a:moveTo>
                                  <a:pt x="8956" y="675"/>
                                </a:moveTo>
                                <a:lnTo>
                                  <a:pt x="8911" y="675"/>
                                </a:lnTo>
                                <a:lnTo>
                                  <a:pt x="8911" y="690"/>
                                </a:lnTo>
                                <a:lnTo>
                                  <a:pt x="8956" y="690"/>
                                </a:lnTo>
                                <a:lnTo>
                                  <a:pt x="8956" y="675"/>
                                </a:lnTo>
                                <a:close/>
                                <a:moveTo>
                                  <a:pt x="8956" y="0"/>
                                </a:moveTo>
                                <a:lnTo>
                                  <a:pt x="8911" y="0"/>
                                </a:lnTo>
                                <a:lnTo>
                                  <a:pt x="8911" y="15"/>
                                </a:lnTo>
                                <a:lnTo>
                                  <a:pt x="8956" y="15"/>
                                </a:lnTo>
                                <a:lnTo>
                                  <a:pt x="8956" y="0"/>
                                </a:lnTo>
                                <a:close/>
                                <a:moveTo>
                                  <a:pt x="9031" y="675"/>
                                </a:moveTo>
                                <a:lnTo>
                                  <a:pt x="8986" y="675"/>
                                </a:lnTo>
                                <a:lnTo>
                                  <a:pt x="8986" y="690"/>
                                </a:lnTo>
                                <a:lnTo>
                                  <a:pt x="9031" y="690"/>
                                </a:lnTo>
                                <a:lnTo>
                                  <a:pt x="9031" y="675"/>
                                </a:lnTo>
                                <a:close/>
                                <a:moveTo>
                                  <a:pt x="9031" y="0"/>
                                </a:moveTo>
                                <a:lnTo>
                                  <a:pt x="8986" y="0"/>
                                </a:lnTo>
                                <a:lnTo>
                                  <a:pt x="8986" y="15"/>
                                </a:lnTo>
                                <a:lnTo>
                                  <a:pt x="9031" y="15"/>
                                </a:lnTo>
                                <a:lnTo>
                                  <a:pt x="9031" y="0"/>
                                </a:lnTo>
                                <a:close/>
                                <a:moveTo>
                                  <a:pt x="9106" y="675"/>
                                </a:moveTo>
                                <a:lnTo>
                                  <a:pt x="9061" y="675"/>
                                </a:lnTo>
                                <a:lnTo>
                                  <a:pt x="9061" y="690"/>
                                </a:lnTo>
                                <a:lnTo>
                                  <a:pt x="9106" y="690"/>
                                </a:lnTo>
                                <a:lnTo>
                                  <a:pt x="9106" y="675"/>
                                </a:lnTo>
                                <a:close/>
                                <a:moveTo>
                                  <a:pt x="9106" y="0"/>
                                </a:moveTo>
                                <a:lnTo>
                                  <a:pt x="9061" y="0"/>
                                </a:lnTo>
                                <a:lnTo>
                                  <a:pt x="9061" y="15"/>
                                </a:lnTo>
                                <a:lnTo>
                                  <a:pt x="9106" y="15"/>
                                </a:lnTo>
                                <a:lnTo>
                                  <a:pt x="9106" y="0"/>
                                </a:lnTo>
                                <a:close/>
                                <a:moveTo>
                                  <a:pt x="9181" y="675"/>
                                </a:moveTo>
                                <a:lnTo>
                                  <a:pt x="9136" y="675"/>
                                </a:lnTo>
                                <a:lnTo>
                                  <a:pt x="9136" y="690"/>
                                </a:lnTo>
                                <a:lnTo>
                                  <a:pt x="9181" y="690"/>
                                </a:lnTo>
                                <a:lnTo>
                                  <a:pt x="9181" y="675"/>
                                </a:lnTo>
                                <a:close/>
                                <a:moveTo>
                                  <a:pt x="9181" y="0"/>
                                </a:moveTo>
                                <a:lnTo>
                                  <a:pt x="9136" y="0"/>
                                </a:lnTo>
                                <a:lnTo>
                                  <a:pt x="9136" y="15"/>
                                </a:lnTo>
                                <a:lnTo>
                                  <a:pt x="9181" y="15"/>
                                </a:lnTo>
                                <a:lnTo>
                                  <a:pt x="9181" y="0"/>
                                </a:lnTo>
                                <a:close/>
                                <a:moveTo>
                                  <a:pt x="9256" y="675"/>
                                </a:moveTo>
                                <a:lnTo>
                                  <a:pt x="9211" y="675"/>
                                </a:lnTo>
                                <a:lnTo>
                                  <a:pt x="9211" y="690"/>
                                </a:lnTo>
                                <a:lnTo>
                                  <a:pt x="9256" y="690"/>
                                </a:lnTo>
                                <a:lnTo>
                                  <a:pt x="9256" y="675"/>
                                </a:lnTo>
                                <a:close/>
                                <a:moveTo>
                                  <a:pt x="9256" y="0"/>
                                </a:moveTo>
                                <a:lnTo>
                                  <a:pt x="9211" y="0"/>
                                </a:lnTo>
                                <a:lnTo>
                                  <a:pt x="9211" y="15"/>
                                </a:lnTo>
                                <a:lnTo>
                                  <a:pt x="9256" y="15"/>
                                </a:lnTo>
                                <a:lnTo>
                                  <a:pt x="9256" y="0"/>
                                </a:lnTo>
                                <a:close/>
                                <a:moveTo>
                                  <a:pt x="9331" y="675"/>
                                </a:moveTo>
                                <a:lnTo>
                                  <a:pt x="9286" y="675"/>
                                </a:lnTo>
                                <a:lnTo>
                                  <a:pt x="9286" y="690"/>
                                </a:lnTo>
                                <a:lnTo>
                                  <a:pt x="9331" y="690"/>
                                </a:lnTo>
                                <a:lnTo>
                                  <a:pt x="9331" y="675"/>
                                </a:lnTo>
                                <a:close/>
                                <a:moveTo>
                                  <a:pt x="9331" y="0"/>
                                </a:moveTo>
                                <a:lnTo>
                                  <a:pt x="9286" y="0"/>
                                </a:lnTo>
                                <a:lnTo>
                                  <a:pt x="9286" y="15"/>
                                </a:lnTo>
                                <a:lnTo>
                                  <a:pt x="9331" y="15"/>
                                </a:lnTo>
                                <a:lnTo>
                                  <a:pt x="9331" y="0"/>
                                </a:lnTo>
                                <a:close/>
                                <a:moveTo>
                                  <a:pt x="9406" y="675"/>
                                </a:moveTo>
                                <a:lnTo>
                                  <a:pt x="9361" y="675"/>
                                </a:lnTo>
                                <a:lnTo>
                                  <a:pt x="9361" y="690"/>
                                </a:lnTo>
                                <a:lnTo>
                                  <a:pt x="9406" y="690"/>
                                </a:lnTo>
                                <a:lnTo>
                                  <a:pt x="9406" y="675"/>
                                </a:lnTo>
                                <a:close/>
                                <a:moveTo>
                                  <a:pt x="9406" y="0"/>
                                </a:moveTo>
                                <a:lnTo>
                                  <a:pt x="9361" y="0"/>
                                </a:lnTo>
                                <a:lnTo>
                                  <a:pt x="9361" y="15"/>
                                </a:lnTo>
                                <a:lnTo>
                                  <a:pt x="9406" y="15"/>
                                </a:lnTo>
                                <a:lnTo>
                                  <a:pt x="9406" y="0"/>
                                </a:lnTo>
                                <a:close/>
                                <a:moveTo>
                                  <a:pt x="9481" y="675"/>
                                </a:moveTo>
                                <a:lnTo>
                                  <a:pt x="9436" y="675"/>
                                </a:lnTo>
                                <a:lnTo>
                                  <a:pt x="9436" y="690"/>
                                </a:lnTo>
                                <a:lnTo>
                                  <a:pt x="9481" y="690"/>
                                </a:lnTo>
                                <a:lnTo>
                                  <a:pt x="9481" y="675"/>
                                </a:lnTo>
                                <a:close/>
                                <a:moveTo>
                                  <a:pt x="9481" y="0"/>
                                </a:moveTo>
                                <a:lnTo>
                                  <a:pt x="9436" y="0"/>
                                </a:lnTo>
                                <a:lnTo>
                                  <a:pt x="9436" y="15"/>
                                </a:lnTo>
                                <a:lnTo>
                                  <a:pt x="9481" y="15"/>
                                </a:lnTo>
                                <a:lnTo>
                                  <a:pt x="9481" y="0"/>
                                </a:lnTo>
                                <a:close/>
                                <a:moveTo>
                                  <a:pt x="9556" y="675"/>
                                </a:moveTo>
                                <a:lnTo>
                                  <a:pt x="9511" y="675"/>
                                </a:lnTo>
                                <a:lnTo>
                                  <a:pt x="9511" y="690"/>
                                </a:lnTo>
                                <a:lnTo>
                                  <a:pt x="9556" y="690"/>
                                </a:lnTo>
                                <a:lnTo>
                                  <a:pt x="9556" y="675"/>
                                </a:lnTo>
                                <a:close/>
                                <a:moveTo>
                                  <a:pt x="9556" y="0"/>
                                </a:moveTo>
                                <a:lnTo>
                                  <a:pt x="9511" y="0"/>
                                </a:lnTo>
                                <a:lnTo>
                                  <a:pt x="9511" y="15"/>
                                </a:lnTo>
                                <a:lnTo>
                                  <a:pt x="9556" y="15"/>
                                </a:lnTo>
                                <a:lnTo>
                                  <a:pt x="9556" y="0"/>
                                </a:lnTo>
                                <a:close/>
                                <a:moveTo>
                                  <a:pt x="9630" y="675"/>
                                </a:moveTo>
                                <a:lnTo>
                                  <a:pt x="9585" y="675"/>
                                </a:lnTo>
                                <a:lnTo>
                                  <a:pt x="9585" y="690"/>
                                </a:lnTo>
                                <a:lnTo>
                                  <a:pt x="9630" y="690"/>
                                </a:lnTo>
                                <a:lnTo>
                                  <a:pt x="9630" y="675"/>
                                </a:lnTo>
                                <a:close/>
                                <a:moveTo>
                                  <a:pt x="9630" y="0"/>
                                </a:moveTo>
                                <a:lnTo>
                                  <a:pt x="9585" y="0"/>
                                </a:lnTo>
                                <a:lnTo>
                                  <a:pt x="9585" y="15"/>
                                </a:lnTo>
                                <a:lnTo>
                                  <a:pt x="9630" y="15"/>
                                </a:lnTo>
                                <a:lnTo>
                                  <a:pt x="9630" y="0"/>
                                </a:lnTo>
                                <a:close/>
                                <a:moveTo>
                                  <a:pt x="9705" y="675"/>
                                </a:moveTo>
                                <a:lnTo>
                                  <a:pt x="9660" y="675"/>
                                </a:lnTo>
                                <a:lnTo>
                                  <a:pt x="9660" y="690"/>
                                </a:lnTo>
                                <a:lnTo>
                                  <a:pt x="9705" y="690"/>
                                </a:lnTo>
                                <a:lnTo>
                                  <a:pt x="9705" y="675"/>
                                </a:lnTo>
                                <a:close/>
                                <a:moveTo>
                                  <a:pt x="9705" y="0"/>
                                </a:moveTo>
                                <a:lnTo>
                                  <a:pt x="9660" y="0"/>
                                </a:lnTo>
                                <a:lnTo>
                                  <a:pt x="9660" y="15"/>
                                </a:lnTo>
                                <a:lnTo>
                                  <a:pt x="9705" y="15"/>
                                </a:lnTo>
                                <a:lnTo>
                                  <a:pt x="9705" y="0"/>
                                </a:lnTo>
                                <a:close/>
                                <a:moveTo>
                                  <a:pt x="9780" y="675"/>
                                </a:moveTo>
                                <a:lnTo>
                                  <a:pt x="9735" y="675"/>
                                </a:lnTo>
                                <a:lnTo>
                                  <a:pt x="9735" y="690"/>
                                </a:lnTo>
                                <a:lnTo>
                                  <a:pt x="9780" y="690"/>
                                </a:lnTo>
                                <a:lnTo>
                                  <a:pt x="9780" y="675"/>
                                </a:lnTo>
                                <a:close/>
                                <a:moveTo>
                                  <a:pt x="9780" y="0"/>
                                </a:moveTo>
                                <a:lnTo>
                                  <a:pt x="9735" y="0"/>
                                </a:lnTo>
                                <a:lnTo>
                                  <a:pt x="9735" y="15"/>
                                </a:lnTo>
                                <a:lnTo>
                                  <a:pt x="9780" y="15"/>
                                </a:lnTo>
                                <a:lnTo>
                                  <a:pt x="9780" y="0"/>
                                </a:lnTo>
                                <a:close/>
                                <a:moveTo>
                                  <a:pt x="9855" y="675"/>
                                </a:moveTo>
                                <a:lnTo>
                                  <a:pt x="9810" y="675"/>
                                </a:lnTo>
                                <a:lnTo>
                                  <a:pt x="9810" y="690"/>
                                </a:lnTo>
                                <a:lnTo>
                                  <a:pt x="9855" y="690"/>
                                </a:lnTo>
                                <a:lnTo>
                                  <a:pt x="9855" y="675"/>
                                </a:lnTo>
                                <a:close/>
                                <a:moveTo>
                                  <a:pt x="9855" y="0"/>
                                </a:moveTo>
                                <a:lnTo>
                                  <a:pt x="9810" y="0"/>
                                </a:lnTo>
                                <a:lnTo>
                                  <a:pt x="9810" y="15"/>
                                </a:lnTo>
                                <a:lnTo>
                                  <a:pt x="9855" y="15"/>
                                </a:lnTo>
                                <a:lnTo>
                                  <a:pt x="9855" y="0"/>
                                </a:lnTo>
                                <a:close/>
                                <a:moveTo>
                                  <a:pt x="9930" y="645"/>
                                </a:moveTo>
                                <a:lnTo>
                                  <a:pt x="9915" y="645"/>
                                </a:lnTo>
                                <a:lnTo>
                                  <a:pt x="9915" y="675"/>
                                </a:lnTo>
                                <a:lnTo>
                                  <a:pt x="9885" y="675"/>
                                </a:lnTo>
                                <a:lnTo>
                                  <a:pt x="9885" y="690"/>
                                </a:lnTo>
                                <a:lnTo>
                                  <a:pt x="9915" y="690"/>
                                </a:lnTo>
                                <a:lnTo>
                                  <a:pt x="9930" y="690"/>
                                </a:lnTo>
                                <a:lnTo>
                                  <a:pt x="9930" y="675"/>
                                </a:lnTo>
                                <a:lnTo>
                                  <a:pt x="9930" y="645"/>
                                </a:lnTo>
                                <a:close/>
                                <a:moveTo>
                                  <a:pt x="9930" y="573"/>
                                </a:moveTo>
                                <a:lnTo>
                                  <a:pt x="9915" y="573"/>
                                </a:lnTo>
                                <a:lnTo>
                                  <a:pt x="9915" y="618"/>
                                </a:lnTo>
                                <a:lnTo>
                                  <a:pt x="9930" y="618"/>
                                </a:lnTo>
                                <a:lnTo>
                                  <a:pt x="9930" y="573"/>
                                </a:lnTo>
                                <a:close/>
                                <a:moveTo>
                                  <a:pt x="9930" y="502"/>
                                </a:moveTo>
                                <a:lnTo>
                                  <a:pt x="9915" y="502"/>
                                </a:lnTo>
                                <a:lnTo>
                                  <a:pt x="9915" y="547"/>
                                </a:lnTo>
                                <a:lnTo>
                                  <a:pt x="9930" y="547"/>
                                </a:lnTo>
                                <a:lnTo>
                                  <a:pt x="9930" y="502"/>
                                </a:lnTo>
                                <a:close/>
                                <a:moveTo>
                                  <a:pt x="9930" y="430"/>
                                </a:moveTo>
                                <a:lnTo>
                                  <a:pt x="9915" y="430"/>
                                </a:lnTo>
                                <a:lnTo>
                                  <a:pt x="9915" y="475"/>
                                </a:lnTo>
                                <a:lnTo>
                                  <a:pt x="9930" y="475"/>
                                </a:lnTo>
                                <a:lnTo>
                                  <a:pt x="9930" y="430"/>
                                </a:lnTo>
                                <a:close/>
                                <a:moveTo>
                                  <a:pt x="9930" y="358"/>
                                </a:moveTo>
                                <a:lnTo>
                                  <a:pt x="9915" y="358"/>
                                </a:lnTo>
                                <a:lnTo>
                                  <a:pt x="9915" y="403"/>
                                </a:lnTo>
                                <a:lnTo>
                                  <a:pt x="9930" y="403"/>
                                </a:lnTo>
                                <a:lnTo>
                                  <a:pt x="9930" y="358"/>
                                </a:lnTo>
                                <a:close/>
                                <a:moveTo>
                                  <a:pt x="9930" y="287"/>
                                </a:moveTo>
                                <a:lnTo>
                                  <a:pt x="9915" y="287"/>
                                </a:lnTo>
                                <a:lnTo>
                                  <a:pt x="9915" y="332"/>
                                </a:lnTo>
                                <a:lnTo>
                                  <a:pt x="9930" y="332"/>
                                </a:lnTo>
                                <a:lnTo>
                                  <a:pt x="9930" y="287"/>
                                </a:lnTo>
                                <a:close/>
                                <a:moveTo>
                                  <a:pt x="9930" y="215"/>
                                </a:moveTo>
                                <a:lnTo>
                                  <a:pt x="9915" y="215"/>
                                </a:lnTo>
                                <a:lnTo>
                                  <a:pt x="9915" y="260"/>
                                </a:lnTo>
                                <a:lnTo>
                                  <a:pt x="9930" y="260"/>
                                </a:lnTo>
                                <a:lnTo>
                                  <a:pt x="9930" y="215"/>
                                </a:lnTo>
                                <a:close/>
                                <a:moveTo>
                                  <a:pt x="9930" y="143"/>
                                </a:moveTo>
                                <a:lnTo>
                                  <a:pt x="9915" y="143"/>
                                </a:lnTo>
                                <a:lnTo>
                                  <a:pt x="9915" y="188"/>
                                </a:lnTo>
                                <a:lnTo>
                                  <a:pt x="9930" y="188"/>
                                </a:lnTo>
                                <a:lnTo>
                                  <a:pt x="9930" y="143"/>
                                </a:lnTo>
                                <a:close/>
                                <a:moveTo>
                                  <a:pt x="9930" y="72"/>
                                </a:moveTo>
                                <a:lnTo>
                                  <a:pt x="9915" y="72"/>
                                </a:lnTo>
                                <a:lnTo>
                                  <a:pt x="9915" y="117"/>
                                </a:lnTo>
                                <a:lnTo>
                                  <a:pt x="9930" y="117"/>
                                </a:lnTo>
                                <a:lnTo>
                                  <a:pt x="9930" y="72"/>
                                </a:lnTo>
                                <a:close/>
                                <a:moveTo>
                                  <a:pt x="9930" y="0"/>
                                </a:moveTo>
                                <a:lnTo>
                                  <a:pt x="9915" y="0"/>
                                </a:lnTo>
                                <a:lnTo>
                                  <a:pt x="9885" y="0"/>
                                </a:lnTo>
                                <a:lnTo>
                                  <a:pt x="9885" y="15"/>
                                </a:lnTo>
                                <a:lnTo>
                                  <a:pt x="9915" y="15"/>
                                </a:lnTo>
                                <a:lnTo>
                                  <a:pt x="9915" y="45"/>
                                </a:lnTo>
                                <a:lnTo>
                                  <a:pt x="9930" y="45"/>
                                </a:lnTo>
                                <a:lnTo>
                                  <a:pt x="9930" y="15"/>
                                </a:lnTo>
                                <a:lnTo>
                                  <a:pt x="99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8" y="0"/>
                            <a:ext cx="0" cy="6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15"/>
                            <a:ext cx="9900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B2494B" w14:textId="77777777" w:rsidR="00B9738E" w:rsidRDefault="00592588">
                              <w:pPr>
                                <w:spacing w:before="139"/>
                                <w:ind w:left="133"/>
                                <w:rPr>
                                  <w:rFonts w:ascii="Roboto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5.3</w:t>
                              </w:r>
                              <w:r>
                                <w:rPr>
                                  <w:rFonts w:ascii="Roboto"/>
                                  <w:b/>
                                  <w:spacing w:val="63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User</w:t>
                              </w:r>
                              <w:r>
                                <w:rPr>
                                  <w:rFonts w:ascii="Roboto"/>
                                  <w:b/>
                                  <w:spacing w:val="-3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Stories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E93187" id="Group 50" o:spid="_x0000_s1074" style="width:496.5pt;height:34.55pt;mso-position-horizontal-relative:char;mso-position-vertical-relative:line" coordsize="9930,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">
                <v:rect id="Rectangle 54" o:spid="_x0000_s1075" style="position:absolute;width:9930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" fillcolor="#cfd0d9" stroked="f"/>
                <v:shape id="AutoShape 53" o:spid="_x0000_s1076" style="position:absolute;left:-1;width:9930;height:690;visibility:visible;mso-wrap-style:square;v-text-anchor:top" coordsize="9930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" path="m45,675l,675r,15l45,690r,-15xm45,l,,,15r45,l45,xm120,675r-45,l75,690r45,l120,675xm120,l75,r,15l120,15,120,xm195,675r-45,l150,690r45,l195,675xm195,l150,r,15l195,15,195,xm270,675r-45,l225,690r45,l270,675xm270,l225,r,15l270,15,270,xm345,675r-45,l300,690r45,l345,675xm345,l300,r,15l345,15,345,xm419,675r-45,l374,690r45,l419,675xm419,l374,r,15l419,15,419,xm494,675r-45,l449,690r45,l494,675xm494,l449,r,15l494,15,494,xm569,675r-45,l524,690r45,l569,675xm569,l524,r,15l569,15,569,xm644,675r-45,l599,690r45,l644,675xm644,l599,r,15l644,15,644,xm719,675r-45,l674,690r45,l719,675xm719,l674,r,15l719,15,719,xm794,675r-45,l749,690r45,l794,675xm794,l749,r,15l794,15,794,xm869,675r-45,l824,690r45,l869,675xm869,l824,r,15l869,15,869,xm944,675r-45,l899,690r45,l944,675xm944,l899,r,15l944,15,944,xm1019,675r-45,l974,690r45,l1019,675xm1019,l974,r,15l1019,15r,-15xm1093,675r-45,l1048,690r45,l1093,675xm1093,r-45,l1048,15r45,l1093,xm1168,675r-45,l1123,690r45,l1168,675xm1168,r-45,l1123,15r45,l1168,xm1243,675r-45,l1198,690r45,l1243,675xm1243,r-45,l1198,15r45,l1243,xm1318,675r-45,l1273,690r45,l1318,675xm1318,r-45,l1273,15r45,l1318,xm1393,675r-45,l1348,690r45,l1393,675xm1393,r-45,l1348,15r45,l1393,xm1468,675r-45,l1423,690r45,l1468,675xm1468,r-45,l1423,15r45,l1468,xm1543,675r-45,l1498,690r45,l1543,675xm1543,r-45,l1498,15r45,l1543,xm1618,675r-45,l1573,690r45,l1618,675xm1618,r-45,l1573,15r45,l1618,xm1692,675r-45,l1647,690r45,l1692,675xm1692,r-45,l1647,15r45,l1692,xm1767,675r-45,l1722,690r45,l1767,675xm1767,r-45,l1722,15r45,l1767,xm1842,675r-45,l1797,690r45,l1842,675xm1842,r-45,l1797,15r45,l1842,xm1917,675r-45,l1872,690r45,l1917,675xm1917,r-45,l1872,15r45,l1917,xm1992,675r-45,l1947,690r45,l1992,675xm1992,r-45,l1947,15r45,l1992,xm2067,675r-45,l2022,690r45,l2067,675xm2067,r-45,l2022,15r45,l2067,xm2142,675r-45,l2097,690r45,l2142,675xm2142,r-45,l2097,15r45,l2142,xm2217,675r-45,l2172,690r45,l2217,675xm2217,r-45,l2172,15r45,l2217,xm2292,675r-45,l2247,690r45,l2292,675xm2292,r-45,l2247,15r45,l2292,xm2366,675r-45,l2321,690r45,l2366,675xm2366,r-45,l2321,15r45,l2366,xm2441,675r-45,l2396,690r45,l2441,675xm2441,r-45,l2396,15r45,l2441,xm2516,675r-45,l2471,690r45,l2516,675xm2516,r-45,l2471,15r45,l2516,xm2591,675r-45,l2546,690r45,l2591,675xm2591,r-45,l2546,15r45,l2591,xm2666,675r-45,l2621,690r45,l2666,675xm2666,r-45,l2621,15r45,l2666,xm2741,675r-45,l2696,690r45,l2741,675xm2741,r-45,l2696,15r45,l2741,xm2816,675r-45,l2771,690r45,l2816,675xm2816,r-45,l2771,15r45,l2816,xm2891,675r-45,l2846,690r45,l2891,675xm2891,r-45,l2846,15r45,l2891,xm2966,675r-45,l2921,690r45,l2966,675xm2966,r-45,l2921,15r45,l2966,xm3040,675r-45,l2995,690r45,l3040,675xm3040,r-45,l2995,15r45,l3040,xm3115,675r-45,l3070,690r45,l3115,675xm3115,r-45,l3070,15r45,l3115,xm3190,675r-45,l3145,690r45,l3190,675xm3190,r-45,l3145,15r45,l3190,xm3265,675r-45,l3220,690r45,l3265,675xm3265,r-45,l3220,15r45,l3265,xm3340,675r-45,l3295,690r45,l3340,675xm3340,r-45,l3295,15r45,l3340,xm3415,675r-45,l3370,690r45,l3415,675xm3415,r-45,l3370,15r45,l3415,xm3490,675r-45,l3445,690r45,l3490,675xm3490,r-45,l3445,15r45,l3490,xm3565,675r-45,l3520,690r45,l3565,675xm3565,r-45,l3520,15r45,l3565,xm3640,675r-45,l3595,690r45,l3640,675xm3640,r-45,l3595,15r45,l3640,xm3714,675r-45,l3669,690r45,l3714,675xm3714,r-45,l3669,15r45,l3714,xm3789,675r-45,l3744,690r45,l3789,675xm3789,r-45,l3744,15r45,l3789,xm3864,675r-45,l3819,690r45,l3864,675xm3864,r-45,l3819,15r45,l3864,xm3939,675r-45,l3894,690r45,l3939,675xm3939,r-45,l3894,15r45,l3939,xm4014,675r-45,l3969,690r45,l4014,675xm4014,r-45,l3969,15r45,l4014,xm4089,675r-45,l4044,690r45,l4089,675xm4089,r-45,l4044,15r45,l4089,xm4164,675r-45,l4119,690r45,l4164,675xm4164,r-45,l4119,15r45,l4164,xm4239,675r-45,l4194,690r45,l4239,675xm4239,r-45,l4194,15r45,l4239,xm4314,675r-45,l4269,690r45,l4314,675xm4314,r-45,l4269,15r45,l4314,xm4388,675r-45,l4343,690r45,l4388,675xm4388,r-45,l4343,15r45,l4388,xm4463,675r-45,l4418,690r45,l4463,675xm4463,r-45,l4418,15r45,l4463,xm4538,675r-45,l4493,690r45,l4538,675xm4538,r-45,l4493,15r45,l4538,xm4613,675r-45,l4568,690r45,l4613,675xm4613,r-45,l4568,15r45,l4613,xm4688,675r-45,l4643,690r45,l4688,675xm4688,r-45,l4643,15r45,l4688,xm4763,675r-45,l4718,690r45,l4763,675xm4763,r-45,l4718,15r45,l4763,xm4838,675r-45,l4793,690r45,l4838,675xm4838,r-45,l4793,15r45,l4838,xm4913,675r-45,l4868,690r45,l4913,675xm4913,r-45,l4868,15r45,l4913,xm4987,675r-45,l4942,690r45,l4987,675xm4987,r-45,l4942,15r45,l4987,xm5062,675r-45,l5017,690r45,l5062,675xm5062,r-45,l5017,15r45,l5062,xm5137,675r-45,l5092,690r45,l5137,675xm5137,r-45,l5092,15r45,l5137,xm5212,675r-45,l5167,690r45,l5212,675xm5212,r-45,l5167,15r45,l5212,xm5287,675r-45,l5242,690r45,l5287,675xm5287,r-45,l5242,15r45,l5287,xm5362,675r-45,l5317,690r45,l5362,675xm5362,r-45,l5317,15r45,l5362,xm5437,675r-45,l5392,690r45,l5437,675xm5437,r-45,l5392,15r45,l5437,xm5512,675r-45,l5467,690r45,l5512,675xm5512,r-45,l5467,15r45,l5512,xm5587,675r-45,l5542,690r45,l5587,675xm5587,r-45,l5542,15r45,l5587,xm5661,675r-45,l5616,690r45,l5661,675xm5661,r-45,l5616,15r45,l5661,xm5736,675r-45,l5691,690r45,l5736,675xm5736,r-45,l5691,15r45,l5736,xm5811,675r-45,l5766,690r45,l5811,675xm5811,r-45,l5766,15r45,l5811,xm5886,675r-45,l5841,690r45,l5886,675xm5886,r-45,l5841,15r45,l5886,xm5961,675r-45,l5916,690r45,l5961,675xm5961,r-45,l5916,15r45,l5961,xm6036,675r-45,l5991,690r45,l6036,675xm6036,r-45,l5991,15r45,l6036,xm6111,675r-45,l6066,690r45,l6111,675xm6111,r-45,l6066,15r45,l6111,xm6186,675r-45,l6141,690r45,l6186,675xm6186,r-45,l6141,15r45,l6186,xm6261,675r-45,l6216,690r45,l6261,675xm6261,r-45,l6216,15r45,l6261,xm6335,675r-45,l6290,690r45,l6335,675xm6335,r-45,l6290,15r45,l6335,xm6410,675r-45,l6365,690r45,l6410,675xm6410,r-45,l6365,15r45,l6410,xm6485,675r-45,l6440,690r45,l6485,675xm6485,r-45,l6440,15r45,l6485,xm6560,675r-45,l6515,690r45,l6560,675xm6560,r-45,l6515,15r45,l6560,xm6635,675r-45,l6590,690r45,l6635,675xm6635,r-45,l6590,15r45,l6635,xm6710,675r-45,l6665,690r45,l6710,675xm6710,r-45,l6665,15r45,l6710,xm6785,675r-45,l6740,690r45,l6785,675xm6785,r-45,l6740,15r45,l6785,xm6860,675r-45,l6815,690r45,l6860,675xm6860,r-45,l6815,15r45,l6860,xm6935,675r-45,l6890,690r45,l6935,675xm6935,r-45,l6890,15r45,l6935,xm7009,675r-45,l6964,690r45,l7009,675xm7009,r-45,l6964,15r45,l7009,xm7084,675r-45,l7039,690r45,l7084,675xm7084,r-45,l7039,15r45,l7084,xm7159,675r-45,l7114,690r45,l7159,675xm7159,r-45,l7114,15r45,l7159,xm7234,675r-45,l7189,690r45,l7234,675xm7234,r-45,l7189,15r45,l7234,xm7309,675r-45,l7264,690r45,l7309,675xm7309,r-45,l7264,15r45,l7309,xm7384,675r-45,l7339,690r45,l7384,675xm7384,r-45,l7339,15r45,l7384,xm7459,675r-45,l7414,690r45,l7459,675xm7459,r-45,l7414,15r45,l7459,xm7534,675r-45,l7489,690r45,l7534,675xm7534,r-45,l7489,15r45,l7534,xm7609,675r-45,l7564,690r45,l7609,675xm7609,r-45,l7564,15r45,l7609,xm7683,675r-45,l7638,690r45,l7683,675xm7683,r-45,l7638,15r45,l7683,xm7758,675r-45,l7713,690r45,l7758,675xm7758,r-45,l7713,15r45,l7758,xm7833,675r-45,l7788,690r45,l7833,675xm7833,r-45,l7788,15r45,l7833,xm7908,675r-45,l7863,690r45,l7908,675xm7908,r-45,l7863,15r45,l7908,xm7983,675r-45,l7938,690r45,l7983,675xm7983,r-45,l7938,15r45,l7983,xm8058,675r-45,l8013,690r45,l8058,675xm8058,r-45,l8013,15r45,l8058,xm8133,675r-45,l8088,690r45,l8133,675xm8133,r-45,l8088,15r45,l8133,xm8208,675r-45,l8163,690r45,l8208,675xm8208,r-45,l8163,15r45,l8208,xm8282,675r-45,l8237,690r45,l8282,675xm8282,r-45,l8237,15r45,l8282,xm8357,675r-45,l8312,690r45,l8357,675xm8357,r-45,l8312,15r45,l8357,xm8432,675r-45,l8387,690r45,l8432,675xm8432,r-45,l8387,15r45,l8432,xm8507,675r-45,l8462,690r45,l8507,675xm8507,r-45,l8462,15r45,l8507,xm8582,675r-45,l8537,690r45,l8582,675xm8582,r-45,l8537,15r45,l8582,xm8657,675r-45,l8612,690r45,l8657,675xm8657,r-45,l8612,15r45,l8657,xm8732,675r-45,l8687,690r45,l8732,675xm8732,r-45,l8687,15r45,l8732,xm8807,675r-45,l8762,690r45,l8807,675xm8807,r-45,l8762,15r45,l8807,xm8882,675r-45,l8837,690r45,l8882,675xm8882,r-45,l8837,15r45,l8882,xm8956,675r-45,l8911,690r45,l8956,675xm8956,r-45,l8911,15r45,l8956,xm9031,675r-45,l8986,690r45,l9031,675xm9031,r-45,l8986,15r45,l9031,xm9106,675r-45,l9061,690r45,l9106,675xm9106,r-45,l9061,15r45,l9106,xm9181,675r-45,l9136,690r45,l9181,675xm9181,r-45,l9136,15r45,l9181,xm9256,675r-45,l9211,690r45,l9256,675xm9256,r-45,l9211,15r45,l9256,xm9331,675r-45,l9286,690r45,l9331,675xm9331,r-45,l9286,15r45,l9331,xm9406,675r-45,l9361,690r45,l9406,675xm9406,r-45,l9361,15r45,l9406,xm9481,675r-45,l9436,690r45,l9481,675xm9481,r-45,l9436,15r45,l9481,xm9556,675r-45,l9511,690r45,l9556,675xm9556,r-45,l9511,15r45,l9556,xm9630,675r-45,l9585,690r45,l9630,675xm9630,r-45,l9585,15r45,l9630,xm9705,675r-45,l9660,690r45,l9705,675xm9705,r-45,l9660,15r45,l9705,xm9780,675r-45,l9735,690r45,l9780,675xm9780,r-45,l9735,15r45,l9780,xm9855,675r-45,l9810,690r45,l9855,675xm9855,r-45,l9810,15r45,l9855,xm9930,645r-15,l9915,675r-30,l9885,690r30,l9930,690r,-15l9930,645xm9930,573r-15,l9915,618r15,l9930,573xm9930,502r-15,l9915,547r15,l9930,502xm9930,430r-15,l9915,475r15,l9930,430xm9930,358r-15,l9915,403r15,l9930,358xm9930,287r-15,l9915,332r15,l9930,287xm9930,215r-15,l9915,260r15,l9930,215xm9930,143r-15,l9915,188r15,l9930,143xm9930,72r-15,l9915,117r15,l9930,72xm9930,r-15,l9885,r,15l9915,15r,30l9930,45r,-30l9930,xe" fillcolor="black" stroked="f">
                  <v:path arrowok="t" o:connecttype="custom" o:connectlocs="150,675;345,690;494,0;599,15;794,0;974,675;1168,690;1318,0;1423,15;1618,0;1797,675;1992,690;2142,0;2247,15;2441,0;2621,675;2816,690;2966,0;3070,15;3265,0;3445,675;3640,690;3789,0;3894,15;4089,0;4269,675;4463,690;4613,0;4718,15;4913,0;5092,675;5287,690;5437,0;5542,15;5736,0;5916,675;6111,690;6261,0;6365,15;6560,0;6740,675;6935,690;7084,0;7189,15;7384,0;7564,675;7758,690;7908,0;8013,15;8208,0;8387,675;8582,690;8732,0;8837,15;9031,0;9211,675;9406,690;9556,0;9660,15;9855,0;9915,475;9930,143" o:connectangles="0,0,0,0,0,0,0,0,0,0,0,0,0,0,0,0,0,0,0,0,0,0,0,0,0,0,0,0,0,0,0,0,0,0,0,0,0,0,0,0,0,0,0,0,0,0,0,0,0,0,0,0,0,0,0,0,0,0,0,0,0,0"/>
                </v:shape>
                <v:line id="Line 52" o:spid="_x0000_s1077" style="position:absolute;visibility:visible;mso-wrap-style:square" from="8,0" to="8,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">
                  <v:stroke dashstyle="3 1"/>
                </v:line>
                <v:shape id="Text Box 51" o:spid="_x0000_s1078" type="#_x0000_t202" style="position:absolute;left:15;top:15;width:9900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14:paraId="08B2494B" w14:textId="77777777" w:rsidR="00B9738E" w:rsidRDefault="00592588">
                        <w:pPr>
                          <w:spacing w:before="139"/>
                          <w:ind w:left="133"/>
                          <w:rPr>
                            <w:rFonts w:ascii="Roboto"/>
                            <w:b/>
                            <w:sz w:val="28"/>
                          </w:rPr>
                        </w:pP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5.3</w:t>
                        </w:r>
                        <w:r>
                          <w:rPr>
                            <w:rFonts w:ascii="Roboto"/>
                            <w:b/>
                            <w:spacing w:val="63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User</w:t>
                        </w:r>
                        <w:r>
                          <w:rPr>
                            <w:rFonts w:ascii="Roboto"/>
                            <w:b/>
                            <w:spacing w:val="-3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Stories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AD45EB7" w14:textId="77777777" w:rsidR="00B9738E" w:rsidRDefault="00B9738E">
      <w:pPr>
        <w:pStyle w:val="BodyText"/>
        <w:rPr>
          <w:b/>
          <w:sz w:val="20"/>
        </w:rPr>
      </w:pPr>
    </w:p>
    <w:p w14:paraId="30424D86" w14:textId="77777777" w:rsidR="00B9738E" w:rsidRDefault="00B9738E">
      <w:pPr>
        <w:pStyle w:val="BodyText"/>
        <w:spacing w:before="9"/>
        <w:rPr>
          <w:b/>
          <w:sz w:val="29"/>
        </w:rPr>
      </w:pPr>
    </w:p>
    <w:tbl>
      <w:tblPr>
        <w:tblW w:w="0" w:type="auto"/>
        <w:tblInd w:w="40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5"/>
        <w:gridCol w:w="1485"/>
        <w:gridCol w:w="1020"/>
        <w:gridCol w:w="1935"/>
        <w:gridCol w:w="2295"/>
        <w:gridCol w:w="1110"/>
        <w:gridCol w:w="855"/>
      </w:tblGrid>
      <w:tr w:rsidR="00B9738E" w14:paraId="36B498C4" w14:textId="77777777">
        <w:trPr>
          <w:trHeight w:val="854"/>
        </w:trPr>
        <w:tc>
          <w:tcPr>
            <w:tcW w:w="1965" w:type="dxa"/>
          </w:tcPr>
          <w:p w14:paraId="7AA4EC9C" w14:textId="77777777" w:rsidR="00B9738E" w:rsidRDefault="00592588">
            <w:pPr>
              <w:pStyle w:val="TableParagraph"/>
              <w:ind w:left="121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Type</w:t>
            </w:r>
          </w:p>
        </w:tc>
        <w:tc>
          <w:tcPr>
            <w:tcW w:w="1485" w:type="dxa"/>
          </w:tcPr>
          <w:p w14:paraId="24162232" w14:textId="77777777" w:rsidR="00B9738E" w:rsidRDefault="00592588">
            <w:pPr>
              <w:pStyle w:val="TableParagraph"/>
              <w:spacing w:line="249" w:lineRule="auto"/>
              <w:ind w:left="121" w:right="203"/>
              <w:rPr>
                <w:b/>
                <w:sz w:val="20"/>
              </w:rPr>
            </w:pPr>
            <w:r>
              <w:rPr>
                <w:b/>
                <w:sz w:val="20"/>
              </w:rPr>
              <w:t>Functional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Requirement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(Epic)</w:t>
            </w:r>
          </w:p>
        </w:tc>
        <w:tc>
          <w:tcPr>
            <w:tcW w:w="1020" w:type="dxa"/>
          </w:tcPr>
          <w:p w14:paraId="002AA605" w14:textId="77777777" w:rsidR="00B9738E" w:rsidRDefault="00592588">
            <w:pPr>
              <w:pStyle w:val="TableParagraph"/>
              <w:spacing w:line="297" w:lineRule="auto"/>
              <w:ind w:left="121" w:right="382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Story</w:t>
            </w:r>
          </w:p>
          <w:p w14:paraId="7F2FB6B9" w14:textId="77777777" w:rsidR="00B9738E" w:rsidRDefault="00592588">
            <w:pPr>
              <w:pStyle w:val="TableParagraph"/>
              <w:spacing w:line="230" w:lineRule="exact"/>
              <w:ind w:left="121"/>
              <w:rPr>
                <w:b/>
                <w:sz w:val="20"/>
              </w:rPr>
            </w:pPr>
            <w:r>
              <w:rPr>
                <w:b/>
                <w:sz w:val="20"/>
              </w:rPr>
              <w:t>Number</w:t>
            </w:r>
          </w:p>
        </w:tc>
        <w:tc>
          <w:tcPr>
            <w:tcW w:w="1935" w:type="dxa"/>
          </w:tcPr>
          <w:p w14:paraId="6481DE27" w14:textId="77777777" w:rsidR="00B9738E" w:rsidRDefault="00592588">
            <w:pPr>
              <w:pStyle w:val="TableParagraph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Story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/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Task</w:t>
            </w:r>
          </w:p>
        </w:tc>
        <w:tc>
          <w:tcPr>
            <w:tcW w:w="2295" w:type="dxa"/>
          </w:tcPr>
          <w:p w14:paraId="65346BA3" w14:textId="77777777" w:rsidR="00B9738E" w:rsidRDefault="00592588">
            <w:pPr>
              <w:pStyle w:val="TableParagraph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Acceptance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z w:val="20"/>
              </w:rPr>
              <w:t>criteria</w:t>
            </w:r>
          </w:p>
        </w:tc>
        <w:tc>
          <w:tcPr>
            <w:tcW w:w="1110" w:type="dxa"/>
          </w:tcPr>
          <w:p w14:paraId="27123484" w14:textId="77777777" w:rsidR="00B9738E" w:rsidRDefault="00592588">
            <w:pPr>
              <w:pStyle w:val="TableParagraph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Priority</w:t>
            </w:r>
          </w:p>
        </w:tc>
        <w:tc>
          <w:tcPr>
            <w:tcW w:w="855" w:type="dxa"/>
          </w:tcPr>
          <w:p w14:paraId="00757FCD" w14:textId="77777777" w:rsidR="00B9738E" w:rsidRDefault="00592588">
            <w:pPr>
              <w:pStyle w:val="TableParagraph"/>
              <w:ind w:right="60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Release</w:t>
            </w:r>
          </w:p>
        </w:tc>
      </w:tr>
      <w:tr w:rsidR="00B9738E" w14:paraId="32F7CEBC" w14:textId="77777777">
        <w:trPr>
          <w:trHeight w:val="1709"/>
        </w:trPr>
        <w:tc>
          <w:tcPr>
            <w:tcW w:w="1965" w:type="dxa"/>
          </w:tcPr>
          <w:p w14:paraId="49556102" w14:textId="77777777" w:rsidR="00B9738E" w:rsidRDefault="00592588">
            <w:pPr>
              <w:pStyle w:val="TableParagraph"/>
              <w:spacing w:line="297" w:lineRule="auto"/>
              <w:ind w:left="121" w:right="425"/>
              <w:rPr>
                <w:sz w:val="20"/>
              </w:rPr>
            </w:pPr>
            <w:r>
              <w:rPr>
                <w:sz w:val="20"/>
              </w:rPr>
              <w:t>Customer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(Mobile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user)</w:t>
            </w:r>
          </w:p>
        </w:tc>
        <w:tc>
          <w:tcPr>
            <w:tcW w:w="1485" w:type="dxa"/>
          </w:tcPr>
          <w:p w14:paraId="6B776BCE" w14:textId="77777777" w:rsidR="00B9738E" w:rsidRDefault="00592588"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Registration</w:t>
            </w:r>
          </w:p>
        </w:tc>
        <w:tc>
          <w:tcPr>
            <w:tcW w:w="1020" w:type="dxa"/>
          </w:tcPr>
          <w:p w14:paraId="5F6FB51F" w14:textId="77777777" w:rsidR="00B9738E" w:rsidRDefault="00592588"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1935" w:type="dxa"/>
          </w:tcPr>
          <w:p w14:paraId="5B8446B1" w14:textId="77777777" w:rsidR="00B9738E" w:rsidRDefault="00592588">
            <w:pPr>
              <w:pStyle w:val="TableParagraph"/>
              <w:spacing w:line="297" w:lineRule="auto"/>
              <w:ind w:left="120" w:right="148"/>
              <w:rPr>
                <w:sz w:val="20"/>
              </w:rPr>
            </w:pPr>
            <w:r>
              <w:rPr>
                <w:sz w:val="20"/>
              </w:rPr>
              <w:t>As customer, I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couldable</w:t>
            </w:r>
            <w:proofErr w:type="spellEnd"/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 xml:space="preserve">for </w:t>
            </w:r>
            <w:proofErr w:type="spellStart"/>
            <w:r>
              <w:rPr>
                <w:sz w:val="20"/>
              </w:rPr>
              <w:t>theapp</w:t>
            </w:r>
            <w:proofErr w:type="spellEnd"/>
            <w:r>
              <w:rPr>
                <w:sz w:val="20"/>
              </w:rPr>
              <w:t xml:space="preserve"> by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entering my E-mail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proper</w:t>
            </w:r>
          </w:p>
          <w:p w14:paraId="7C98EBBC" w14:textId="77777777" w:rsidR="00B9738E" w:rsidRDefault="00592588">
            <w:pPr>
              <w:pStyle w:val="TableParagraph"/>
              <w:spacing w:line="229" w:lineRule="exact"/>
              <w:ind w:left="120"/>
              <w:rPr>
                <w:sz w:val="20"/>
              </w:rPr>
            </w:pPr>
            <w:r>
              <w:rPr>
                <w:sz w:val="20"/>
              </w:rPr>
              <w:t>password.</w:t>
            </w:r>
          </w:p>
        </w:tc>
        <w:tc>
          <w:tcPr>
            <w:tcW w:w="2295" w:type="dxa"/>
          </w:tcPr>
          <w:p w14:paraId="119879AB" w14:textId="77777777" w:rsidR="00B9738E" w:rsidRDefault="00592588">
            <w:pPr>
              <w:pStyle w:val="TableParagraph"/>
              <w:spacing w:line="297" w:lineRule="auto"/>
              <w:ind w:left="120" w:right="527"/>
              <w:rPr>
                <w:sz w:val="20"/>
              </w:rPr>
            </w:pPr>
            <w:r>
              <w:rPr>
                <w:sz w:val="20"/>
              </w:rPr>
              <w:t>I could able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access </w:t>
            </w:r>
            <w:proofErr w:type="spellStart"/>
            <w:r>
              <w:rPr>
                <w:sz w:val="20"/>
              </w:rPr>
              <w:t>myregistered</w:t>
            </w:r>
            <w:proofErr w:type="spellEnd"/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account.</w:t>
            </w:r>
          </w:p>
        </w:tc>
        <w:tc>
          <w:tcPr>
            <w:tcW w:w="1110" w:type="dxa"/>
          </w:tcPr>
          <w:p w14:paraId="21805E07" w14:textId="77777777" w:rsidR="00B9738E" w:rsidRDefault="00592588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855" w:type="dxa"/>
          </w:tcPr>
          <w:p w14:paraId="54A40244" w14:textId="77777777" w:rsidR="00B9738E" w:rsidRDefault="00592588">
            <w:pPr>
              <w:pStyle w:val="TableParagraph"/>
              <w:ind w:right="68"/>
              <w:jc w:val="right"/>
              <w:rPr>
                <w:sz w:val="20"/>
              </w:rPr>
            </w:pPr>
            <w:r>
              <w:rPr>
                <w:sz w:val="20"/>
              </w:rPr>
              <w:t>Sprint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</w:tr>
      <w:tr w:rsidR="00B9738E" w14:paraId="245FBC59" w14:textId="77777777">
        <w:trPr>
          <w:trHeight w:val="1799"/>
        </w:trPr>
        <w:tc>
          <w:tcPr>
            <w:tcW w:w="1965" w:type="dxa"/>
          </w:tcPr>
          <w:p w14:paraId="67C2C894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485" w:type="dxa"/>
          </w:tcPr>
          <w:p w14:paraId="3695BE24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020" w:type="dxa"/>
          </w:tcPr>
          <w:p w14:paraId="29AC45E5" w14:textId="77777777" w:rsidR="00B9738E" w:rsidRDefault="00592588"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1935" w:type="dxa"/>
          </w:tcPr>
          <w:p w14:paraId="51021B5C" w14:textId="77777777" w:rsidR="00B9738E" w:rsidRDefault="00592588">
            <w:pPr>
              <w:pStyle w:val="TableParagraph"/>
              <w:spacing w:line="297" w:lineRule="auto"/>
              <w:ind w:left="120" w:right="139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I'll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get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acknowledgement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verification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emailonce</w:t>
            </w:r>
            <w:proofErr w:type="spellEnd"/>
            <w:r>
              <w:rPr>
                <w:sz w:val="20"/>
              </w:rPr>
              <w:t xml:space="preserve"> after my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registrationhasbeen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done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theapp</w:t>
            </w:r>
            <w:proofErr w:type="spellEnd"/>
          </w:p>
        </w:tc>
        <w:tc>
          <w:tcPr>
            <w:tcW w:w="2295" w:type="dxa"/>
          </w:tcPr>
          <w:p w14:paraId="58E088F7" w14:textId="77777777" w:rsidR="00B9738E" w:rsidRDefault="00592588">
            <w:pPr>
              <w:pStyle w:val="TableParagraph"/>
              <w:spacing w:line="297" w:lineRule="auto"/>
              <w:ind w:left="120" w:right="493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get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verification</w:t>
            </w:r>
            <w:r>
              <w:rPr>
                <w:spacing w:val="-4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emailand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clickok</w:t>
            </w:r>
            <w:proofErr w:type="spellEnd"/>
            <w:r>
              <w:rPr>
                <w:sz w:val="20"/>
              </w:rPr>
              <w:t xml:space="preserve">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confirm</w:t>
            </w:r>
            <w:r>
              <w:rPr>
                <w:spacing w:val="-2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it..</w:t>
            </w:r>
            <w:proofErr w:type="gramEnd"/>
          </w:p>
        </w:tc>
        <w:tc>
          <w:tcPr>
            <w:tcW w:w="1110" w:type="dxa"/>
          </w:tcPr>
          <w:p w14:paraId="38F33ED4" w14:textId="77777777" w:rsidR="00B9738E" w:rsidRDefault="00592588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855" w:type="dxa"/>
          </w:tcPr>
          <w:p w14:paraId="66BE0F59" w14:textId="77777777" w:rsidR="00B9738E" w:rsidRDefault="00592588">
            <w:pPr>
              <w:pStyle w:val="TableParagraph"/>
              <w:ind w:right="68"/>
              <w:jc w:val="right"/>
              <w:rPr>
                <w:sz w:val="20"/>
              </w:rPr>
            </w:pPr>
            <w:r>
              <w:rPr>
                <w:sz w:val="20"/>
              </w:rPr>
              <w:t>Sprint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</w:tr>
      <w:tr w:rsidR="00B9738E" w14:paraId="7A1380F8" w14:textId="77777777">
        <w:trPr>
          <w:trHeight w:val="1994"/>
        </w:trPr>
        <w:tc>
          <w:tcPr>
            <w:tcW w:w="1965" w:type="dxa"/>
          </w:tcPr>
          <w:p w14:paraId="07C97535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485" w:type="dxa"/>
          </w:tcPr>
          <w:p w14:paraId="56A221AF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020" w:type="dxa"/>
          </w:tcPr>
          <w:p w14:paraId="24F30F97" w14:textId="77777777" w:rsidR="00B9738E" w:rsidRDefault="00592588"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1935" w:type="dxa"/>
          </w:tcPr>
          <w:p w14:paraId="1BA9E59B" w14:textId="77777777" w:rsidR="00B9738E" w:rsidRDefault="00592588">
            <w:pPr>
              <w:pStyle w:val="TableParagraph"/>
              <w:spacing w:line="297" w:lineRule="auto"/>
              <w:ind w:left="120" w:right="479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customer,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could able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register 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 via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their official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websites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</w:p>
          <w:p w14:paraId="5FDA254D" w14:textId="77777777" w:rsidR="00B9738E" w:rsidRDefault="00592588">
            <w:pPr>
              <w:pStyle w:val="TableParagraph"/>
              <w:spacing w:line="229" w:lineRule="exact"/>
              <w:ind w:left="120"/>
              <w:rPr>
                <w:sz w:val="20"/>
              </w:rPr>
            </w:pPr>
            <w:r>
              <w:rPr>
                <w:sz w:val="20"/>
              </w:rPr>
              <w:t>social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media.</w:t>
            </w:r>
          </w:p>
        </w:tc>
        <w:tc>
          <w:tcPr>
            <w:tcW w:w="2295" w:type="dxa"/>
          </w:tcPr>
          <w:p w14:paraId="4ED5EB70" w14:textId="77777777" w:rsidR="00B9738E" w:rsidRDefault="00592588">
            <w:pPr>
              <w:pStyle w:val="TableParagraph"/>
              <w:spacing w:line="297" w:lineRule="auto"/>
              <w:ind w:left="120" w:right="280"/>
              <w:jc w:val="both"/>
              <w:rPr>
                <w:sz w:val="20"/>
              </w:rPr>
            </w:pPr>
            <w:r>
              <w:rPr>
                <w:sz w:val="20"/>
              </w:rPr>
              <w:t>I could able to register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 access my account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6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usingtheirwebsite</w:t>
            </w:r>
            <w:proofErr w:type="spellEnd"/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-4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socialmedia</w:t>
            </w:r>
            <w:proofErr w:type="spellEnd"/>
            <w:r>
              <w:rPr>
                <w:sz w:val="20"/>
              </w:rPr>
              <w:t>.</w:t>
            </w:r>
          </w:p>
        </w:tc>
        <w:tc>
          <w:tcPr>
            <w:tcW w:w="1110" w:type="dxa"/>
          </w:tcPr>
          <w:p w14:paraId="7FB61A2D" w14:textId="77777777" w:rsidR="00B9738E" w:rsidRDefault="00592588">
            <w:pPr>
              <w:pStyle w:val="TableParagraph"/>
              <w:ind w:left="119"/>
              <w:rPr>
                <w:sz w:val="20"/>
              </w:rPr>
            </w:pPr>
            <w:proofErr w:type="spellStart"/>
            <w:r>
              <w:rPr>
                <w:sz w:val="20"/>
              </w:rPr>
              <w:t>Medim</w:t>
            </w:r>
            <w:proofErr w:type="spellEnd"/>
          </w:p>
        </w:tc>
        <w:tc>
          <w:tcPr>
            <w:tcW w:w="855" w:type="dxa"/>
          </w:tcPr>
          <w:p w14:paraId="08171F2C" w14:textId="77777777" w:rsidR="00B9738E" w:rsidRDefault="00592588">
            <w:pPr>
              <w:pStyle w:val="TableParagraph"/>
              <w:ind w:right="68"/>
              <w:jc w:val="right"/>
              <w:rPr>
                <w:sz w:val="20"/>
              </w:rPr>
            </w:pPr>
            <w:r>
              <w:rPr>
                <w:sz w:val="20"/>
              </w:rPr>
              <w:t>Sprint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B9738E" w14:paraId="03668892" w14:textId="77777777">
        <w:trPr>
          <w:trHeight w:val="1424"/>
        </w:trPr>
        <w:tc>
          <w:tcPr>
            <w:tcW w:w="1965" w:type="dxa"/>
          </w:tcPr>
          <w:p w14:paraId="5947ADD1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485" w:type="dxa"/>
          </w:tcPr>
          <w:p w14:paraId="2DE4115B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020" w:type="dxa"/>
          </w:tcPr>
          <w:p w14:paraId="217A8F27" w14:textId="77777777" w:rsidR="00B9738E" w:rsidRDefault="00592588"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1935" w:type="dxa"/>
          </w:tcPr>
          <w:p w14:paraId="75D27C65" w14:textId="77777777" w:rsidR="00B9738E" w:rsidRDefault="00592588">
            <w:pPr>
              <w:pStyle w:val="TableParagraph"/>
              <w:spacing w:line="297" w:lineRule="auto"/>
              <w:ind w:left="120" w:right="479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customer,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could able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register 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</w:p>
          <w:p w14:paraId="26FB157F" w14:textId="77777777" w:rsidR="00B9738E" w:rsidRDefault="00592588">
            <w:pPr>
              <w:pStyle w:val="TableParagraph"/>
              <w:spacing w:line="229" w:lineRule="exact"/>
              <w:ind w:left="120"/>
              <w:rPr>
                <w:sz w:val="20"/>
              </w:rPr>
            </w:pPr>
            <w:r>
              <w:rPr>
                <w:sz w:val="20"/>
              </w:rPr>
              <w:t>through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Gmail</w:t>
            </w:r>
          </w:p>
        </w:tc>
        <w:tc>
          <w:tcPr>
            <w:tcW w:w="2295" w:type="dxa"/>
          </w:tcPr>
          <w:p w14:paraId="097464B5" w14:textId="77777777" w:rsidR="00B9738E" w:rsidRDefault="00592588"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via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some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thirdparties</w:t>
            </w:r>
            <w:proofErr w:type="spell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link</w:t>
            </w:r>
          </w:p>
        </w:tc>
        <w:tc>
          <w:tcPr>
            <w:tcW w:w="1110" w:type="dxa"/>
          </w:tcPr>
          <w:p w14:paraId="514836BD" w14:textId="77777777" w:rsidR="00B9738E" w:rsidRDefault="00592588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Low</w:t>
            </w:r>
          </w:p>
        </w:tc>
        <w:tc>
          <w:tcPr>
            <w:tcW w:w="855" w:type="dxa"/>
          </w:tcPr>
          <w:p w14:paraId="5A68D955" w14:textId="77777777" w:rsidR="00B9738E" w:rsidRDefault="00592588">
            <w:pPr>
              <w:pStyle w:val="TableParagraph"/>
              <w:ind w:right="68"/>
              <w:jc w:val="right"/>
              <w:rPr>
                <w:sz w:val="20"/>
              </w:rPr>
            </w:pPr>
            <w:r>
              <w:rPr>
                <w:sz w:val="20"/>
              </w:rPr>
              <w:t>Sprint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B9738E" w14:paraId="3FF2F389" w14:textId="77777777">
        <w:trPr>
          <w:trHeight w:val="1994"/>
        </w:trPr>
        <w:tc>
          <w:tcPr>
            <w:tcW w:w="1965" w:type="dxa"/>
          </w:tcPr>
          <w:p w14:paraId="0F91F1BA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485" w:type="dxa"/>
          </w:tcPr>
          <w:p w14:paraId="6CF3383F" w14:textId="77777777" w:rsidR="00B9738E" w:rsidRDefault="00592588"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020" w:type="dxa"/>
          </w:tcPr>
          <w:p w14:paraId="49C1B442" w14:textId="77777777" w:rsidR="00B9738E" w:rsidRDefault="00592588"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USN-5</w:t>
            </w:r>
          </w:p>
        </w:tc>
        <w:tc>
          <w:tcPr>
            <w:tcW w:w="1935" w:type="dxa"/>
          </w:tcPr>
          <w:p w14:paraId="272D2D0F" w14:textId="77777777" w:rsidR="00B9738E" w:rsidRDefault="00592588">
            <w:pPr>
              <w:pStyle w:val="TableParagraph"/>
              <w:spacing w:line="297" w:lineRule="auto"/>
              <w:ind w:left="120" w:right="270"/>
              <w:rPr>
                <w:sz w:val="20"/>
              </w:rPr>
            </w:pPr>
            <w:r>
              <w:rPr>
                <w:sz w:val="20"/>
              </w:rPr>
              <w:t>As a customer, 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could able to login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entering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alreadyregistered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</w:p>
          <w:p w14:paraId="0B264D34" w14:textId="77777777" w:rsidR="00B9738E" w:rsidRDefault="00592588">
            <w:pPr>
              <w:pStyle w:val="TableParagraph"/>
              <w:spacing w:line="229" w:lineRule="exact"/>
              <w:ind w:left="120"/>
              <w:rPr>
                <w:sz w:val="20"/>
              </w:rPr>
            </w:pPr>
            <w:r>
              <w:rPr>
                <w:sz w:val="20"/>
              </w:rPr>
              <w:t>password</w:t>
            </w:r>
          </w:p>
        </w:tc>
        <w:tc>
          <w:tcPr>
            <w:tcW w:w="2295" w:type="dxa"/>
          </w:tcPr>
          <w:p w14:paraId="576C7292" w14:textId="77777777" w:rsidR="00B9738E" w:rsidRDefault="00592588">
            <w:pPr>
              <w:pStyle w:val="TableParagraph"/>
              <w:spacing w:line="297" w:lineRule="auto"/>
              <w:ind w:left="120" w:right="160" w:firstLine="57"/>
              <w:jc w:val="both"/>
              <w:rPr>
                <w:sz w:val="20"/>
              </w:rPr>
            </w:pPr>
            <w:r>
              <w:rPr>
                <w:sz w:val="20"/>
              </w:rPr>
              <w:t xml:space="preserve">I can type </w:t>
            </w:r>
            <w:r>
              <w:rPr>
                <w:sz w:val="20"/>
              </w:rPr>
              <w:t>manually and</w:t>
            </w:r>
            <w:r>
              <w:rPr>
                <w:spacing w:val="-4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alsocan</w:t>
            </w:r>
            <w:proofErr w:type="spellEnd"/>
            <w:r>
              <w:rPr>
                <w:sz w:val="20"/>
              </w:rPr>
              <w:t xml:space="preserve"> used saved login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credentials</w:t>
            </w:r>
          </w:p>
        </w:tc>
        <w:tc>
          <w:tcPr>
            <w:tcW w:w="1110" w:type="dxa"/>
          </w:tcPr>
          <w:p w14:paraId="76742B18" w14:textId="77777777" w:rsidR="00B9738E" w:rsidRDefault="00592588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855" w:type="dxa"/>
          </w:tcPr>
          <w:p w14:paraId="61A632AD" w14:textId="77777777" w:rsidR="00B9738E" w:rsidRDefault="00592588">
            <w:pPr>
              <w:pStyle w:val="TableParagraph"/>
              <w:ind w:right="68"/>
              <w:jc w:val="right"/>
              <w:rPr>
                <w:sz w:val="20"/>
              </w:rPr>
            </w:pPr>
            <w:r>
              <w:rPr>
                <w:sz w:val="20"/>
              </w:rPr>
              <w:t>Sprint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</w:tr>
    </w:tbl>
    <w:p w14:paraId="66759CB1" w14:textId="77777777" w:rsidR="00B9738E" w:rsidRDefault="00B9738E">
      <w:pPr>
        <w:jc w:val="right"/>
        <w:rPr>
          <w:sz w:val="20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tbl>
      <w:tblPr>
        <w:tblW w:w="0" w:type="auto"/>
        <w:tblInd w:w="35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0"/>
        <w:gridCol w:w="1380"/>
        <w:gridCol w:w="765"/>
        <w:gridCol w:w="2355"/>
        <w:gridCol w:w="2880"/>
        <w:gridCol w:w="1020"/>
        <w:gridCol w:w="1005"/>
      </w:tblGrid>
      <w:tr w:rsidR="00B9738E" w14:paraId="1EFE3BDA" w14:textId="77777777">
        <w:trPr>
          <w:trHeight w:val="1859"/>
        </w:trPr>
        <w:tc>
          <w:tcPr>
            <w:tcW w:w="1440" w:type="dxa"/>
          </w:tcPr>
          <w:p w14:paraId="49092EE8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380" w:type="dxa"/>
          </w:tcPr>
          <w:p w14:paraId="005956BF" w14:textId="77777777" w:rsidR="00B9738E" w:rsidRDefault="00592588">
            <w:pPr>
              <w:pStyle w:val="TableParagraph"/>
              <w:ind w:left="204"/>
              <w:rPr>
                <w:sz w:val="20"/>
              </w:rPr>
            </w:pPr>
            <w:r>
              <w:rPr>
                <w:sz w:val="20"/>
              </w:rPr>
              <w:t>Dashboard</w:t>
            </w:r>
          </w:p>
        </w:tc>
        <w:tc>
          <w:tcPr>
            <w:tcW w:w="765" w:type="dxa"/>
          </w:tcPr>
          <w:p w14:paraId="7E619667" w14:textId="77777777" w:rsidR="00B9738E" w:rsidRDefault="00B9738E">
            <w:pPr>
              <w:pStyle w:val="TableParagraph"/>
              <w:spacing w:line="240" w:lineRule="auto"/>
              <w:rPr>
                <w:b/>
              </w:rPr>
            </w:pPr>
          </w:p>
          <w:p w14:paraId="00D3F664" w14:textId="77777777" w:rsidR="00B9738E" w:rsidRDefault="00B9738E">
            <w:pPr>
              <w:pStyle w:val="TableParagraph"/>
              <w:spacing w:line="240" w:lineRule="auto"/>
              <w:rPr>
                <w:b/>
              </w:rPr>
            </w:pPr>
          </w:p>
          <w:p w14:paraId="5EA01DB0" w14:textId="77777777" w:rsidR="00B9738E" w:rsidRDefault="00592588">
            <w:pPr>
              <w:pStyle w:val="TableParagraph"/>
              <w:spacing w:before="177" w:line="249" w:lineRule="auto"/>
              <w:ind w:left="393" w:right="54" w:hanging="184"/>
              <w:rPr>
                <w:sz w:val="20"/>
              </w:rPr>
            </w:pPr>
            <w:r>
              <w:rPr>
                <w:sz w:val="20"/>
              </w:rPr>
              <w:t>USN-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6</w:t>
            </w:r>
          </w:p>
        </w:tc>
        <w:tc>
          <w:tcPr>
            <w:tcW w:w="2355" w:type="dxa"/>
          </w:tcPr>
          <w:p w14:paraId="3F9FCE18" w14:textId="77777777" w:rsidR="00B9738E" w:rsidRDefault="00592588">
            <w:pPr>
              <w:pStyle w:val="TableParagraph"/>
              <w:spacing w:line="297" w:lineRule="auto"/>
              <w:ind w:left="241" w:right="517"/>
              <w:jc w:val="center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9"/>
                <w:sz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</w:rPr>
              <w:t>customer,I</w:t>
            </w:r>
            <w:proofErr w:type="spellEnd"/>
            <w:proofErr w:type="gramEnd"/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get all services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andhelp</w:t>
            </w:r>
            <w:proofErr w:type="spellEnd"/>
            <w:r>
              <w:rPr>
                <w:sz w:val="20"/>
              </w:rPr>
              <w:t xml:space="preserve"> 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dashboard</w:t>
            </w:r>
          </w:p>
        </w:tc>
        <w:tc>
          <w:tcPr>
            <w:tcW w:w="2880" w:type="dxa"/>
          </w:tcPr>
          <w:p w14:paraId="70B235E6" w14:textId="77777777" w:rsidR="00B9738E" w:rsidRDefault="00592588">
            <w:pPr>
              <w:pStyle w:val="TableParagraph"/>
              <w:spacing w:line="297" w:lineRule="auto"/>
              <w:ind w:left="600" w:right="464" w:hanging="315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dashboard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change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profile</w:t>
            </w:r>
          </w:p>
        </w:tc>
        <w:tc>
          <w:tcPr>
            <w:tcW w:w="1020" w:type="dxa"/>
          </w:tcPr>
          <w:p w14:paraId="7FCAA7D2" w14:textId="77777777" w:rsidR="00B9738E" w:rsidRDefault="00592588">
            <w:pPr>
              <w:pStyle w:val="TableParagraph"/>
              <w:ind w:left="144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005" w:type="dxa"/>
          </w:tcPr>
          <w:p w14:paraId="1C951974" w14:textId="77777777" w:rsidR="00B9738E" w:rsidRDefault="00592588">
            <w:pPr>
              <w:pStyle w:val="TableParagraph"/>
              <w:ind w:right="151"/>
              <w:jc w:val="right"/>
              <w:rPr>
                <w:sz w:val="20"/>
              </w:rPr>
            </w:pPr>
            <w:r>
              <w:rPr>
                <w:sz w:val="20"/>
              </w:rPr>
              <w:t>Sprint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B9738E" w14:paraId="0860024D" w14:textId="77777777">
        <w:trPr>
          <w:trHeight w:val="1529"/>
        </w:trPr>
        <w:tc>
          <w:tcPr>
            <w:tcW w:w="1440" w:type="dxa"/>
          </w:tcPr>
          <w:p w14:paraId="1A4AE354" w14:textId="77777777" w:rsidR="00B9738E" w:rsidRDefault="00592588">
            <w:pPr>
              <w:pStyle w:val="TableParagraph"/>
              <w:spacing w:line="297" w:lineRule="auto"/>
              <w:ind w:left="204" w:right="375"/>
              <w:rPr>
                <w:sz w:val="20"/>
              </w:rPr>
            </w:pPr>
            <w:r>
              <w:rPr>
                <w:sz w:val="20"/>
              </w:rPr>
              <w:t>Customer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</w:t>
            </w:r>
            <w:proofErr w:type="spellStart"/>
            <w:r>
              <w:rPr>
                <w:spacing w:val="-2"/>
                <w:sz w:val="20"/>
              </w:rPr>
              <w:t>Webuser</w:t>
            </w:r>
            <w:proofErr w:type="spellEnd"/>
            <w:r>
              <w:rPr>
                <w:spacing w:val="-2"/>
                <w:sz w:val="20"/>
              </w:rPr>
              <w:t>)</w:t>
            </w:r>
          </w:p>
        </w:tc>
        <w:tc>
          <w:tcPr>
            <w:tcW w:w="1380" w:type="dxa"/>
          </w:tcPr>
          <w:p w14:paraId="45FFCBC8" w14:textId="77777777" w:rsidR="00B9738E" w:rsidRDefault="00592588">
            <w:pPr>
              <w:pStyle w:val="TableParagraph"/>
              <w:ind w:left="97"/>
              <w:rPr>
                <w:sz w:val="20"/>
              </w:rPr>
            </w:pPr>
            <w:r>
              <w:rPr>
                <w:sz w:val="20"/>
              </w:rPr>
              <w:t>Registration</w:t>
            </w:r>
          </w:p>
        </w:tc>
        <w:tc>
          <w:tcPr>
            <w:tcW w:w="765" w:type="dxa"/>
          </w:tcPr>
          <w:p w14:paraId="01398F54" w14:textId="77777777" w:rsidR="00B9738E" w:rsidRDefault="00B9738E">
            <w:pPr>
              <w:pStyle w:val="TableParagraph"/>
              <w:spacing w:line="240" w:lineRule="auto"/>
              <w:rPr>
                <w:b/>
              </w:rPr>
            </w:pPr>
          </w:p>
          <w:p w14:paraId="183C2A90" w14:textId="77777777" w:rsidR="00B9738E" w:rsidRDefault="00B9738E">
            <w:pPr>
              <w:pStyle w:val="TableParagraph"/>
              <w:spacing w:line="240" w:lineRule="auto"/>
              <w:rPr>
                <w:b/>
                <w:sz w:val="23"/>
              </w:rPr>
            </w:pPr>
          </w:p>
          <w:p w14:paraId="57398DC2" w14:textId="77777777" w:rsidR="00B9738E" w:rsidRDefault="00592588">
            <w:pPr>
              <w:pStyle w:val="TableParagraph"/>
              <w:spacing w:before="1" w:line="249" w:lineRule="auto"/>
              <w:ind w:left="393" w:right="54" w:hanging="184"/>
              <w:rPr>
                <w:sz w:val="20"/>
              </w:rPr>
            </w:pPr>
            <w:r>
              <w:rPr>
                <w:sz w:val="20"/>
              </w:rPr>
              <w:t>USN-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  <w:tc>
          <w:tcPr>
            <w:tcW w:w="2355" w:type="dxa"/>
          </w:tcPr>
          <w:p w14:paraId="560040B3" w14:textId="77777777" w:rsidR="00B9738E" w:rsidRDefault="00592588">
            <w:pPr>
              <w:pStyle w:val="TableParagraph"/>
              <w:spacing w:line="297" w:lineRule="auto"/>
              <w:ind w:left="234" w:right="275" w:hanging="1"/>
              <w:jc w:val="center"/>
              <w:rPr>
                <w:sz w:val="20"/>
              </w:rPr>
            </w:pPr>
            <w:r>
              <w:rPr>
                <w:sz w:val="20"/>
              </w:rPr>
              <w:t>As a customer, I could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able to login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throughregistered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phone</w:t>
            </w:r>
            <w:r>
              <w:rPr>
                <w:spacing w:val="-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numberby</w:t>
            </w:r>
            <w:proofErr w:type="spellEnd"/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4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otp</w:t>
            </w:r>
            <w:proofErr w:type="spell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instead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Gmail</w:t>
            </w:r>
          </w:p>
        </w:tc>
        <w:tc>
          <w:tcPr>
            <w:tcW w:w="2880" w:type="dxa"/>
          </w:tcPr>
          <w:p w14:paraId="62BF06DD" w14:textId="77777777" w:rsidR="00B9738E" w:rsidRDefault="00592588">
            <w:pPr>
              <w:pStyle w:val="TableParagraph"/>
              <w:spacing w:line="297" w:lineRule="auto"/>
              <w:ind w:left="253" w:right="511" w:hanging="1"/>
              <w:jc w:val="center"/>
              <w:rPr>
                <w:sz w:val="20"/>
              </w:rPr>
            </w:pPr>
            <w:r>
              <w:rPr>
                <w:sz w:val="20"/>
              </w:rPr>
              <w:t>I could able to register &amp;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via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phone</w:t>
            </w:r>
            <w:r>
              <w:rPr>
                <w:spacing w:val="-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numberto</w:t>
            </w:r>
            <w:proofErr w:type="spellEnd"/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</w:p>
        </w:tc>
        <w:tc>
          <w:tcPr>
            <w:tcW w:w="1020" w:type="dxa"/>
          </w:tcPr>
          <w:p w14:paraId="55774571" w14:textId="77777777" w:rsidR="00B9738E" w:rsidRDefault="00592588">
            <w:pPr>
              <w:pStyle w:val="TableParagraph"/>
              <w:ind w:left="201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005" w:type="dxa"/>
          </w:tcPr>
          <w:p w14:paraId="5BAFF53D" w14:textId="77777777" w:rsidR="00B9738E" w:rsidRDefault="00592588">
            <w:pPr>
              <w:pStyle w:val="TableParagraph"/>
              <w:ind w:right="151"/>
              <w:jc w:val="right"/>
              <w:rPr>
                <w:sz w:val="20"/>
              </w:rPr>
            </w:pPr>
            <w:r>
              <w:rPr>
                <w:sz w:val="20"/>
              </w:rPr>
              <w:t>Sprint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B9738E" w14:paraId="232CFC99" w14:textId="77777777">
        <w:trPr>
          <w:trHeight w:val="1274"/>
        </w:trPr>
        <w:tc>
          <w:tcPr>
            <w:tcW w:w="1440" w:type="dxa"/>
          </w:tcPr>
          <w:p w14:paraId="6644EEFB" w14:textId="77777777" w:rsidR="00B9738E" w:rsidRDefault="00592588">
            <w:pPr>
              <w:pStyle w:val="TableParagraph"/>
              <w:spacing w:line="297" w:lineRule="auto"/>
              <w:ind w:left="204" w:right="410"/>
              <w:rPr>
                <w:sz w:val="20"/>
              </w:rPr>
            </w:pPr>
            <w:r>
              <w:rPr>
                <w:sz w:val="20"/>
              </w:rPr>
              <w:t>Customer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Care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Executive</w:t>
            </w:r>
          </w:p>
        </w:tc>
        <w:tc>
          <w:tcPr>
            <w:tcW w:w="1380" w:type="dxa"/>
          </w:tcPr>
          <w:p w14:paraId="7D90F70F" w14:textId="77777777" w:rsidR="00B9738E" w:rsidRDefault="00592588">
            <w:pPr>
              <w:pStyle w:val="TableParagraph"/>
              <w:ind w:left="204"/>
              <w:rPr>
                <w:sz w:val="20"/>
              </w:rPr>
            </w:pPr>
            <w:r>
              <w:rPr>
                <w:sz w:val="20"/>
              </w:rPr>
              <w:t>Service</w:t>
            </w:r>
          </w:p>
        </w:tc>
        <w:tc>
          <w:tcPr>
            <w:tcW w:w="765" w:type="dxa"/>
          </w:tcPr>
          <w:p w14:paraId="3D62FF86" w14:textId="77777777" w:rsidR="00B9738E" w:rsidRDefault="00B9738E">
            <w:pPr>
              <w:pStyle w:val="TableParagraph"/>
              <w:spacing w:line="240" w:lineRule="auto"/>
              <w:rPr>
                <w:b/>
              </w:rPr>
            </w:pPr>
          </w:p>
          <w:p w14:paraId="19F181F0" w14:textId="77777777" w:rsidR="00B9738E" w:rsidRDefault="00592588">
            <w:pPr>
              <w:pStyle w:val="TableParagraph"/>
              <w:spacing w:before="130" w:line="249" w:lineRule="auto"/>
              <w:ind w:left="393" w:right="54" w:hanging="184"/>
              <w:rPr>
                <w:sz w:val="20"/>
              </w:rPr>
            </w:pPr>
            <w:r>
              <w:rPr>
                <w:sz w:val="20"/>
              </w:rPr>
              <w:t>USN-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8</w:t>
            </w:r>
          </w:p>
        </w:tc>
        <w:tc>
          <w:tcPr>
            <w:tcW w:w="2355" w:type="dxa"/>
          </w:tcPr>
          <w:p w14:paraId="611287E3" w14:textId="77777777" w:rsidR="00B9738E" w:rsidRDefault="00592588">
            <w:pPr>
              <w:pStyle w:val="TableParagraph"/>
              <w:spacing w:line="297" w:lineRule="auto"/>
              <w:ind w:left="241" w:right="433"/>
              <w:jc w:val="center"/>
              <w:rPr>
                <w:sz w:val="20"/>
              </w:rPr>
            </w:pPr>
            <w:r>
              <w:rPr>
                <w:sz w:val="20"/>
              </w:rPr>
              <w:t>Can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avail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service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by calling customer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care or reaching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through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E-mail.</w:t>
            </w:r>
          </w:p>
        </w:tc>
        <w:tc>
          <w:tcPr>
            <w:tcW w:w="2880" w:type="dxa"/>
          </w:tcPr>
          <w:p w14:paraId="1EF3F60B" w14:textId="77777777" w:rsidR="00B9738E" w:rsidRDefault="00592588">
            <w:pPr>
              <w:pStyle w:val="TableParagraph"/>
              <w:spacing w:line="297" w:lineRule="auto"/>
              <w:ind w:left="202" w:right="624"/>
              <w:jc w:val="both"/>
              <w:rPr>
                <w:sz w:val="20"/>
              </w:rPr>
            </w:pPr>
            <w:r>
              <w:rPr>
                <w:sz w:val="20"/>
              </w:rPr>
              <w:t>Can avail the service by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calling customer care 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reaching</w:t>
            </w:r>
            <w:r>
              <w:rPr>
                <w:spacing w:val="-9"/>
                <w:sz w:val="20"/>
              </w:rPr>
              <w:t xml:space="preserve"> </w:t>
            </w:r>
            <w:proofErr w:type="spellStart"/>
            <w:r>
              <w:rPr>
                <w:spacing w:val="-1"/>
                <w:sz w:val="20"/>
              </w:rPr>
              <w:t>throughE</w:t>
            </w:r>
            <w:proofErr w:type="spellEnd"/>
            <w:r>
              <w:rPr>
                <w:spacing w:val="-1"/>
                <w:sz w:val="20"/>
              </w:rPr>
              <w:t>-mail.</w:t>
            </w:r>
          </w:p>
        </w:tc>
        <w:tc>
          <w:tcPr>
            <w:tcW w:w="1020" w:type="dxa"/>
          </w:tcPr>
          <w:p w14:paraId="1032D107" w14:textId="77777777" w:rsidR="00B9738E" w:rsidRDefault="00592588">
            <w:pPr>
              <w:pStyle w:val="TableParagraph"/>
              <w:ind w:left="201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005" w:type="dxa"/>
          </w:tcPr>
          <w:p w14:paraId="0889A288" w14:textId="77777777" w:rsidR="00B9738E" w:rsidRDefault="00592588">
            <w:pPr>
              <w:pStyle w:val="TableParagraph"/>
              <w:ind w:right="151"/>
              <w:jc w:val="right"/>
              <w:rPr>
                <w:sz w:val="20"/>
              </w:rPr>
            </w:pPr>
            <w:r>
              <w:rPr>
                <w:sz w:val="20"/>
              </w:rPr>
              <w:t>Sprint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</w:tr>
      <w:tr w:rsidR="00B9738E" w14:paraId="5408D68C" w14:textId="77777777">
        <w:trPr>
          <w:trHeight w:val="914"/>
        </w:trPr>
        <w:tc>
          <w:tcPr>
            <w:tcW w:w="1440" w:type="dxa"/>
          </w:tcPr>
          <w:p w14:paraId="0FE32E1C" w14:textId="77777777" w:rsidR="00B9738E" w:rsidRDefault="00592588">
            <w:pPr>
              <w:pStyle w:val="TableParagraph"/>
              <w:ind w:left="97"/>
              <w:rPr>
                <w:sz w:val="20"/>
              </w:rPr>
            </w:pPr>
            <w:r>
              <w:rPr>
                <w:sz w:val="20"/>
              </w:rPr>
              <w:t>Administrator</w:t>
            </w:r>
          </w:p>
        </w:tc>
        <w:tc>
          <w:tcPr>
            <w:tcW w:w="1380" w:type="dxa"/>
          </w:tcPr>
          <w:p w14:paraId="196CA850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765" w:type="dxa"/>
          </w:tcPr>
          <w:p w14:paraId="7881CB1E" w14:textId="77777777" w:rsidR="00B9738E" w:rsidRDefault="00B9738E">
            <w:pPr>
              <w:pStyle w:val="TableParagraph"/>
              <w:spacing w:before="11" w:line="240" w:lineRule="auto"/>
              <w:rPr>
                <w:b/>
                <w:sz w:val="18"/>
              </w:rPr>
            </w:pPr>
          </w:p>
          <w:p w14:paraId="265A37BC" w14:textId="77777777" w:rsidR="00B9738E" w:rsidRDefault="00592588">
            <w:pPr>
              <w:pStyle w:val="TableParagraph"/>
              <w:spacing w:line="249" w:lineRule="auto"/>
              <w:ind w:left="393" w:right="54" w:hanging="184"/>
              <w:rPr>
                <w:sz w:val="20"/>
              </w:rPr>
            </w:pPr>
            <w:r>
              <w:rPr>
                <w:sz w:val="20"/>
              </w:rPr>
              <w:t>USN-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9</w:t>
            </w:r>
          </w:p>
        </w:tc>
        <w:tc>
          <w:tcPr>
            <w:tcW w:w="2355" w:type="dxa"/>
          </w:tcPr>
          <w:p w14:paraId="6E18E842" w14:textId="77777777" w:rsidR="00B9738E" w:rsidRDefault="00592588">
            <w:pPr>
              <w:pStyle w:val="TableParagraph"/>
              <w:spacing w:line="297" w:lineRule="auto"/>
              <w:ind w:left="336" w:right="410" w:hanging="23"/>
              <w:jc w:val="both"/>
              <w:rPr>
                <w:sz w:val="20"/>
              </w:rPr>
            </w:pPr>
            <w:r>
              <w:rPr>
                <w:sz w:val="20"/>
              </w:rPr>
              <w:t xml:space="preserve">Respective </w:t>
            </w:r>
            <w:proofErr w:type="spellStart"/>
            <w:r>
              <w:rPr>
                <w:sz w:val="20"/>
              </w:rPr>
              <w:t>personin</w:t>
            </w:r>
            <w:proofErr w:type="spellEnd"/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 xml:space="preserve">the </w:t>
            </w:r>
            <w:proofErr w:type="spellStart"/>
            <w:r>
              <w:rPr>
                <w:sz w:val="20"/>
              </w:rPr>
              <w:t>companyshould</w:t>
            </w:r>
            <w:proofErr w:type="spellEnd"/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take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this.</w:t>
            </w:r>
          </w:p>
        </w:tc>
        <w:tc>
          <w:tcPr>
            <w:tcW w:w="2880" w:type="dxa"/>
          </w:tcPr>
          <w:p w14:paraId="4C931853" w14:textId="77777777" w:rsidR="00B9738E" w:rsidRDefault="00592588">
            <w:pPr>
              <w:pStyle w:val="TableParagraph"/>
              <w:spacing w:line="297" w:lineRule="auto"/>
              <w:ind w:left="202" w:right="1025"/>
              <w:rPr>
                <w:sz w:val="20"/>
              </w:rPr>
            </w:pPr>
            <w:r>
              <w:rPr>
                <w:spacing w:val="-1"/>
                <w:sz w:val="20"/>
              </w:rPr>
              <w:t>All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requirements</w:t>
            </w:r>
            <w:r>
              <w:rPr>
                <w:spacing w:val="-4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arethere</w:t>
            </w:r>
            <w:proofErr w:type="spellEnd"/>
            <w:r>
              <w:rPr>
                <w:sz w:val="20"/>
              </w:rPr>
              <w:t>.</w:t>
            </w:r>
          </w:p>
        </w:tc>
        <w:tc>
          <w:tcPr>
            <w:tcW w:w="1020" w:type="dxa"/>
          </w:tcPr>
          <w:p w14:paraId="4218F4CE" w14:textId="77777777" w:rsidR="00B9738E" w:rsidRDefault="00592588">
            <w:pPr>
              <w:pStyle w:val="TableParagraph"/>
              <w:ind w:left="201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005" w:type="dxa"/>
          </w:tcPr>
          <w:p w14:paraId="527455B5" w14:textId="77777777" w:rsidR="00B9738E" w:rsidRDefault="00592588">
            <w:pPr>
              <w:pStyle w:val="TableParagraph"/>
              <w:ind w:right="151"/>
              <w:jc w:val="right"/>
              <w:rPr>
                <w:sz w:val="20"/>
              </w:rPr>
            </w:pPr>
            <w:r>
              <w:rPr>
                <w:sz w:val="20"/>
              </w:rPr>
              <w:t>Sprint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B9738E" w14:paraId="7B4971E5" w14:textId="77777777">
        <w:trPr>
          <w:trHeight w:val="1019"/>
        </w:trPr>
        <w:tc>
          <w:tcPr>
            <w:tcW w:w="1440" w:type="dxa"/>
          </w:tcPr>
          <w:p w14:paraId="721B91DF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380" w:type="dxa"/>
          </w:tcPr>
          <w:p w14:paraId="26B81020" w14:textId="77777777" w:rsidR="00B9738E" w:rsidRDefault="00592588">
            <w:pPr>
              <w:pStyle w:val="TableParagraph"/>
              <w:ind w:left="204"/>
              <w:rPr>
                <w:sz w:val="20"/>
              </w:rPr>
            </w:pPr>
            <w:r>
              <w:rPr>
                <w:sz w:val="20"/>
              </w:rPr>
              <w:t>Sign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up</w:t>
            </w:r>
          </w:p>
        </w:tc>
        <w:tc>
          <w:tcPr>
            <w:tcW w:w="765" w:type="dxa"/>
          </w:tcPr>
          <w:p w14:paraId="7E4F55B1" w14:textId="77777777" w:rsidR="00B9738E" w:rsidRDefault="00B9738E">
            <w:pPr>
              <w:pStyle w:val="TableParagraph"/>
              <w:spacing w:before="10" w:line="240" w:lineRule="auto"/>
              <w:rPr>
                <w:b/>
              </w:rPr>
            </w:pPr>
          </w:p>
          <w:p w14:paraId="44975EBD" w14:textId="77777777" w:rsidR="00B9738E" w:rsidRDefault="00592588">
            <w:pPr>
              <w:pStyle w:val="TableParagraph"/>
              <w:spacing w:line="249" w:lineRule="auto"/>
              <w:ind w:left="343" w:right="54" w:hanging="134"/>
              <w:rPr>
                <w:sz w:val="20"/>
              </w:rPr>
            </w:pPr>
            <w:r>
              <w:rPr>
                <w:sz w:val="20"/>
              </w:rPr>
              <w:t>USN-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10</w:t>
            </w:r>
          </w:p>
        </w:tc>
        <w:tc>
          <w:tcPr>
            <w:tcW w:w="2355" w:type="dxa"/>
          </w:tcPr>
          <w:p w14:paraId="7E1A40D0" w14:textId="77777777" w:rsidR="00B9738E" w:rsidRDefault="00592588">
            <w:pPr>
              <w:pStyle w:val="TableParagraph"/>
              <w:spacing w:line="297" w:lineRule="auto"/>
              <w:ind w:left="264" w:right="637" w:hanging="1"/>
              <w:jc w:val="center"/>
              <w:rPr>
                <w:sz w:val="20"/>
              </w:rPr>
            </w:pPr>
            <w:r>
              <w:rPr>
                <w:sz w:val="20"/>
              </w:rPr>
              <w:t>Customer have 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sign-up to use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thesethings</w:t>
            </w:r>
            <w:proofErr w:type="spellEnd"/>
            <w:r>
              <w:rPr>
                <w:spacing w:val="-1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andall</w:t>
            </w:r>
            <w:proofErr w:type="spellEnd"/>
          </w:p>
        </w:tc>
        <w:tc>
          <w:tcPr>
            <w:tcW w:w="2880" w:type="dxa"/>
          </w:tcPr>
          <w:p w14:paraId="503568B1" w14:textId="77777777" w:rsidR="00B9738E" w:rsidRDefault="00592588">
            <w:pPr>
              <w:pStyle w:val="TableParagraph"/>
              <w:spacing w:line="297" w:lineRule="auto"/>
              <w:ind w:left="202" w:right="1343"/>
              <w:rPr>
                <w:sz w:val="20"/>
              </w:rPr>
            </w:pPr>
            <w:r>
              <w:rPr>
                <w:sz w:val="20"/>
              </w:rPr>
              <w:t>Have to enter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pacing w:val="-1"/>
                <w:sz w:val="20"/>
              </w:rPr>
              <w:t>validcredentials</w:t>
            </w:r>
            <w:proofErr w:type="spellEnd"/>
            <w:r>
              <w:rPr>
                <w:spacing w:val="-1"/>
                <w:sz w:val="20"/>
              </w:rPr>
              <w:t>.</w:t>
            </w:r>
          </w:p>
        </w:tc>
        <w:tc>
          <w:tcPr>
            <w:tcW w:w="1020" w:type="dxa"/>
          </w:tcPr>
          <w:p w14:paraId="2BFE3554" w14:textId="77777777" w:rsidR="00B9738E" w:rsidRDefault="00592588">
            <w:pPr>
              <w:pStyle w:val="TableParagraph"/>
              <w:ind w:left="201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005" w:type="dxa"/>
          </w:tcPr>
          <w:p w14:paraId="5250A7FD" w14:textId="77777777" w:rsidR="00B9738E" w:rsidRDefault="00592588">
            <w:pPr>
              <w:pStyle w:val="TableParagraph"/>
              <w:ind w:right="151"/>
              <w:jc w:val="right"/>
              <w:rPr>
                <w:sz w:val="20"/>
              </w:rPr>
            </w:pPr>
            <w:r>
              <w:rPr>
                <w:sz w:val="20"/>
              </w:rPr>
              <w:t>Sprint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</w:tbl>
    <w:p w14:paraId="4BA347FD" w14:textId="77777777" w:rsidR="00B9738E" w:rsidRDefault="00B9738E">
      <w:pPr>
        <w:pStyle w:val="BodyText"/>
        <w:rPr>
          <w:b/>
          <w:sz w:val="20"/>
        </w:rPr>
      </w:pPr>
    </w:p>
    <w:p w14:paraId="520DA108" w14:textId="77777777" w:rsidR="00B9738E" w:rsidRDefault="00B9738E">
      <w:pPr>
        <w:pStyle w:val="BodyText"/>
        <w:rPr>
          <w:b/>
          <w:sz w:val="20"/>
        </w:rPr>
      </w:pPr>
    </w:p>
    <w:p w14:paraId="6FE78DDD" w14:textId="77777777" w:rsidR="00B9738E" w:rsidRDefault="00B9738E">
      <w:pPr>
        <w:pStyle w:val="BodyText"/>
        <w:spacing w:before="7"/>
        <w:rPr>
          <w:b/>
          <w:sz w:val="22"/>
        </w:rPr>
      </w:pPr>
    </w:p>
    <w:tbl>
      <w:tblPr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0"/>
        <w:gridCol w:w="1830"/>
        <w:gridCol w:w="1395"/>
        <w:gridCol w:w="2175"/>
        <w:gridCol w:w="2385"/>
        <w:gridCol w:w="1140"/>
        <w:gridCol w:w="1200"/>
      </w:tblGrid>
      <w:tr w:rsidR="00B9738E" w14:paraId="42DF8083" w14:textId="77777777">
        <w:trPr>
          <w:trHeight w:val="944"/>
        </w:trPr>
        <w:tc>
          <w:tcPr>
            <w:tcW w:w="870" w:type="dxa"/>
          </w:tcPr>
          <w:p w14:paraId="213A4EF3" w14:textId="77777777" w:rsidR="00B9738E" w:rsidRDefault="00592588">
            <w:pPr>
              <w:pStyle w:val="TableParagraph"/>
              <w:spacing w:line="249" w:lineRule="auto"/>
              <w:ind w:left="122" w:right="280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Type</w:t>
            </w:r>
          </w:p>
        </w:tc>
        <w:tc>
          <w:tcPr>
            <w:tcW w:w="1830" w:type="dxa"/>
          </w:tcPr>
          <w:p w14:paraId="54F376E6" w14:textId="77777777" w:rsidR="00B9738E" w:rsidRDefault="00592588">
            <w:pPr>
              <w:pStyle w:val="TableParagraph"/>
              <w:spacing w:line="249" w:lineRule="auto"/>
              <w:ind w:left="122" w:right="547"/>
              <w:rPr>
                <w:b/>
                <w:sz w:val="20"/>
              </w:rPr>
            </w:pPr>
            <w:r>
              <w:rPr>
                <w:b/>
                <w:sz w:val="20"/>
              </w:rPr>
              <w:t>Functional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Requirement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(Epic)</w:t>
            </w:r>
          </w:p>
        </w:tc>
        <w:tc>
          <w:tcPr>
            <w:tcW w:w="1395" w:type="dxa"/>
          </w:tcPr>
          <w:p w14:paraId="1B253F5B" w14:textId="77777777" w:rsidR="00B9738E" w:rsidRDefault="00592588">
            <w:pPr>
              <w:pStyle w:val="TableParagraph"/>
              <w:spacing w:line="297" w:lineRule="auto"/>
              <w:ind w:left="122" w:right="32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User Story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Number</w:t>
            </w:r>
          </w:p>
        </w:tc>
        <w:tc>
          <w:tcPr>
            <w:tcW w:w="2175" w:type="dxa"/>
          </w:tcPr>
          <w:p w14:paraId="7EFC4BD0" w14:textId="77777777" w:rsidR="00B9738E" w:rsidRDefault="00592588">
            <w:pPr>
              <w:pStyle w:val="TableParagraph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Story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/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Task</w:t>
            </w:r>
          </w:p>
        </w:tc>
        <w:tc>
          <w:tcPr>
            <w:tcW w:w="2385" w:type="dxa"/>
          </w:tcPr>
          <w:p w14:paraId="2FF56EE3" w14:textId="77777777" w:rsidR="00B9738E" w:rsidRDefault="00592588">
            <w:pPr>
              <w:pStyle w:val="TableParagraph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Acceptance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z w:val="20"/>
              </w:rPr>
              <w:t>criteria</w:t>
            </w:r>
          </w:p>
        </w:tc>
        <w:tc>
          <w:tcPr>
            <w:tcW w:w="1140" w:type="dxa"/>
          </w:tcPr>
          <w:p w14:paraId="75ABCBE9" w14:textId="77777777" w:rsidR="00B9738E" w:rsidRDefault="00592588">
            <w:pPr>
              <w:pStyle w:val="TableParagraph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Priority</w:t>
            </w:r>
          </w:p>
        </w:tc>
        <w:tc>
          <w:tcPr>
            <w:tcW w:w="1200" w:type="dxa"/>
          </w:tcPr>
          <w:p w14:paraId="5ABA947E" w14:textId="77777777" w:rsidR="00B9738E" w:rsidRDefault="00592588">
            <w:pPr>
              <w:pStyle w:val="TableParagraph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Release</w:t>
            </w:r>
          </w:p>
        </w:tc>
      </w:tr>
      <w:tr w:rsidR="00B9738E" w14:paraId="06C8FDFC" w14:textId="77777777">
        <w:trPr>
          <w:trHeight w:val="1619"/>
        </w:trPr>
        <w:tc>
          <w:tcPr>
            <w:tcW w:w="870" w:type="dxa"/>
          </w:tcPr>
          <w:p w14:paraId="1351FA28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830" w:type="dxa"/>
          </w:tcPr>
          <w:p w14:paraId="4AF69ED5" w14:textId="77777777" w:rsidR="00B9738E" w:rsidRDefault="00592588">
            <w:pPr>
              <w:pStyle w:val="TableParagraph"/>
              <w:ind w:left="122"/>
              <w:rPr>
                <w:sz w:val="20"/>
              </w:rPr>
            </w:pPr>
            <w:r>
              <w:rPr>
                <w:sz w:val="20"/>
              </w:rPr>
              <w:t>Wish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</w:p>
        </w:tc>
        <w:tc>
          <w:tcPr>
            <w:tcW w:w="1395" w:type="dxa"/>
          </w:tcPr>
          <w:p w14:paraId="72382419" w14:textId="77777777" w:rsidR="00B9738E" w:rsidRDefault="00592588">
            <w:pPr>
              <w:pStyle w:val="TableParagraph"/>
              <w:ind w:left="122"/>
              <w:rPr>
                <w:sz w:val="20"/>
              </w:rPr>
            </w:pPr>
            <w:r>
              <w:rPr>
                <w:sz w:val="20"/>
              </w:rPr>
              <w:t>USN-11</w:t>
            </w:r>
          </w:p>
        </w:tc>
        <w:tc>
          <w:tcPr>
            <w:tcW w:w="2175" w:type="dxa"/>
          </w:tcPr>
          <w:p w14:paraId="6ECDC14D" w14:textId="77777777" w:rsidR="00B9738E" w:rsidRDefault="00592588">
            <w:pPr>
              <w:pStyle w:val="TableParagraph"/>
              <w:spacing w:line="297" w:lineRule="auto"/>
              <w:ind w:left="120" w:right="367"/>
              <w:rPr>
                <w:sz w:val="20"/>
              </w:rPr>
            </w:pPr>
            <w:r>
              <w:rPr>
                <w:sz w:val="20"/>
              </w:rPr>
              <w:t>Customer's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desired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choices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9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availthese</w:t>
            </w:r>
            <w:proofErr w:type="spellEnd"/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services.</w:t>
            </w:r>
          </w:p>
        </w:tc>
        <w:tc>
          <w:tcPr>
            <w:tcW w:w="2385" w:type="dxa"/>
          </w:tcPr>
          <w:p w14:paraId="667D884D" w14:textId="77777777" w:rsidR="00B9738E" w:rsidRDefault="00592588">
            <w:pPr>
              <w:pStyle w:val="TableParagraph"/>
              <w:spacing w:line="297" w:lineRule="auto"/>
              <w:ind w:left="120" w:right="149"/>
              <w:rPr>
                <w:sz w:val="20"/>
              </w:rPr>
            </w:pPr>
            <w:r>
              <w:rPr>
                <w:sz w:val="20"/>
              </w:rPr>
              <w:t>As a customer can review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choose </w:t>
            </w:r>
            <w:proofErr w:type="spellStart"/>
            <w:r>
              <w:rPr>
                <w:sz w:val="20"/>
              </w:rPr>
              <w:t>theirservices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ashe</w:t>
            </w:r>
            <w:proofErr w:type="spellEnd"/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want/preferred.</w:t>
            </w:r>
          </w:p>
        </w:tc>
        <w:tc>
          <w:tcPr>
            <w:tcW w:w="1140" w:type="dxa"/>
          </w:tcPr>
          <w:p w14:paraId="78E2F060" w14:textId="77777777" w:rsidR="00B9738E" w:rsidRDefault="00592588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200" w:type="dxa"/>
          </w:tcPr>
          <w:p w14:paraId="352C7D20" w14:textId="77777777" w:rsidR="00B9738E" w:rsidRDefault="00592588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Sprint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</w:tr>
      <w:tr w:rsidR="00B9738E" w14:paraId="573AC9BE" w14:textId="77777777">
        <w:trPr>
          <w:trHeight w:val="1664"/>
        </w:trPr>
        <w:tc>
          <w:tcPr>
            <w:tcW w:w="870" w:type="dxa"/>
          </w:tcPr>
          <w:p w14:paraId="67C4595A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830" w:type="dxa"/>
          </w:tcPr>
          <w:p w14:paraId="72A4C35C" w14:textId="77777777" w:rsidR="00B9738E" w:rsidRDefault="00592588">
            <w:pPr>
              <w:pStyle w:val="TableParagraph"/>
              <w:ind w:left="122"/>
              <w:rPr>
                <w:sz w:val="20"/>
              </w:rPr>
            </w:pPr>
            <w:r>
              <w:rPr>
                <w:color w:val="202020"/>
                <w:sz w:val="20"/>
              </w:rPr>
              <w:t>Enrollment</w:t>
            </w:r>
          </w:p>
        </w:tc>
        <w:tc>
          <w:tcPr>
            <w:tcW w:w="1395" w:type="dxa"/>
          </w:tcPr>
          <w:p w14:paraId="35E78F51" w14:textId="77777777" w:rsidR="00B9738E" w:rsidRDefault="00592588">
            <w:pPr>
              <w:pStyle w:val="TableParagraph"/>
              <w:ind w:left="122"/>
              <w:rPr>
                <w:sz w:val="20"/>
              </w:rPr>
            </w:pPr>
            <w:r>
              <w:rPr>
                <w:sz w:val="20"/>
              </w:rPr>
              <w:t>USN-12</w:t>
            </w:r>
          </w:p>
        </w:tc>
        <w:tc>
          <w:tcPr>
            <w:tcW w:w="2175" w:type="dxa"/>
          </w:tcPr>
          <w:p w14:paraId="0F71E9AD" w14:textId="77777777" w:rsidR="00B9738E" w:rsidRDefault="00592588">
            <w:pPr>
              <w:pStyle w:val="TableParagraph"/>
              <w:spacing w:line="297" w:lineRule="auto"/>
              <w:ind w:left="120" w:right="372"/>
              <w:rPr>
                <w:sz w:val="20"/>
              </w:rPr>
            </w:pPr>
            <w:r>
              <w:rPr>
                <w:sz w:val="20"/>
              </w:rPr>
              <w:t>Now, customer can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avail all services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oncehe</w:t>
            </w:r>
            <w:proofErr w:type="spellEnd"/>
            <w:r>
              <w:rPr>
                <w:sz w:val="20"/>
              </w:rPr>
              <w:t>/she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enrolled.</w:t>
            </w:r>
          </w:p>
        </w:tc>
        <w:tc>
          <w:tcPr>
            <w:tcW w:w="2385" w:type="dxa"/>
          </w:tcPr>
          <w:p w14:paraId="201E3DC2" w14:textId="77777777" w:rsidR="00B9738E" w:rsidRDefault="00592588">
            <w:pPr>
              <w:pStyle w:val="TableParagraph"/>
              <w:spacing w:line="297" w:lineRule="auto"/>
              <w:ind w:left="120"/>
              <w:rPr>
                <w:sz w:val="20"/>
              </w:rPr>
            </w:pPr>
            <w:r>
              <w:rPr>
                <w:sz w:val="20"/>
              </w:rPr>
              <w:t>As a customer,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pacing w:val="-1"/>
                <w:sz w:val="20"/>
              </w:rPr>
              <w:t>it'squiteenchanting</w:t>
            </w:r>
            <w:proofErr w:type="spellEnd"/>
          </w:p>
        </w:tc>
        <w:tc>
          <w:tcPr>
            <w:tcW w:w="1140" w:type="dxa"/>
          </w:tcPr>
          <w:p w14:paraId="4333FFE3" w14:textId="77777777" w:rsidR="00B9738E" w:rsidRDefault="00592588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200" w:type="dxa"/>
          </w:tcPr>
          <w:p w14:paraId="3CEC7B16" w14:textId="77777777" w:rsidR="00B9738E" w:rsidRDefault="00592588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Sprint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</w:tbl>
    <w:p w14:paraId="055A5432" w14:textId="724B4BEE" w:rsidR="00B9738E" w:rsidRDefault="00BD0997">
      <w:pPr>
        <w:rPr>
          <w:sz w:val="20"/>
        </w:rPr>
        <w:sectPr w:rsidR="00B9738E">
          <w:pgSz w:w="12240" w:h="15840"/>
          <w:pgMar w:top="1440" w:right="440" w:bottom="280" w:left="480" w:header="720" w:footer="720" w:gutter="0"/>
          <w:cols w:space="720"/>
        </w:sectPr>
      </w:pPr>
      <w:r>
        <w:rPr>
          <w:sz w:val="20"/>
        </w:rPr>
        <w:t xml:space="preserve">            </w:t>
      </w:r>
    </w:p>
    <w:p w14:paraId="46E1817C" w14:textId="7374DA33" w:rsidR="00BD0997" w:rsidRDefault="00BD0997" w:rsidP="00BD0997">
      <w:pPr>
        <w:pStyle w:val="Heading1"/>
        <w:spacing w:line="300" w:lineRule="auto"/>
        <w:ind w:left="674" w:right="898"/>
        <w:jc w:val="left"/>
      </w:pPr>
      <w:r>
        <w:lastRenderedPageBreak/>
        <w:t xml:space="preserve">  PROJECT PLANNING </w:t>
      </w:r>
      <w:proofErr w:type="gramStart"/>
      <w:r>
        <w:t>&amp;</w:t>
      </w:r>
      <w:r>
        <w:rPr>
          <w:spacing w:val="-178"/>
        </w:rPr>
        <w:t xml:space="preserve">  </w:t>
      </w:r>
      <w:r>
        <w:t>SCHEDULING</w:t>
      </w:r>
      <w:proofErr w:type="gramEnd"/>
    </w:p>
    <w:p w14:paraId="7540588C" w14:textId="77777777" w:rsidR="00B9738E" w:rsidRDefault="00B9738E">
      <w:pPr>
        <w:pStyle w:val="BodyText"/>
        <w:spacing w:before="6"/>
        <w:rPr>
          <w:b/>
          <w:sz w:val="17"/>
        </w:rPr>
      </w:pPr>
    </w:p>
    <w:p w14:paraId="4091EE1E" w14:textId="3B3802FF" w:rsidR="00B9738E" w:rsidRDefault="00BD4F51">
      <w:pPr>
        <w:pStyle w:val="BodyText"/>
        <w:ind w:left="67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5815A0A" wp14:editId="24C88235">
                <wp:extent cx="6124575" cy="438785"/>
                <wp:effectExtent l="0" t="6350" r="635" b="2540"/>
                <wp:docPr id="68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4575" cy="438785"/>
                          <a:chOff x="0" y="0"/>
                          <a:chExt cx="9645" cy="691"/>
                        </a:xfrm>
                      </wpg:grpSpPr>
                      <wps:wsp>
                        <wps:cNvPr id="6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645" cy="690"/>
                          </a:xfrm>
                          <a:prstGeom prst="rect">
                            <a:avLst/>
                          </a:prstGeom>
                          <a:solidFill>
                            <a:srgbClr val="CFD0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AutoShape 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9645" cy="690"/>
                          </a:xfrm>
                          <a:custGeom>
                            <a:avLst/>
                            <a:gdLst>
                              <a:gd name="T0" fmla="*/ 195 w 9645"/>
                              <a:gd name="T1" fmla="*/ 675 h 690"/>
                              <a:gd name="T2" fmla="*/ 300 w 9645"/>
                              <a:gd name="T3" fmla="*/ 675 h 690"/>
                              <a:gd name="T4" fmla="*/ 450 w 9645"/>
                              <a:gd name="T5" fmla="*/ 690 h 690"/>
                              <a:gd name="T6" fmla="*/ 645 w 9645"/>
                              <a:gd name="T7" fmla="*/ 690 h 690"/>
                              <a:gd name="T8" fmla="*/ 795 w 9645"/>
                              <a:gd name="T9" fmla="*/ 675 h 690"/>
                              <a:gd name="T10" fmla="*/ 945 w 9645"/>
                              <a:gd name="T11" fmla="*/ 0 h 690"/>
                              <a:gd name="T12" fmla="*/ 1050 w 9645"/>
                              <a:gd name="T13" fmla="*/ 0 h 690"/>
                              <a:gd name="T14" fmla="*/ 1200 w 9645"/>
                              <a:gd name="T15" fmla="*/ 15 h 690"/>
                              <a:gd name="T16" fmla="*/ 1395 w 9645"/>
                              <a:gd name="T17" fmla="*/ 15 h 690"/>
                              <a:gd name="T18" fmla="*/ 1545 w 9645"/>
                              <a:gd name="T19" fmla="*/ 0 h 690"/>
                              <a:gd name="T20" fmla="*/ 1770 w 9645"/>
                              <a:gd name="T21" fmla="*/ 675 h 690"/>
                              <a:gd name="T22" fmla="*/ 1875 w 9645"/>
                              <a:gd name="T23" fmla="*/ 675 h 690"/>
                              <a:gd name="T24" fmla="*/ 2025 w 9645"/>
                              <a:gd name="T25" fmla="*/ 690 h 690"/>
                              <a:gd name="T26" fmla="*/ 2220 w 9645"/>
                              <a:gd name="T27" fmla="*/ 690 h 690"/>
                              <a:gd name="T28" fmla="*/ 2370 w 9645"/>
                              <a:gd name="T29" fmla="*/ 675 h 690"/>
                              <a:gd name="T30" fmla="*/ 2520 w 9645"/>
                              <a:gd name="T31" fmla="*/ 0 h 690"/>
                              <a:gd name="T32" fmla="*/ 2625 w 9645"/>
                              <a:gd name="T33" fmla="*/ 0 h 690"/>
                              <a:gd name="T34" fmla="*/ 2775 w 9645"/>
                              <a:gd name="T35" fmla="*/ 15 h 690"/>
                              <a:gd name="T36" fmla="*/ 2970 w 9645"/>
                              <a:gd name="T37" fmla="*/ 15 h 690"/>
                              <a:gd name="T38" fmla="*/ 3120 w 9645"/>
                              <a:gd name="T39" fmla="*/ 0 h 690"/>
                              <a:gd name="T40" fmla="*/ 3345 w 9645"/>
                              <a:gd name="T41" fmla="*/ 675 h 690"/>
                              <a:gd name="T42" fmla="*/ 3450 w 9645"/>
                              <a:gd name="T43" fmla="*/ 675 h 690"/>
                              <a:gd name="T44" fmla="*/ 3600 w 9645"/>
                              <a:gd name="T45" fmla="*/ 690 h 690"/>
                              <a:gd name="T46" fmla="*/ 3795 w 9645"/>
                              <a:gd name="T47" fmla="*/ 690 h 690"/>
                              <a:gd name="T48" fmla="*/ 3945 w 9645"/>
                              <a:gd name="T49" fmla="*/ 675 h 690"/>
                              <a:gd name="T50" fmla="*/ 4095 w 9645"/>
                              <a:gd name="T51" fmla="*/ 0 h 690"/>
                              <a:gd name="T52" fmla="*/ 4200 w 9645"/>
                              <a:gd name="T53" fmla="*/ 0 h 690"/>
                              <a:gd name="T54" fmla="*/ 4350 w 9645"/>
                              <a:gd name="T55" fmla="*/ 15 h 690"/>
                              <a:gd name="T56" fmla="*/ 4545 w 9645"/>
                              <a:gd name="T57" fmla="*/ 15 h 690"/>
                              <a:gd name="T58" fmla="*/ 4695 w 9645"/>
                              <a:gd name="T59" fmla="*/ 0 h 690"/>
                              <a:gd name="T60" fmla="*/ 4920 w 9645"/>
                              <a:gd name="T61" fmla="*/ 675 h 690"/>
                              <a:gd name="T62" fmla="*/ 5025 w 9645"/>
                              <a:gd name="T63" fmla="*/ 675 h 690"/>
                              <a:gd name="T64" fmla="*/ 5175 w 9645"/>
                              <a:gd name="T65" fmla="*/ 690 h 690"/>
                              <a:gd name="T66" fmla="*/ 5370 w 9645"/>
                              <a:gd name="T67" fmla="*/ 690 h 690"/>
                              <a:gd name="T68" fmla="*/ 5520 w 9645"/>
                              <a:gd name="T69" fmla="*/ 675 h 690"/>
                              <a:gd name="T70" fmla="*/ 5670 w 9645"/>
                              <a:gd name="T71" fmla="*/ 0 h 690"/>
                              <a:gd name="T72" fmla="*/ 5775 w 9645"/>
                              <a:gd name="T73" fmla="*/ 0 h 690"/>
                              <a:gd name="T74" fmla="*/ 5925 w 9645"/>
                              <a:gd name="T75" fmla="*/ 15 h 690"/>
                              <a:gd name="T76" fmla="*/ 6120 w 9645"/>
                              <a:gd name="T77" fmla="*/ 15 h 690"/>
                              <a:gd name="T78" fmla="*/ 6270 w 9645"/>
                              <a:gd name="T79" fmla="*/ 0 h 690"/>
                              <a:gd name="T80" fmla="*/ 6495 w 9645"/>
                              <a:gd name="T81" fmla="*/ 675 h 690"/>
                              <a:gd name="T82" fmla="*/ 6600 w 9645"/>
                              <a:gd name="T83" fmla="*/ 675 h 690"/>
                              <a:gd name="T84" fmla="*/ 6750 w 9645"/>
                              <a:gd name="T85" fmla="*/ 690 h 690"/>
                              <a:gd name="T86" fmla="*/ 6945 w 9645"/>
                              <a:gd name="T87" fmla="*/ 690 h 690"/>
                              <a:gd name="T88" fmla="*/ 7095 w 9645"/>
                              <a:gd name="T89" fmla="*/ 675 h 690"/>
                              <a:gd name="T90" fmla="*/ 7245 w 9645"/>
                              <a:gd name="T91" fmla="*/ 0 h 690"/>
                              <a:gd name="T92" fmla="*/ 7350 w 9645"/>
                              <a:gd name="T93" fmla="*/ 0 h 690"/>
                              <a:gd name="T94" fmla="*/ 7500 w 9645"/>
                              <a:gd name="T95" fmla="*/ 15 h 690"/>
                              <a:gd name="T96" fmla="*/ 7695 w 9645"/>
                              <a:gd name="T97" fmla="*/ 15 h 690"/>
                              <a:gd name="T98" fmla="*/ 7845 w 9645"/>
                              <a:gd name="T99" fmla="*/ 0 h 690"/>
                              <a:gd name="T100" fmla="*/ 8070 w 9645"/>
                              <a:gd name="T101" fmla="*/ 675 h 690"/>
                              <a:gd name="T102" fmla="*/ 8175 w 9645"/>
                              <a:gd name="T103" fmla="*/ 675 h 690"/>
                              <a:gd name="T104" fmla="*/ 8325 w 9645"/>
                              <a:gd name="T105" fmla="*/ 690 h 690"/>
                              <a:gd name="T106" fmla="*/ 8520 w 9645"/>
                              <a:gd name="T107" fmla="*/ 690 h 690"/>
                              <a:gd name="T108" fmla="*/ 8670 w 9645"/>
                              <a:gd name="T109" fmla="*/ 675 h 690"/>
                              <a:gd name="T110" fmla="*/ 8820 w 9645"/>
                              <a:gd name="T111" fmla="*/ 0 h 690"/>
                              <a:gd name="T112" fmla="*/ 8925 w 9645"/>
                              <a:gd name="T113" fmla="*/ 0 h 690"/>
                              <a:gd name="T114" fmla="*/ 9075 w 9645"/>
                              <a:gd name="T115" fmla="*/ 15 h 690"/>
                              <a:gd name="T116" fmla="*/ 9270 w 9645"/>
                              <a:gd name="T117" fmla="*/ 15 h 690"/>
                              <a:gd name="T118" fmla="*/ 9420 w 9645"/>
                              <a:gd name="T119" fmla="*/ 0 h 690"/>
                              <a:gd name="T120" fmla="*/ 9645 w 9645"/>
                              <a:gd name="T121" fmla="*/ 645 h 690"/>
                              <a:gd name="T122" fmla="*/ 9630 w 9645"/>
                              <a:gd name="T123" fmla="*/ 475 h 690"/>
                              <a:gd name="T124" fmla="*/ 9645 w 9645"/>
                              <a:gd name="T125" fmla="*/ 188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9645" h="690">
                                <a:moveTo>
                                  <a:pt x="45" y="675"/>
                                </a:moveTo>
                                <a:lnTo>
                                  <a:pt x="0" y="675"/>
                                </a:lnTo>
                                <a:lnTo>
                                  <a:pt x="0" y="690"/>
                                </a:lnTo>
                                <a:lnTo>
                                  <a:pt x="45" y="690"/>
                                </a:lnTo>
                                <a:lnTo>
                                  <a:pt x="45" y="675"/>
                                </a:lnTo>
                                <a:close/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675"/>
                                </a:moveTo>
                                <a:lnTo>
                                  <a:pt x="75" y="675"/>
                                </a:lnTo>
                                <a:lnTo>
                                  <a:pt x="75" y="690"/>
                                </a:lnTo>
                                <a:lnTo>
                                  <a:pt x="120" y="690"/>
                                </a:lnTo>
                                <a:lnTo>
                                  <a:pt x="120" y="675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675"/>
                                </a:moveTo>
                                <a:lnTo>
                                  <a:pt x="150" y="675"/>
                                </a:lnTo>
                                <a:lnTo>
                                  <a:pt x="150" y="690"/>
                                </a:lnTo>
                                <a:lnTo>
                                  <a:pt x="195" y="690"/>
                                </a:lnTo>
                                <a:lnTo>
                                  <a:pt x="195" y="675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0" y="675"/>
                                </a:moveTo>
                                <a:lnTo>
                                  <a:pt x="225" y="675"/>
                                </a:lnTo>
                                <a:lnTo>
                                  <a:pt x="225" y="690"/>
                                </a:lnTo>
                                <a:lnTo>
                                  <a:pt x="270" y="690"/>
                                </a:lnTo>
                                <a:lnTo>
                                  <a:pt x="270" y="675"/>
                                </a:lnTo>
                                <a:close/>
                                <a:moveTo>
                                  <a:pt x="270" y="0"/>
                                </a:moveTo>
                                <a:lnTo>
                                  <a:pt x="225" y="0"/>
                                </a:lnTo>
                                <a:lnTo>
                                  <a:pt x="225" y="15"/>
                                </a:lnTo>
                                <a:lnTo>
                                  <a:pt x="270" y="15"/>
                                </a:lnTo>
                                <a:lnTo>
                                  <a:pt x="270" y="0"/>
                                </a:lnTo>
                                <a:close/>
                                <a:moveTo>
                                  <a:pt x="345" y="675"/>
                                </a:moveTo>
                                <a:lnTo>
                                  <a:pt x="300" y="675"/>
                                </a:lnTo>
                                <a:lnTo>
                                  <a:pt x="300" y="690"/>
                                </a:lnTo>
                                <a:lnTo>
                                  <a:pt x="345" y="690"/>
                                </a:lnTo>
                                <a:lnTo>
                                  <a:pt x="345" y="675"/>
                                </a:lnTo>
                                <a:close/>
                                <a:moveTo>
                                  <a:pt x="345" y="0"/>
                                </a:moveTo>
                                <a:lnTo>
                                  <a:pt x="300" y="0"/>
                                </a:lnTo>
                                <a:lnTo>
                                  <a:pt x="300" y="15"/>
                                </a:lnTo>
                                <a:lnTo>
                                  <a:pt x="345" y="15"/>
                                </a:lnTo>
                                <a:lnTo>
                                  <a:pt x="345" y="0"/>
                                </a:lnTo>
                                <a:close/>
                                <a:moveTo>
                                  <a:pt x="420" y="675"/>
                                </a:moveTo>
                                <a:lnTo>
                                  <a:pt x="375" y="675"/>
                                </a:lnTo>
                                <a:lnTo>
                                  <a:pt x="375" y="690"/>
                                </a:lnTo>
                                <a:lnTo>
                                  <a:pt x="420" y="690"/>
                                </a:lnTo>
                                <a:lnTo>
                                  <a:pt x="420" y="675"/>
                                </a:lnTo>
                                <a:close/>
                                <a:moveTo>
                                  <a:pt x="420" y="0"/>
                                </a:moveTo>
                                <a:lnTo>
                                  <a:pt x="375" y="0"/>
                                </a:lnTo>
                                <a:lnTo>
                                  <a:pt x="375" y="15"/>
                                </a:lnTo>
                                <a:lnTo>
                                  <a:pt x="420" y="15"/>
                                </a:lnTo>
                                <a:lnTo>
                                  <a:pt x="420" y="0"/>
                                </a:lnTo>
                                <a:close/>
                                <a:moveTo>
                                  <a:pt x="495" y="675"/>
                                </a:moveTo>
                                <a:lnTo>
                                  <a:pt x="450" y="675"/>
                                </a:lnTo>
                                <a:lnTo>
                                  <a:pt x="450" y="690"/>
                                </a:lnTo>
                                <a:lnTo>
                                  <a:pt x="495" y="690"/>
                                </a:lnTo>
                                <a:lnTo>
                                  <a:pt x="495" y="675"/>
                                </a:lnTo>
                                <a:close/>
                                <a:moveTo>
                                  <a:pt x="495" y="0"/>
                                </a:moveTo>
                                <a:lnTo>
                                  <a:pt x="450" y="0"/>
                                </a:lnTo>
                                <a:lnTo>
                                  <a:pt x="450" y="15"/>
                                </a:lnTo>
                                <a:lnTo>
                                  <a:pt x="495" y="15"/>
                                </a:lnTo>
                                <a:lnTo>
                                  <a:pt x="495" y="0"/>
                                </a:lnTo>
                                <a:close/>
                                <a:moveTo>
                                  <a:pt x="570" y="675"/>
                                </a:moveTo>
                                <a:lnTo>
                                  <a:pt x="525" y="675"/>
                                </a:lnTo>
                                <a:lnTo>
                                  <a:pt x="525" y="690"/>
                                </a:lnTo>
                                <a:lnTo>
                                  <a:pt x="570" y="690"/>
                                </a:lnTo>
                                <a:lnTo>
                                  <a:pt x="570" y="675"/>
                                </a:lnTo>
                                <a:close/>
                                <a:moveTo>
                                  <a:pt x="570" y="0"/>
                                </a:moveTo>
                                <a:lnTo>
                                  <a:pt x="525" y="0"/>
                                </a:lnTo>
                                <a:lnTo>
                                  <a:pt x="525" y="15"/>
                                </a:lnTo>
                                <a:lnTo>
                                  <a:pt x="570" y="15"/>
                                </a:lnTo>
                                <a:lnTo>
                                  <a:pt x="570" y="0"/>
                                </a:lnTo>
                                <a:close/>
                                <a:moveTo>
                                  <a:pt x="645" y="675"/>
                                </a:moveTo>
                                <a:lnTo>
                                  <a:pt x="600" y="675"/>
                                </a:lnTo>
                                <a:lnTo>
                                  <a:pt x="600" y="690"/>
                                </a:lnTo>
                                <a:lnTo>
                                  <a:pt x="645" y="690"/>
                                </a:lnTo>
                                <a:lnTo>
                                  <a:pt x="645" y="675"/>
                                </a:lnTo>
                                <a:close/>
                                <a:moveTo>
                                  <a:pt x="645" y="0"/>
                                </a:moveTo>
                                <a:lnTo>
                                  <a:pt x="600" y="0"/>
                                </a:lnTo>
                                <a:lnTo>
                                  <a:pt x="600" y="15"/>
                                </a:lnTo>
                                <a:lnTo>
                                  <a:pt x="645" y="15"/>
                                </a:lnTo>
                                <a:lnTo>
                                  <a:pt x="645" y="0"/>
                                </a:lnTo>
                                <a:close/>
                                <a:moveTo>
                                  <a:pt x="720" y="675"/>
                                </a:moveTo>
                                <a:lnTo>
                                  <a:pt x="675" y="675"/>
                                </a:lnTo>
                                <a:lnTo>
                                  <a:pt x="675" y="690"/>
                                </a:lnTo>
                                <a:lnTo>
                                  <a:pt x="720" y="690"/>
                                </a:lnTo>
                                <a:lnTo>
                                  <a:pt x="720" y="675"/>
                                </a:lnTo>
                                <a:close/>
                                <a:moveTo>
                                  <a:pt x="720" y="0"/>
                                </a:moveTo>
                                <a:lnTo>
                                  <a:pt x="675" y="0"/>
                                </a:lnTo>
                                <a:lnTo>
                                  <a:pt x="675" y="15"/>
                                </a:lnTo>
                                <a:lnTo>
                                  <a:pt x="720" y="15"/>
                                </a:lnTo>
                                <a:lnTo>
                                  <a:pt x="720" y="0"/>
                                </a:lnTo>
                                <a:close/>
                                <a:moveTo>
                                  <a:pt x="795" y="675"/>
                                </a:moveTo>
                                <a:lnTo>
                                  <a:pt x="750" y="675"/>
                                </a:lnTo>
                                <a:lnTo>
                                  <a:pt x="750" y="690"/>
                                </a:lnTo>
                                <a:lnTo>
                                  <a:pt x="795" y="690"/>
                                </a:lnTo>
                                <a:lnTo>
                                  <a:pt x="795" y="675"/>
                                </a:lnTo>
                                <a:close/>
                                <a:moveTo>
                                  <a:pt x="795" y="0"/>
                                </a:moveTo>
                                <a:lnTo>
                                  <a:pt x="750" y="0"/>
                                </a:lnTo>
                                <a:lnTo>
                                  <a:pt x="750" y="15"/>
                                </a:lnTo>
                                <a:lnTo>
                                  <a:pt x="795" y="15"/>
                                </a:lnTo>
                                <a:lnTo>
                                  <a:pt x="795" y="0"/>
                                </a:lnTo>
                                <a:close/>
                                <a:moveTo>
                                  <a:pt x="870" y="675"/>
                                </a:moveTo>
                                <a:lnTo>
                                  <a:pt x="825" y="675"/>
                                </a:lnTo>
                                <a:lnTo>
                                  <a:pt x="825" y="690"/>
                                </a:lnTo>
                                <a:lnTo>
                                  <a:pt x="870" y="690"/>
                                </a:lnTo>
                                <a:lnTo>
                                  <a:pt x="870" y="675"/>
                                </a:lnTo>
                                <a:close/>
                                <a:moveTo>
                                  <a:pt x="870" y="0"/>
                                </a:moveTo>
                                <a:lnTo>
                                  <a:pt x="825" y="0"/>
                                </a:lnTo>
                                <a:lnTo>
                                  <a:pt x="825" y="15"/>
                                </a:lnTo>
                                <a:lnTo>
                                  <a:pt x="870" y="15"/>
                                </a:lnTo>
                                <a:lnTo>
                                  <a:pt x="870" y="0"/>
                                </a:lnTo>
                                <a:close/>
                                <a:moveTo>
                                  <a:pt x="945" y="675"/>
                                </a:moveTo>
                                <a:lnTo>
                                  <a:pt x="900" y="675"/>
                                </a:lnTo>
                                <a:lnTo>
                                  <a:pt x="900" y="690"/>
                                </a:lnTo>
                                <a:lnTo>
                                  <a:pt x="945" y="690"/>
                                </a:lnTo>
                                <a:lnTo>
                                  <a:pt x="945" y="675"/>
                                </a:lnTo>
                                <a:close/>
                                <a:moveTo>
                                  <a:pt x="945" y="0"/>
                                </a:moveTo>
                                <a:lnTo>
                                  <a:pt x="900" y="0"/>
                                </a:lnTo>
                                <a:lnTo>
                                  <a:pt x="900" y="15"/>
                                </a:lnTo>
                                <a:lnTo>
                                  <a:pt x="945" y="15"/>
                                </a:lnTo>
                                <a:lnTo>
                                  <a:pt x="945" y="0"/>
                                </a:lnTo>
                                <a:close/>
                                <a:moveTo>
                                  <a:pt x="1020" y="675"/>
                                </a:moveTo>
                                <a:lnTo>
                                  <a:pt x="975" y="675"/>
                                </a:lnTo>
                                <a:lnTo>
                                  <a:pt x="975" y="690"/>
                                </a:lnTo>
                                <a:lnTo>
                                  <a:pt x="1020" y="690"/>
                                </a:lnTo>
                                <a:lnTo>
                                  <a:pt x="1020" y="675"/>
                                </a:lnTo>
                                <a:close/>
                                <a:moveTo>
                                  <a:pt x="1020" y="0"/>
                                </a:moveTo>
                                <a:lnTo>
                                  <a:pt x="975" y="0"/>
                                </a:lnTo>
                                <a:lnTo>
                                  <a:pt x="975" y="15"/>
                                </a:lnTo>
                                <a:lnTo>
                                  <a:pt x="1020" y="15"/>
                                </a:lnTo>
                                <a:lnTo>
                                  <a:pt x="1020" y="0"/>
                                </a:lnTo>
                                <a:close/>
                                <a:moveTo>
                                  <a:pt x="1095" y="675"/>
                                </a:moveTo>
                                <a:lnTo>
                                  <a:pt x="1050" y="675"/>
                                </a:lnTo>
                                <a:lnTo>
                                  <a:pt x="1050" y="690"/>
                                </a:lnTo>
                                <a:lnTo>
                                  <a:pt x="1095" y="690"/>
                                </a:lnTo>
                                <a:lnTo>
                                  <a:pt x="1095" y="675"/>
                                </a:lnTo>
                                <a:close/>
                                <a:moveTo>
                                  <a:pt x="1095" y="0"/>
                                </a:moveTo>
                                <a:lnTo>
                                  <a:pt x="1050" y="0"/>
                                </a:lnTo>
                                <a:lnTo>
                                  <a:pt x="1050" y="15"/>
                                </a:lnTo>
                                <a:lnTo>
                                  <a:pt x="1095" y="15"/>
                                </a:lnTo>
                                <a:lnTo>
                                  <a:pt x="1095" y="0"/>
                                </a:lnTo>
                                <a:close/>
                                <a:moveTo>
                                  <a:pt x="1170" y="675"/>
                                </a:moveTo>
                                <a:lnTo>
                                  <a:pt x="1125" y="675"/>
                                </a:lnTo>
                                <a:lnTo>
                                  <a:pt x="1125" y="690"/>
                                </a:lnTo>
                                <a:lnTo>
                                  <a:pt x="1170" y="690"/>
                                </a:lnTo>
                                <a:lnTo>
                                  <a:pt x="1170" y="675"/>
                                </a:lnTo>
                                <a:close/>
                                <a:moveTo>
                                  <a:pt x="1170" y="0"/>
                                </a:moveTo>
                                <a:lnTo>
                                  <a:pt x="1125" y="0"/>
                                </a:lnTo>
                                <a:lnTo>
                                  <a:pt x="1125" y="15"/>
                                </a:lnTo>
                                <a:lnTo>
                                  <a:pt x="1170" y="15"/>
                                </a:lnTo>
                                <a:lnTo>
                                  <a:pt x="1170" y="0"/>
                                </a:lnTo>
                                <a:close/>
                                <a:moveTo>
                                  <a:pt x="1245" y="675"/>
                                </a:moveTo>
                                <a:lnTo>
                                  <a:pt x="1200" y="675"/>
                                </a:lnTo>
                                <a:lnTo>
                                  <a:pt x="1200" y="690"/>
                                </a:lnTo>
                                <a:lnTo>
                                  <a:pt x="1245" y="690"/>
                                </a:lnTo>
                                <a:lnTo>
                                  <a:pt x="1245" y="675"/>
                                </a:lnTo>
                                <a:close/>
                                <a:moveTo>
                                  <a:pt x="1245" y="0"/>
                                </a:moveTo>
                                <a:lnTo>
                                  <a:pt x="1200" y="0"/>
                                </a:lnTo>
                                <a:lnTo>
                                  <a:pt x="1200" y="15"/>
                                </a:lnTo>
                                <a:lnTo>
                                  <a:pt x="1245" y="15"/>
                                </a:lnTo>
                                <a:lnTo>
                                  <a:pt x="1245" y="0"/>
                                </a:lnTo>
                                <a:close/>
                                <a:moveTo>
                                  <a:pt x="1320" y="675"/>
                                </a:moveTo>
                                <a:lnTo>
                                  <a:pt x="1275" y="675"/>
                                </a:lnTo>
                                <a:lnTo>
                                  <a:pt x="1275" y="690"/>
                                </a:lnTo>
                                <a:lnTo>
                                  <a:pt x="1320" y="690"/>
                                </a:lnTo>
                                <a:lnTo>
                                  <a:pt x="1320" y="675"/>
                                </a:lnTo>
                                <a:close/>
                                <a:moveTo>
                                  <a:pt x="1320" y="0"/>
                                </a:moveTo>
                                <a:lnTo>
                                  <a:pt x="1275" y="0"/>
                                </a:lnTo>
                                <a:lnTo>
                                  <a:pt x="1275" y="15"/>
                                </a:lnTo>
                                <a:lnTo>
                                  <a:pt x="1320" y="15"/>
                                </a:lnTo>
                                <a:lnTo>
                                  <a:pt x="1320" y="0"/>
                                </a:lnTo>
                                <a:close/>
                                <a:moveTo>
                                  <a:pt x="1395" y="675"/>
                                </a:moveTo>
                                <a:lnTo>
                                  <a:pt x="1350" y="675"/>
                                </a:lnTo>
                                <a:lnTo>
                                  <a:pt x="1350" y="690"/>
                                </a:lnTo>
                                <a:lnTo>
                                  <a:pt x="1395" y="690"/>
                                </a:lnTo>
                                <a:lnTo>
                                  <a:pt x="1395" y="675"/>
                                </a:lnTo>
                                <a:close/>
                                <a:moveTo>
                                  <a:pt x="1395" y="0"/>
                                </a:moveTo>
                                <a:lnTo>
                                  <a:pt x="1350" y="0"/>
                                </a:lnTo>
                                <a:lnTo>
                                  <a:pt x="1350" y="15"/>
                                </a:lnTo>
                                <a:lnTo>
                                  <a:pt x="1395" y="15"/>
                                </a:lnTo>
                                <a:lnTo>
                                  <a:pt x="1395" y="0"/>
                                </a:lnTo>
                                <a:close/>
                                <a:moveTo>
                                  <a:pt x="1470" y="675"/>
                                </a:moveTo>
                                <a:lnTo>
                                  <a:pt x="1425" y="675"/>
                                </a:lnTo>
                                <a:lnTo>
                                  <a:pt x="1425" y="690"/>
                                </a:lnTo>
                                <a:lnTo>
                                  <a:pt x="1470" y="690"/>
                                </a:lnTo>
                                <a:lnTo>
                                  <a:pt x="1470" y="675"/>
                                </a:lnTo>
                                <a:close/>
                                <a:moveTo>
                                  <a:pt x="1470" y="0"/>
                                </a:moveTo>
                                <a:lnTo>
                                  <a:pt x="1425" y="0"/>
                                </a:lnTo>
                                <a:lnTo>
                                  <a:pt x="1425" y="15"/>
                                </a:lnTo>
                                <a:lnTo>
                                  <a:pt x="1470" y="15"/>
                                </a:lnTo>
                                <a:lnTo>
                                  <a:pt x="1470" y="0"/>
                                </a:lnTo>
                                <a:close/>
                                <a:moveTo>
                                  <a:pt x="1545" y="675"/>
                                </a:moveTo>
                                <a:lnTo>
                                  <a:pt x="1500" y="675"/>
                                </a:lnTo>
                                <a:lnTo>
                                  <a:pt x="1500" y="690"/>
                                </a:lnTo>
                                <a:lnTo>
                                  <a:pt x="1545" y="690"/>
                                </a:lnTo>
                                <a:lnTo>
                                  <a:pt x="1545" y="675"/>
                                </a:lnTo>
                                <a:close/>
                                <a:moveTo>
                                  <a:pt x="1545" y="0"/>
                                </a:moveTo>
                                <a:lnTo>
                                  <a:pt x="1500" y="0"/>
                                </a:lnTo>
                                <a:lnTo>
                                  <a:pt x="1500" y="15"/>
                                </a:lnTo>
                                <a:lnTo>
                                  <a:pt x="1545" y="15"/>
                                </a:lnTo>
                                <a:lnTo>
                                  <a:pt x="1545" y="0"/>
                                </a:lnTo>
                                <a:close/>
                                <a:moveTo>
                                  <a:pt x="1620" y="675"/>
                                </a:moveTo>
                                <a:lnTo>
                                  <a:pt x="1575" y="675"/>
                                </a:lnTo>
                                <a:lnTo>
                                  <a:pt x="1575" y="690"/>
                                </a:lnTo>
                                <a:lnTo>
                                  <a:pt x="1620" y="690"/>
                                </a:lnTo>
                                <a:lnTo>
                                  <a:pt x="1620" y="675"/>
                                </a:lnTo>
                                <a:close/>
                                <a:moveTo>
                                  <a:pt x="1620" y="0"/>
                                </a:moveTo>
                                <a:lnTo>
                                  <a:pt x="1575" y="0"/>
                                </a:lnTo>
                                <a:lnTo>
                                  <a:pt x="1575" y="15"/>
                                </a:lnTo>
                                <a:lnTo>
                                  <a:pt x="1620" y="15"/>
                                </a:lnTo>
                                <a:lnTo>
                                  <a:pt x="1620" y="0"/>
                                </a:lnTo>
                                <a:close/>
                                <a:moveTo>
                                  <a:pt x="1695" y="675"/>
                                </a:moveTo>
                                <a:lnTo>
                                  <a:pt x="1650" y="675"/>
                                </a:lnTo>
                                <a:lnTo>
                                  <a:pt x="1650" y="690"/>
                                </a:lnTo>
                                <a:lnTo>
                                  <a:pt x="1695" y="690"/>
                                </a:lnTo>
                                <a:lnTo>
                                  <a:pt x="1695" y="675"/>
                                </a:lnTo>
                                <a:close/>
                                <a:moveTo>
                                  <a:pt x="1695" y="0"/>
                                </a:moveTo>
                                <a:lnTo>
                                  <a:pt x="1650" y="0"/>
                                </a:lnTo>
                                <a:lnTo>
                                  <a:pt x="1650" y="15"/>
                                </a:lnTo>
                                <a:lnTo>
                                  <a:pt x="1695" y="15"/>
                                </a:lnTo>
                                <a:lnTo>
                                  <a:pt x="1695" y="0"/>
                                </a:lnTo>
                                <a:close/>
                                <a:moveTo>
                                  <a:pt x="1770" y="675"/>
                                </a:moveTo>
                                <a:lnTo>
                                  <a:pt x="1725" y="675"/>
                                </a:lnTo>
                                <a:lnTo>
                                  <a:pt x="1725" y="690"/>
                                </a:lnTo>
                                <a:lnTo>
                                  <a:pt x="1770" y="690"/>
                                </a:lnTo>
                                <a:lnTo>
                                  <a:pt x="1770" y="675"/>
                                </a:lnTo>
                                <a:close/>
                                <a:moveTo>
                                  <a:pt x="1770" y="0"/>
                                </a:moveTo>
                                <a:lnTo>
                                  <a:pt x="1725" y="0"/>
                                </a:lnTo>
                                <a:lnTo>
                                  <a:pt x="1725" y="15"/>
                                </a:lnTo>
                                <a:lnTo>
                                  <a:pt x="1770" y="15"/>
                                </a:lnTo>
                                <a:lnTo>
                                  <a:pt x="1770" y="0"/>
                                </a:lnTo>
                                <a:close/>
                                <a:moveTo>
                                  <a:pt x="1845" y="675"/>
                                </a:moveTo>
                                <a:lnTo>
                                  <a:pt x="1800" y="675"/>
                                </a:lnTo>
                                <a:lnTo>
                                  <a:pt x="1800" y="690"/>
                                </a:lnTo>
                                <a:lnTo>
                                  <a:pt x="1845" y="690"/>
                                </a:lnTo>
                                <a:lnTo>
                                  <a:pt x="1845" y="675"/>
                                </a:lnTo>
                                <a:close/>
                                <a:moveTo>
                                  <a:pt x="1845" y="0"/>
                                </a:moveTo>
                                <a:lnTo>
                                  <a:pt x="1800" y="0"/>
                                </a:lnTo>
                                <a:lnTo>
                                  <a:pt x="1800" y="15"/>
                                </a:lnTo>
                                <a:lnTo>
                                  <a:pt x="1845" y="15"/>
                                </a:lnTo>
                                <a:lnTo>
                                  <a:pt x="1845" y="0"/>
                                </a:lnTo>
                                <a:close/>
                                <a:moveTo>
                                  <a:pt x="1920" y="675"/>
                                </a:moveTo>
                                <a:lnTo>
                                  <a:pt x="1875" y="675"/>
                                </a:lnTo>
                                <a:lnTo>
                                  <a:pt x="1875" y="690"/>
                                </a:lnTo>
                                <a:lnTo>
                                  <a:pt x="1920" y="690"/>
                                </a:lnTo>
                                <a:lnTo>
                                  <a:pt x="1920" y="675"/>
                                </a:lnTo>
                                <a:close/>
                                <a:moveTo>
                                  <a:pt x="1920" y="0"/>
                                </a:moveTo>
                                <a:lnTo>
                                  <a:pt x="1875" y="0"/>
                                </a:lnTo>
                                <a:lnTo>
                                  <a:pt x="1875" y="15"/>
                                </a:lnTo>
                                <a:lnTo>
                                  <a:pt x="1920" y="15"/>
                                </a:lnTo>
                                <a:lnTo>
                                  <a:pt x="1920" y="0"/>
                                </a:lnTo>
                                <a:close/>
                                <a:moveTo>
                                  <a:pt x="1995" y="675"/>
                                </a:moveTo>
                                <a:lnTo>
                                  <a:pt x="1950" y="675"/>
                                </a:lnTo>
                                <a:lnTo>
                                  <a:pt x="1950" y="690"/>
                                </a:lnTo>
                                <a:lnTo>
                                  <a:pt x="1995" y="690"/>
                                </a:lnTo>
                                <a:lnTo>
                                  <a:pt x="1995" y="675"/>
                                </a:lnTo>
                                <a:close/>
                                <a:moveTo>
                                  <a:pt x="1995" y="0"/>
                                </a:moveTo>
                                <a:lnTo>
                                  <a:pt x="1950" y="0"/>
                                </a:lnTo>
                                <a:lnTo>
                                  <a:pt x="1950" y="15"/>
                                </a:lnTo>
                                <a:lnTo>
                                  <a:pt x="1995" y="15"/>
                                </a:lnTo>
                                <a:lnTo>
                                  <a:pt x="1995" y="0"/>
                                </a:lnTo>
                                <a:close/>
                                <a:moveTo>
                                  <a:pt x="2070" y="675"/>
                                </a:moveTo>
                                <a:lnTo>
                                  <a:pt x="2025" y="675"/>
                                </a:lnTo>
                                <a:lnTo>
                                  <a:pt x="2025" y="690"/>
                                </a:lnTo>
                                <a:lnTo>
                                  <a:pt x="2070" y="690"/>
                                </a:lnTo>
                                <a:lnTo>
                                  <a:pt x="2070" y="675"/>
                                </a:lnTo>
                                <a:close/>
                                <a:moveTo>
                                  <a:pt x="2070" y="0"/>
                                </a:moveTo>
                                <a:lnTo>
                                  <a:pt x="2025" y="0"/>
                                </a:lnTo>
                                <a:lnTo>
                                  <a:pt x="2025" y="15"/>
                                </a:lnTo>
                                <a:lnTo>
                                  <a:pt x="2070" y="15"/>
                                </a:lnTo>
                                <a:lnTo>
                                  <a:pt x="2070" y="0"/>
                                </a:lnTo>
                                <a:close/>
                                <a:moveTo>
                                  <a:pt x="2145" y="675"/>
                                </a:moveTo>
                                <a:lnTo>
                                  <a:pt x="2100" y="675"/>
                                </a:lnTo>
                                <a:lnTo>
                                  <a:pt x="2100" y="690"/>
                                </a:lnTo>
                                <a:lnTo>
                                  <a:pt x="2145" y="690"/>
                                </a:lnTo>
                                <a:lnTo>
                                  <a:pt x="2145" y="675"/>
                                </a:lnTo>
                                <a:close/>
                                <a:moveTo>
                                  <a:pt x="2145" y="0"/>
                                </a:moveTo>
                                <a:lnTo>
                                  <a:pt x="2100" y="0"/>
                                </a:lnTo>
                                <a:lnTo>
                                  <a:pt x="2100" y="15"/>
                                </a:lnTo>
                                <a:lnTo>
                                  <a:pt x="2145" y="15"/>
                                </a:lnTo>
                                <a:lnTo>
                                  <a:pt x="2145" y="0"/>
                                </a:lnTo>
                                <a:close/>
                                <a:moveTo>
                                  <a:pt x="2220" y="675"/>
                                </a:moveTo>
                                <a:lnTo>
                                  <a:pt x="2175" y="675"/>
                                </a:lnTo>
                                <a:lnTo>
                                  <a:pt x="2175" y="690"/>
                                </a:lnTo>
                                <a:lnTo>
                                  <a:pt x="2220" y="690"/>
                                </a:lnTo>
                                <a:lnTo>
                                  <a:pt x="2220" y="675"/>
                                </a:lnTo>
                                <a:close/>
                                <a:moveTo>
                                  <a:pt x="2220" y="0"/>
                                </a:moveTo>
                                <a:lnTo>
                                  <a:pt x="2175" y="0"/>
                                </a:lnTo>
                                <a:lnTo>
                                  <a:pt x="2175" y="15"/>
                                </a:lnTo>
                                <a:lnTo>
                                  <a:pt x="2220" y="15"/>
                                </a:lnTo>
                                <a:lnTo>
                                  <a:pt x="2220" y="0"/>
                                </a:lnTo>
                                <a:close/>
                                <a:moveTo>
                                  <a:pt x="2295" y="675"/>
                                </a:moveTo>
                                <a:lnTo>
                                  <a:pt x="2250" y="675"/>
                                </a:lnTo>
                                <a:lnTo>
                                  <a:pt x="2250" y="690"/>
                                </a:lnTo>
                                <a:lnTo>
                                  <a:pt x="2295" y="690"/>
                                </a:lnTo>
                                <a:lnTo>
                                  <a:pt x="2295" y="675"/>
                                </a:lnTo>
                                <a:close/>
                                <a:moveTo>
                                  <a:pt x="2295" y="0"/>
                                </a:moveTo>
                                <a:lnTo>
                                  <a:pt x="2250" y="0"/>
                                </a:lnTo>
                                <a:lnTo>
                                  <a:pt x="2250" y="15"/>
                                </a:lnTo>
                                <a:lnTo>
                                  <a:pt x="2295" y="15"/>
                                </a:lnTo>
                                <a:lnTo>
                                  <a:pt x="2295" y="0"/>
                                </a:lnTo>
                                <a:close/>
                                <a:moveTo>
                                  <a:pt x="2370" y="675"/>
                                </a:moveTo>
                                <a:lnTo>
                                  <a:pt x="2325" y="675"/>
                                </a:lnTo>
                                <a:lnTo>
                                  <a:pt x="2325" y="690"/>
                                </a:lnTo>
                                <a:lnTo>
                                  <a:pt x="2370" y="690"/>
                                </a:lnTo>
                                <a:lnTo>
                                  <a:pt x="2370" y="675"/>
                                </a:lnTo>
                                <a:close/>
                                <a:moveTo>
                                  <a:pt x="2370" y="0"/>
                                </a:moveTo>
                                <a:lnTo>
                                  <a:pt x="2325" y="0"/>
                                </a:lnTo>
                                <a:lnTo>
                                  <a:pt x="2325" y="15"/>
                                </a:lnTo>
                                <a:lnTo>
                                  <a:pt x="2370" y="15"/>
                                </a:lnTo>
                                <a:lnTo>
                                  <a:pt x="2370" y="0"/>
                                </a:lnTo>
                                <a:close/>
                                <a:moveTo>
                                  <a:pt x="2445" y="675"/>
                                </a:moveTo>
                                <a:lnTo>
                                  <a:pt x="2400" y="675"/>
                                </a:lnTo>
                                <a:lnTo>
                                  <a:pt x="2400" y="690"/>
                                </a:lnTo>
                                <a:lnTo>
                                  <a:pt x="2445" y="690"/>
                                </a:lnTo>
                                <a:lnTo>
                                  <a:pt x="2445" y="675"/>
                                </a:lnTo>
                                <a:close/>
                                <a:moveTo>
                                  <a:pt x="2445" y="0"/>
                                </a:moveTo>
                                <a:lnTo>
                                  <a:pt x="2400" y="0"/>
                                </a:lnTo>
                                <a:lnTo>
                                  <a:pt x="2400" y="15"/>
                                </a:lnTo>
                                <a:lnTo>
                                  <a:pt x="2445" y="15"/>
                                </a:lnTo>
                                <a:lnTo>
                                  <a:pt x="2445" y="0"/>
                                </a:lnTo>
                                <a:close/>
                                <a:moveTo>
                                  <a:pt x="2520" y="675"/>
                                </a:moveTo>
                                <a:lnTo>
                                  <a:pt x="2475" y="675"/>
                                </a:lnTo>
                                <a:lnTo>
                                  <a:pt x="2475" y="690"/>
                                </a:lnTo>
                                <a:lnTo>
                                  <a:pt x="2520" y="690"/>
                                </a:lnTo>
                                <a:lnTo>
                                  <a:pt x="2520" y="675"/>
                                </a:lnTo>
                                <a:close/>
                                <a:moveTo>
                                  <a:pt x="2520" y="0"/>
                                </a:moveTo>
                                <a:lnTo>
                                  <a:pt x="2475" y="0"/>
                                </a:lnTo>
                                <a:lnTo>
                                  <a:pt x="2475" y="15"/>
                                </a:lnTo>
                                <a:lnTo>
                                  <a:pt x="2520" y="15"/>
                                </a:lnTo>
                                <a:lnTo>
                                  <a:pt x="2520" y="0"/>
                                </a:lnTo>
                                <a:close/>
                                <a:moveTo>
                                  <a:pt x="2595" y="675"/>
                                </a:moveTo>
                                <a:lnTo>
                                  <a:pt x="2550" y="675"/>
                                </a:lnTo>
                                <a:lnTo>
                                  <a:pt x="2550" y="690"/>
                                </a:lnTo>
                                <a:lnTo>
                                  <a:pt x="2595" y="690"/>
                                </a:lnTo>
                                <a:lnTo>
                                  <a:pt x="2595" y="675"/>
                                </a:lnTo>
                                <a:close/>
                                <a:moveTo>
                                  <a:pt x="2595" y="0"/>
                                </a:moveTo>
                                <a:lnTo>
                                  <a:pt x="2550" y="0"/>
                                </a:lnTo>
                                <a:lnTo>
                                  <a:pt x="2550" y="15"/>
                                </a:lnTo>
                                <a:lnTo>
                                  <a:pt x="2595" y="15"/>
                                </a:lnTo>
                                <a:lnTo>
                                  <a:pt x="2595" y="0"/>
                                </a:lnTo>
                                <a:close/>
                                <a:moveTo>
                                  <a:pt x="2670" y="675"/>
                                </a:moveTo>
                                <a:lnTo>
                                  <a:pt x="2625" y="675"/>
                                </a:lnTo>
                                <a:lnTo>
                                  <a:pt x="2625" y="690"/>
                                </a:lnTo>
                                <a:lnTo>
                                  <a:pt x="2670" y="690"/>
                                </a:lnTo>
                                <a:lnTo>
                                  <a:pt x="2670" y="675"/>
                                </a:lnTo>
                                <a:close/>
                                <a:moveTo>
                                  <a:pt x="2670" y="0"/>
                                </a:moveTo>
                                <a:lnTo>
                                  <a:pt x="2625" y="0"/>
                                </a:lnTo>
                                <a:lnTo>
                                  <a:pt x="2625" y="15"/>
                                </a:lnTo>
                                <a:lnTo>
                                  <a:pt x="2670" y="15"/>
                                </a:lnTo>
                                <a:lnTo>
                                  <a:pt x="2670" y="0"/>
                                </a:lnTo>
                                <a:close/>
                                <a:moveTo>
                                  <a:pt x="2745" y="675"/>
                                </a:moveTo>
                                <a:lnTo>
                                  <a:pt x="2700" y="675"/>
                                </a:lnTo>
                                <a:lnTo>
                                  <a:pt x="2700" y="690"/>
                                </a:lnTo>
                                <a:lnTo>
                                  <a:pt x="2745" y="690"/>
                                </a:lnTo>
                                <a:lnTo>
                                  <a:pt x="2745" y="675"/>
                                </a:lnTo>
                                <a:close/>
                                <a:moveTo>
                                  <a:pt x="2745" y="0"/>
                                </a:moveTo>
                                <a:lnTo>
                                  <a:pt x="2700" y="0"/>
                                </a:lnTo>
                                <a:lnTo>
                                  <a:pt x="2700" y="15"/>
                                </a:lnTo>
                                <a:lnTo>
                                  <a:pt x="2745" y="15"/>
                                </a:lnTo>
                                <a:lnTo>
                                  <a:pt x="2745" y="0"/>
                                </a:lnTo>
                                <a:close/>
                                <a:moveTo>
                                  <a:pt x="2820" y="675"/>
                                </a:moveTo>
                                <a:lnTo>
                                  <a:pt x="2775" y="675"/>
                                </a:lnTo>
                                <a:lnTo>
                                  <a:pt x="2775" y="690"/>
                                </a:lnTo>
                                <a:lnTo>
                                  <a:pt x="2820" y="690"/>
                                </a:lnTo>
                                <a:lnTo>
                                  <a:pt x="2820" y="675"/>
                                </a:lnTo>
                                <a:close/>
                                <a:moveTo>
                                  <a:pt x="2820" y="0"/>
                                </a:moveTo>
                                <a:lnTo>
                                  <a:pt x="2775" y="0"/>
                                </a:lnTo>
                                <a:lnTo>
                                  <a:pt x="2775" y="15"/>
                                </a:lnTo>
                                <a:lnTo>
                                  <a:pt x="2820" y="15"/>
                                </a:lnTo>
                                <a:lnTo>
                                  <a:pt x="2820" y="0"/>
                                </a:lnTo>
                                <a:close/>
                                <a:moveTo>
                                  <a:pt x="2895" y="675"/>
                                </a:moveTo>
                                <a:lnTo>
                                  <a:pt x="2850" y="675"/>
                                </a:lnTo>
                                <a:lnTo>
                                  <a:pt x="2850" y="690"/>
                                </a:lnTo>
                                <a:lnTo>
                                  <a:pt x="2895" y="690"/>
                                </a:lnTo>
                                <a:lnTo>
                                  <a:pt x="2895" y="675"/>
                                </a:lnTo>
                                <a:close/>
                                <a:moveTo>
                                  <a:pt x="2895" y="0"/>
                                </a:moveTo>
                                <a:lnTo>
                                  <a:pt x="2850" y="0"/>
                                </a:lnTo>
                                <a:lnTo>
                                  <a:pt x="2850" y="15"/>
                                </a:lnTo>
                                <a:lnTo>
                                  <a:pt x="2895" y="15"/>
                                </a:lnTo>
                                <a:lnTo>
                                  <a:pt x="2895" y="0"/>
                                </a:lnTo>
                                <a:close/>
                                <a:moveTo>
                                  <a:pt x="2970" y="675"/>
                                </a:moveTo>
                                <a:lnTo>
                                  <a:pt x="2925" y="675"/>
                                </a:lnTo>
                                <a:lnTo>
                                  <a:pt x="2925" y="690"/>
                                </a:lnTo>
                                <a:lnTo>
                                  <a:pt x="2970" y="690"/>
                                </a:lnTo>
                                <a:lnTo>
                                  <a:pt x="2970" y="675"/>
                                </a:lnTo>
                                <a:close/>
                                <a:moveTo>
                                  <a:pt x="2970" y="0"/>
                                </a:moveTo>
                                <a:lnTo>
                                  <a:pt x="2925" y="0"/>
                                </a:lnTo>
                                <a:lnTo>
                                  <a:pt x="2925" y="15"/>
                                </a:lnTo>
                                <a:lnTo>
                                  <a:pt x="2970" y="15"/>
                                </a:lnTo>
                                <a:lnTo>
                                  <a:pt x="2970" y="0"/>
                                </a:lnTo>
                                <a:close/>
                                <a:moveTo>
                                  <a:pt x="3045" y="675"/>
                                </a:moveTo>
                                <a:lnTo>
                                  <a:pt x="3000" y="675"/>
                                </a:lnTo>
                                <a:lnTo>
                                  <a:pt x="3000" y="690"/>
                                </a:lnTo>
                                <a:lnTo>
                                  <a:pt x="3045" y="690"/>
                                </a:lnTo>
                                <a:lnTo>
                                  <a:pt x="3045" y="675"/>
                                </a:lnTo>
                                <a:close/>
                                <a:moveTo>
                                  <a:pt x="3045" y="0"/>
                                </a:moveTo>
                                <a:lnTo>
                                  <a:pt x="3000" y="0"/>
                                </a:lnTo>
                                <a:lnTo>
                                  <a:pt x="3000" y="15"/>
                                </a:lnTo>
                                <a:lnTo>
                                  <a:pt x="3045" y="15"/>
                                </a:lnTo>
                                <a:lnTo>
                                  <a:pt x="3045" y="0"/>
                                </a:lnTo>
                                <a:close/>
                                <a:moveTo>
                                  <a:pt x="3120" y="675"/>
                                </a:moveTo>
                                <a:lnTo>
                                  <a:pt x="3075" y="675"/>
                                </a:lnTo>
                                <a:lnTo>
                                  <a:pt x="3075" y="690"/>
                                </a:lnTo>
                                <a:lnTo>
                                  <a:pt x="3120" y="690"/>
                                </a:lnTo>
                                <a:lnTo>
                                  <a:pt x="3120" y="675"/>
                                </a:lnTo>
                                <a:close/>
                                <a:moveTo>
                                  <a:pt x="3120" y="0"/>
                                </a:moveTo>
                                <a:lnTo>
                                  <a:pt x="3075" y="0"/>
                                </a:lnTo>
                                <a:lnTo>
                                  <a:pt x="3075" y="15"/>
                                </a:lnTo>
                                <a:lnTo>
                                  <a:pt x="3120" y="15"/>
                                </a:lnTo>
                                <a:lnTo>
                                  <a:pt x="3120" y="0"/>
                                </a:lnTo>
                                <a:close/>
                                <a:moveTo>
                                  <a:pt x="3195" y="675"/>
                                </a:moveTo>
                                <a:lnTo>
                                  <a:pt x="3150" y="675"/>
                                </a:lnTo>
                                <a:lnTo>
                                  <a:pt x="3150" y="690"/>
                                </a:lnTo>
                                <a:lnTo>
                                  <a:pt x="3195" y="690"/>
                                </a:lnTo>
                                <a:lnTo>
                                  <a:pt x="3195" y="675"/>
                                </a:lnTo>
                                <a:close/>
                                <a:moveTo>
                                  <a:pt x="3195" y="0"/>
                                </a:moveTo>
                                <a:lnTo>
                                  <a:pt x="3150" y="0"/>
                                </a:lnTo>
                                <a:lnTo>
                                  <a:pt x="3150" y="15"/>
                                </a:lnTo>
                                <a:lnTo>
                                  <a:pt x="3195" y="15"/>
                                </a:lnTo>
                                <a:lnTo>
                                  <a:pt x="3195" y="0"/>
                                </a:lnTo>
                                <a:close/>
                                <a:moveTo>
                                  <a:pt x="3270" y="675"/>
                                </a:moveTo>
                                <a:lnTo>
                                  <a:pt x="3225" y="675"/>
                                </a:lnTo>
                                <a:lnTo>
                                  <a:pt x="3225" y="690"/>
                                </a:lnTo>
                                <a:lnTo>
                                  <a:pt x="3270" y="690"/>
                                </a:lnTo>
                                <a:lnTo>
                                  <a:pt x="3270" y="675"/>
                                </a:lnTo>
                                <a:close/>
                                <a:moveTo>
                                  <a:pt x="3270" y="0"/>
                                </a:moveTo>
                                <a:lnTo>
                                  <a:pt x="3225" y="0"/>
                                </a:lnTo>
                                <a:lnTo>
                                  <a:pt x="3225" y="15"/>
                                </a:lnTo>
                                <a:lnTo>
                                  <a:pt x="3270" y="15"/>
                                </a:lnTo>
                                <a:lnTo>
                                  <a:pt x="3270" y="0"/>
                                </a:lnTo>
                                <a:close/>
                                <a:moveTo>
                                  <a:pt x="3345" y="675"/>
                                </a:moveTo>
                                <a:lnTo>
                                  <a:pt x="3300" y="675"/>
                                </a:lnTo>
                                <a:lnTo>
                                  <a:pt x="3300" y="690"/>
                                </a:lnTo>
                                <a:lnTo>
                                  <a:pt x="3345" y="690"/>
                                </a:lnTo>
                                <a:lnTo>
                                  <a:pt x="3345" y="675"/>
                                </a:lnTo>
                                <a:close/>
                                <a:moveTo>
                                  <a:pt x="3345" y="0"/>
                                </a:moveTo>
                                <a:lnTo>
                                  <a:pt x="3300" y="0"/>
                                </a:lnTo>
                                <a:lnTo>
                                  <a:pt x="3300" y="15"/>
                                </a:lnTo>
                                <a:lnTo>
                                  <a:pt x="3345" y="15"/>
                                </a:lnTo>
                                <a:lnTo>
                                  <a:pt x="3345" y="0"/>
                                </a:lnTo>
                                <a:close/>
                                <a:moveTo>
                                  <a:pt x="3420" y="675"/>
                                </a:moveTo>
                                <a:lnTo>
                                  <a:pt x="3375" y="675"/>
                                </a:lnTo>
                                <a:lnTo>
                                  <a:pt x="3375" y="690"/>
                                </a:lnTo>
                                <a:lnTo>
                                  <a:pt x="3420" y="690"/>
                                </a:lnTo>
                                <a:lnTo>
                                  <a:pt x="3420" y="675"/>
                                </a:lnTo>
                                <a:close/>
                                <a:moveTo>
                                  <a:pt x="3420" y="0"/>
                                </a:moveTo>
                                <a:lnTo>
                                  <a:pt x="3375" y="0"/>
                                </a:lnTo>
                                <a:lnTo>
                                  <a:pt x="3375" y="15"/>
                                </a:lnTo>
                                <a:lnTo>
                                  <a:pt x="3420" y="15"/>
                                </a:lnTo>
                                <a:lnTo>
                                  <a:pt x="3420" y="0"/>
                                </a:lnTo>
                                <a:close/>
                                <a:moveTo>
                                  <a:pt x="3495" y="675"/>
                                </a:moveTo>
                                <a:lnTo>
                                  <a:pt x="3450" y="675"/>
                                </a:lnTo>
                                <a:lnTo>
                                  <a:pt x="3450" y="690"/>
                                </a:lnTo>
                                <a:lnTo>
                                  <a:pt x="3495" y="690"/>
                                </a:lnTo>
                                <a:lnTo>
                                  <a:pt x="3495" y="675"/>
                                </a:lnTo>
                                <a:close/>
                                <a:moveTo>
                                  <a:pt x="3495" y="0"/>
                                </a:moveTo>
                                <a:lnTo>
                                  <a:pt x="3450" y="0"/>
                                </a:lnTo>
                                <a:lnTo>
                                  <a:pt x="3450" y="15"/>
                                </a:lnTo>
                                <a:lnTo>
                                  <a:pt x="3495" y="15"/>
                                </a:lnTo>
                                <a:lnTo>
                                  <a:pt x="3495" y="0"/>
                                </a:lnTo>
                                <a:close/>
                                <a:moveTo>
                                  <a:pt x="3570" y="675"/>
                                </a:moveTo>
                                <a:lnTo>
                                  <a:pt x="3525" y="675"/>
                                </a:lnTo>
                                <a:lnTo>
                                  <a:pt x="3525" y="690"/>
                                </a:lnTo>
                                <a:lnTo>
                                  <a:pt x="3570" y="690"/>
                                </a:lnTo>
                                <a:lnTo>
                                  <a:pt x="3570" y="675"/>
                                </a:lnTo>
                                <a:close/>
                                <a:moveTo>
                                  <a:pt x="3570" y="0"/>
                                </a:moveTo>
                                <a:lnTo>
                                  <a:pt x="3525" y="0"/>
                                </a:lnTo>
                                <a:lnTo>
                                  <a:pt x="3525" y="15"/>
                                </a:lnTo>
                                <a:lnTo>
                                  <a:pt x="3570" y="15"/>
                                </a:lnTo>
                                <a:lnTo>
                                  <a:pt x="3570" y="0"/>
                                </a:lnTo>
                                <a:close/>
                                <a:moveTo>
                                  <a:pt x="3645" y="675"/>
                                </a:moveTo>
                                <a:lnTo>
                                  <a:pt x="3600" y="675"/>
                                </a:lnTo>
                                <a:lnTo>
                                  <a:pt x="3600" y="690"/>
                                </a:lnTo>
                                <a:lnTo>
                                  <a:pt x="3645" y="690"/>
                                </a:lnTo>
                                <a:lnTo>
                                  <a:pt x="3645" y="675"/>
                                </a:lnTo>
                                <a:close/>
                                <a:moveTo>
                                  <a:pt x="3645" y="0"/>
                                </a:moveTo>
                                <a:lnTo>
                                  <a:pt x="3600" y="0"/>
                                </a:lnTo>
                                <a:lnTo>
                                  <a:pt x="3600" y="15"/>
                                </a:lnTo>
                                <a:lnTo>
                                  <a:pt x="3645" y="15"/>
                                </a:lnTo>
                                <a:lnTo>
                                  <a:pt x="3645" y="0"/>
                                </a:lnTo>
                                <a:close/>
                                <a:moveTo>
                                  <a:pt x="3720" y="675"/>
                                </a:moveTo>
                                <a:lnTo>
                                  <a:pt x="3675" y="675"/>
                                </a:lnTo>
                                <a:lnTo>
                                  <a:pt x="3675" y="690"/>
                                </a:lnTo>
                                <a:lnTo>
                                  <a:pt x="3720" y="690"/>
                                </a:lnTo>
                                <a:lnTo>
                                  <a:pt x="3720" y="675"/>
                                </a:lnTo>
                                <a:close/>
                                <a:moveTo>
                                  <a:pt x="3720" y="0"/>
                                </a:moveTo>
                                <a:lnTo>
                                  <a:pt x="3675" y="0"/>
                                </a:lnTo>
                                <a:lnTo>
                                  <a:pt x="3675" y="15"/>
                                </a:lnTo>
                                <a:lnTo>
                                  <a:pt x="3720" y="15"/>
                                </a:lnTo>
                                <a:lnTo>
                                  <a:pt x="3720" y="0"/>
                                </a:lnTo>
                                <a:close/>
                                <a:moveTo>
                                  <a:pt x="3795" y="675"/>
                                </a:moveTo>
                                <a:lnTo>
                                  <a:pt x="3750" y="675"/>
                                </a:lnTo>
                                <a:lnTo>
                                  <a:pt x="3750" y="690"/>
                                </a:lnTo>
                                <a:lnTo>
                                  <a:pt x="3795" y="690"/>
                                </a:lnTo>
                                <a:lnTo>
                                  <a:pt x="3795" y="675"/>
                                </a:lnTo>
                                <a:close/>
                                <a:moveTo>
                                  <a:pt x="3795" y="0"/>
                                </a:moveTo>
                                <a:lnTo>
                                  <a:pt x="3750" y="0"/>
                                </a:lnTo>
                                <a:lnTo>
                                  <a:pt x="3750" y="15"/>
                                </a:lnTo>
                                <a:lnTo>
                                  <a:pt x="3795" y="15"/>
                                </a:lnTo>
                                <a:lnTo>
                                  <a:pt x="3795" y="0"/>
                                </a:lnTo>
                                <a:close/>
                                <a:moveTo>
                                  <a:pt x="3870" y="675"/>
                                </a:moveTo>
                                <a:lnTo>
                                  <a:pt x="3825" y="675"/>
                                </a:lnTo>
                                <a:lnTo>
                                  <a:pt x="3825" y="690"/>
                                </a:lnTo>
                                <a:lnTo>
                                  <a:pt x="3870" y="690"/>
                                </a:lnTo>
                                <a:lnTo>
                                  <a:pt x="3870" y="675"/>
                                </a:lnTo>
                                <a:close/>
                                <a:moveTo>
                                  <a:pt x="3870" y="0"/>
                                </a:moveTo>
                                <a:lnTo>
                                  <a:pt x="3825" y="0"/>
                                </a:lnTo>
                                <a:lnTo>
                                  <a:pt x="3825" y="15"/>
                                </a:lnTo>
                                <a:lnTo>
                                  <a:pt x="3870" y="15"/>
                                </a:lnTo>
                                <a:lnTo>
                                  <a:pt x="3870" y="0"/>
                                </a:lnTo>
                                <a:close/>
                                <a:moveTo>
                                  <a:pt x="3945" y="675"/>
                                </a:moveTo>
                                <a:lnTo>
                                  <a:pt x="3900" y="675"/>
                                </a:lnTo>
                                <a:lnTo>
                                  <a:pt x="3900" y="690"/>
                                </a:lnTo>
                                <a:lnTo>
                                  <a:pt x="3945" y="690"/>
                                </a:lnTo>
                                <a:lnTo>
                                  <a:pt x="3945" y="675"/>
                                </a:lnTo>
                                <a:close/>
                                <a:moveTo>
                                  <a:pt x="3945" y="0"/>
                                </a:moveTo>
                                <a:lnTo>
                                  <a:pt x="3900" y="0"/>
                                </a:lnTo>
                                <a:lnTo>
                                  <a:pt x="3900" y="15"/>
                                </a:lnTo>
                                <a:lnTo>
                                  <a:pt x="3945" y="15"/>
                                </a:lnTo>
                                <a:lnTo>
                                  <a:pt x="3945" y="0"/>
                                </a:lnTo>
                                <a:close/>
                                <a:moveTo>
                                  <a:pt x="4020" y="675"/>
                                </a:moveTo>
                                <a:lnTo>
                                  <a:pt x="3975" y="675"/>
                                </a:lnTo>
                                <a:lnTo>
                                  <a:pt x="3975" y="690"/>
                                </a:lnTo>
                                <a:lnTo>
                                  <a:pt x="4020" y="690"/>
                                </a:lnTo>
                                <a:lnTo>
                                  <a:pt x="4020" y="675"/>
                                </a:lnTo>
                                <a:close/>
                                <a:moveTo>
                                  <a:pt x="4020" y="0"/>
                                </a:moveTo>
                                <a:lnTo>
                                  <a:pt x="3975" y="0"/>
                                </a:lnTo>
                                <a:lnTo>
                                  <a:pt x="3975" y="15"/>
                                </a:lnTo>
                                <a:lnTo>
                                  <a:pt x="4020" y="15"/>
                                </a:lnTo>
                                <a:lnTo>
                                  <a:pt x="4020" y="0"/>
                                </a:lnTo>
                                <a:close/>
                                <a:moveTo>
                                  <a:pt x="4095" y="675"/>
                                </a:moveTo>
                                <a:lnTo>
                                  <a:pt x="4050" y="675"/>
                                </a:lnTo>
                                <a:lnTo>
                                  <a:pt x="4050" y="690"/>
                                </a:lnTo>
                                <a:lnTo>
                                  <a:pt x="4095" y="690"/>
                                </a:lnTo>
                                <a:lnTo>
                                  <a:pt x="4095" y="675"/>
                                </a:lnTo>
                                <a:close/>
                                <a:moveTo>
                                  <a:pt x="4095" y="0"/>
                                </a:moveTo>
                                <a:lnTo>
                                  <a:pt x="4050" y="0"/>
                                </a:lnTo>
                                <a:lnTo>
                                  <a:pt x="4050" y="15"/>
                                </a:lnTo>
                                <a:lnTo>
                                  <a:pt x="4095" y="15"/>
                                </a:lnTo>
                                <a:lnTo>
                                  <a:pt x="4095" y="0"/>
                                </a:lnTo>
                                <a:close/>
                                <a:moveTo>
                                  <a:pt x="4170" y="675"/>
                                </a:moveTo>
                                <a:lnTo>
                                  <a:pt x="4125" y="675"/>
                                </a:lnTo>
                                <a:lnTo>
                                  <a:pt x="4125" y="690"/>
                                </a:lnTo>
                                <a:lnTo>
                                  <a:pt x="4170" y="690"/>
                                </a:lnTo>
                                <a:lnTo>
                                  <a:pt x="4170" y="675"/>
                                </a:lnTo>
                                <a:close/>
                                <a:moveTo>
                                  <a:pt x="4170" y="0"/>
                                </a:moveTo>
                                <a:lnTo>
                                  <a:pt x="4125" y="0"/>
                                </a:lnTo>
                                <a:lnTo>
                                  <a:pt x="4125" y="15"/>
                                </a:lnTo>
                                <a:lnTo>
                                  <a:pt x="4170" y="15"/>
                                </a:lnTo>
                                <a:lnTo>
                                  <a:pt x="4170" y="0"/>
                                </a:lnTo>
                                <a:close/>
                                <a:moveTo>
                                  <a:pt x="4245" y="675"/>
                                </a:moveTo>
                                <a:lnTo>
                                  <a:pt x="4200" y="675"/>
                                </a:lnTo>
                                <a:lnTo>
                                  <a:pt x="4200" y="690"/>
                                </a:lnTo>
                                <a:lnTo>
                                  <a:pt x="4245" y="690"/>
                                </a:lnTo>
                                <a:lnTo>
                                  <a:pt x="4245" y="675"/>
                                </a:lnTo>
                                <a:close/>
                                <a:moveTo>
                                  <a:pt x="4245" y="0"/>
                                </a:moveTo>
                                <a:lnTo>
                                  <a:pt x="4200" y="0"/>
                                </a:lnTo>
                                <a:lnTo>
                                  <a:pt x="4200" y="15"/>
                                </a:lnTo>
                                <a:lnTo>
                                  <a:pt x="4245" y="15"/>
                                </a:lnTo>
                                <a:lnTo>
                                  <a:pt x="4245" y="0"/>
                                </a:lnTo>
                                <a:close/>
                                <a:moveTo>
                                  <a:pt x="4320" y="675"/>
                                </a:moveTo>
                                <a:lnTo>
                                  <a:pt x="4275" y="675"/>
                                </a:lnTo>
                                <a:lnTo>
                                  <a:pt x="4275" y="690"/>
                                </a:lnTo>
                                <a:lnTo>
                                  <a:pt x="4320" y="690"/>
                                </a:lnTo>
                                <a:lnTo>
                                  <a:pt x="4320" y="675"/>
                                </a:lnTo>
                                <a:close/>
                                <a:moveTo>
                                  <a:pt x="4320" y="0"/>
                                </a:moveTo>
                                <a:lnTo>
                                  <a:pt x="4275" y="0"/>
                                </a:lnTo>
                                <a:lnTo>
                                  <a:pt x="4275" y="15"/>
                                </a:lnTo>
                                <a:lnTo>
                                  <a:pt x="4320" y="15"/>
                                </a:lnTo>
                                <a:lnTo>
                                  <a:pt x="4320" y="0"/>
                                </a:lnTo>
                                <a:close/>
                                <a:moveTo>
                                  <a:pt x="4395" y="675"/>
                                </a:moveTo>
                                <a:lnTo>
                                  <a:pt x="4350" y="675"/>
                                </a:lnTo>
                                <a:lnTo>
                                  <a:pt x="4350" y="690"/>
                                </a:lnTo>
                                <a:lnTo>
                                  <a:pt x="4395" y="690"/>
                                </a:lnTo>
                                <a:lnTo>
                                  <a:pt x="4395" y="675"/>
                                </a:lnTo>
                                <a:close/>
                                <a:moveTo>
                                  <a:pt x="4395" y="0"/>
                                </a:moveTo>
                                <a:lnTo>
                                  <a:pt x="4350" y="0"/>
                                </a:lnTo>
                                <a:lnTo>
                                  <a:pt x="4350" y="15"/>
                                </a:lnTo>
                                <a:lnTo>
                                  <a:pt x="4395" y="15"/>
                                </a:lnTo>
                                <a:lnTo>
                                  <a:pt x="4395" y="0"/>
                                </a:lnTo>
                                <a:close/>
                                <a:moveTo>
                                  <a:pt x="4470" y="675"/>
                                </a:moveTo>
                                <a:lnTo>
                                  <a:pt x="4425" y="675"/>
                                </a:lnTo>
                                <a:lnTo>
                                  <a:pt x="4425" y="690"/>
                                </a:lnTo>
                                <a:lnTo>
                                  <a:pt x="4470" y="690"/>
                                </a:lnTo>
                                <a:lnTo>
                                  <a:pt x="4470" y="675"/>
                                </a:lnTo>
                                <a:close/>
                                <a:moveTo>
                                  <a:pt x="4470" y="0"/>
                                </a:moveTo>
                                <a:lnTo>
                                  <a:pt x="4425" y="0"/>
                                </a:lnTo>
                                <a:lnTo>
                                  <a:pt x="4425" y="15"/>
                                </a:lnTo>
                                <a:lnTo>
                                  <a:pt x="4470" y="15"/>
                                </a:lnTo>
                                <a:lnTo>
                                  <a:pt x="4470" y="0"/>
                                </a:lnTo>
                                <a:close/>
                                <a:moveTo>
                                  <a:pt x="4545" y="675"/>
                                </a:moveTo>
                                <a:lnTo>
                                  <a:pt x="4500" y="675"/>
                                </a:lnTo>
                                <a:lnTo>
                                  <a:pt x="4500" y="690"/>
                                </a:lnTo>
                                <a:lnTo>
                                  <a:pt x="4545" y="690"/>
                                </a:lnTo>
                                <a:lnTo>
                                  <a:pt x="4545" y="675"/>
                                </a:lnTo>
                                <a:close/>
                                <a:moveTo>
                                  <a:pt x="4545" y="0"/>
                                </a:moveTo>
                                <a:lnTo>
                                  <a:pt x="4500" y="0"/>
                                </a:lnTo>
                                <a:lnTo>
                                  <a:pt x="4500" y="15"/>
                                </a:lnTo>
                                <a:lnTo>
                                  <a:pt x="4545" y="15"/>
                                </a:lnTo>
                                <a:lnTo>
                                  <a:pt x="4545" y="0"/>
                                </a:lnTo>
                                <a:close/>
                                <a:moveTo>
                                  <a:pt x="4620" y="675"/>
                                </a:moveTo>
                                <a:lnTo>
                                  <a:pt x="4575" y="675"/>
                                </a:lnTo>
                                <a:lnTo>
                                  <a:pt x="4575" y="690"/>
                                </a:lnTo>
                                <a:lnTo>
                                  <a:pt x="4620" y="690"/>
                                </a:lnTo>
                                <a:lnTo>
                                  <a:pt x="4620" y="675"/>
                                </a:lnTo>
                                <a:close/>
                                <a:moveTo>
                                  <a:pt x="4620" y="0"/>
                                </a:moveTo>
                                <a:lnTo>
                                  <a:pt x="4575" y="0"/>
                                </a:lnTo>
                                <a:lnTo>
                                  <a:pt x="4575" y="15"/>
                                </a:lnTo>
                                <a:lnTo>
                                  <a:pt x="4620" y="15"/>
                                </a:lnTo>
                                <a:lnTo>
                                  <a:pt x="4620" y="0"/>
                                </a:lnTo>
                                <a:close/>
                                <a:moveTo>
                                  <a:pt x="4695" y="675"/>
                                </a:moveTo>
                                <a:lnTo>
                                  <a:pt x="4650" y="675"/>
                                </a:lnTo>
                                <a:lnTo>
                                  <a:pt x="4650" y="690"/>
                                </a:lnTo>
                                <a:lnTo>
                                  <a:pt x="4695" y="690"/>
                                </a:lnTo>
                                <a:lnTo>
                                  <a:pt x="4695" y="675"/>
                                </a:lnTo>
                                <a:close/>
                                <a:moveTo>
                                  <a:pt x="4695" y="0"/>
                                </a:moveTo>
                                <a:lnTo>
                                  <a:pt x="4650" y="0"/>
                                </a:lnTo>
                                <a:lnTo>
                                  <a:pt x="4650" y="15"/>
                                </a:lnTo>
                                <a:lnTo>
                                  <a:pt x="4695" y="15"/>
                                </a:lnTo>
                                <a:lnTo>
                                  <a:pt x="4695" y="0"/>
                                </a:lnTo>
                                <a:close/>
                                <a:moveTo>
                                  <a:pt x="4770" y="675"/>
                                </a:moveTo>
                                <a:lnTo>
                                  <a:pt x="4725" y="675"/>
                                </a:lnTo>
                                <a:lnTo>
                                  <a:pt x="4725" y="690"/>
                                </a:lnTo>
                                <a:lnTo>
                                  <a:pt x="4770" y="690"/>
                                </a:lnTo>
                                <a:lnTo>
                                  <a:pt x="4770" y="675"/>
                                </a:lnTo>
                                <a:close/>
                                <a:moveTo>
                                  <a:pt x="4770" y="0"/>
                                </a:moveTo>
                                <a:lnTo>
                                  <a:pt x="4725" y="0"/>
                                </a:lnTo>
                                <a:lnTo>
                                  <a:pt x="4725" y="15"/>
                                </a:lnTo>
                                <a:lnTo>
                                  <a:pt x="4770" y="15"/>
                                </a:lnTo>
                                <a:lnTo>
                                  <a:pt x="4770" y="0"/>
                                </a:lnTo>
                                <a:close/>
                                <a:moveTo>
                                  <a:pt x="4845" y="675"/>
                                </a:moveTo>
                                <a:lnTo>
                                  <a:pt x="4800" y="675"/>
                                </a:lnTo>
                                <a:lnTo>
                                  <a:pt x="4800" y="690"/>
                                </a:lnTo>
                                <a:lnTo>
                                  <a:pt x="4845" y="690"/>
                                </a:lnTo>
                                <a:lnTo>
                                  <a:pt x="4845" y="675"/>
                                </a:lnTo>
                                <a:close/>
                                <a:moveTo>
                                  <a:pt x="4845" y="0"/>
                                </a:moveTo>
                                <a:lnTo>
                                  <a:pt x="4800" y="0"/>
                                </a:lnTo>
                                <a:lnTo>
                                  <a:pt x="4800" y="15"/>
                                </a:lnTo>
                                <a:lnTo>
                                  <a:pt x="4845" y="15"/>
                                </a:lnTo>
                                <a:lnTo>
                                  <a:pt x="4845" y="0"/>
                                </a:lnTo>
                                <a:close/>
                                <a:moveTo>
                                  <a:pt x="4920" y="675"/>
                                </a:moveTo>
                                <a:lnTo>
                                  <a:pt x="4875" y="675"/>
                                </a:lnTo>
                                <a:lnTo>
                                  <a:pt x="4875" y="690"/>
                                </a:lnTo>
                                <a:lnTo>
                                  <a:pt x="4920" y="690"/>
                                </a:lnTo>
                                <a:lnTo>
                                  <a:pt x="4920" y="675"/>
                                </a:lnTo>
                                <a:close/>
                                <a:moveTo>
                                  <a:pt x="4920" y="0"/>
                                </a:moveTo>
                                <a:lnTo>
                                  <a:pt x="4875" y="0"/>
                                </a:lnTo>
                                <a:lnTo>
                                  <a:pt x="4875" y="15"/>
                                </a:lnTo>
                                <a:lnTo>
                                  <a:pt x="4920" y="15"/>
                                </a:lnTo>
                                <a:lnTo>
                                  <a:pt x="4920" y="0"/>
                                </a:lnTo>
                                <a:close/>
                                <a:moveTo>
                                  <a:pt x="4995" y="675"/>
                                </a:moveTo>
                                <a:lnTo>
                                  <a:pt x="4950" y="675"/>
                                </a:lnTo>
                                <a:lnTo>
                                  <a:pt x="4950" y="690"/>
                                </a:lnTo>
                                <a:lnTo>
                                  <a:pt x="4995" y="690"/>
                                </a:lnTo>
                                <a:lnTo>
                                  <a:pt x="4995" y="675"/>
                                </a:lnTo>
                                <a:close/>
                                <a:moveTo>
                                  <a:pt x="4995" y="0"/>
                                </a:moveTo>
                                <a:lnTo>
                                  <a:pt x="4950" y="0"/>
                                </a:lnTo>
                                <a:lnTo>
                                  <a:pt x="4950" y="15"/>
                                </a:lnTo>
                                <a:lnTo>
                                  <a:pt x="4995" y="15"/>
                                </a:lnTo>
                                <a:lnTo>
                                  <a:pt x="4995" y="0"/>
                                </a:lnTo>
                                <a:close/>
                                <a:moveTo>
                                  <a:pt x="5070" y="675"/>
                                </a:moveTo>
                                <a:lnTo>
                                  <a:pt x="5025" y="675"/>
                                </a:lnTo>
                                <a:lnTo>
                                  <a:pt x="5025" y="690"/>
                                </a:lnTo>
                                <a:lnTo>
                                  <a:pt x="5070" y="690"/>
                                </a:lnTo>
                                <a:lnTo>
                                  <a:pt x="5070" y="675"/>
                                </a:lnTo>
                                <a:close/>
                                <a:moveTo>
                                  <a:pt x="5070" y="0"/>
                                </a:moveTo>
                                <a:lnTo>
                                  <a:pt x="5025" y="0"/>
                                </a:lnTo>
                                <a:lnTo>
                                  <a:pt x="5025" y="15"/>
                                </a:lnTo>
                                <a:lnTo>
                                  <a:pt x="5070" y="15"/>
                                </a:lnTo>
                                <a:lnTo>
                                  <a:pt x="5070" y="0"/>
                                </a:lnTo>
                                <a:close/>
                                <a:moveTo>
                                  <a:pt x="5145" y="675"/>
                                </a:moveTo>
                                <a:lnTo>
                                  <a:pt x="5100" y="675"/>
                                </a:lnTo>
                                <a:lnTo>
                                  <a:pt x="5100" y="690"/>
                                </a:lnTo>
                                <a:lnTo>
                                  <a:pt x="5145" y="690"/>
                                </a:lnTo>
                                <a:lnTo>
                                  <a:pt x="5145" y="675"/>
                                </a:lnTo>
                                <a:close/>
                                <a:moveTo>
                                  <a:pt x="5145" y="0"/>
                                </a:moveTo>
                                <a:lnTo>
                                  <a:pt x="5100" y="0"/>
                                </a:lnTo>
                                <a:lnTo>
                                  <a:pt x="5100" y="15"/>
                                </a:lnTo>
                                <a:lnTo>
                                  <a:pt x="5145" y="15"/>
                                </a:lnTo>
                                <a:lnTo>
                                  <a:pt x="5145" y="0"/>
                                </a:lnTo>
                                <a:close/>
                                <a:moveTo>
                                  <a:pt x="5220" y="675"/>
                                </a:moveTo>
                                <a:lnTo>
                                  <a:pt x="5175" y="675"/>
                                </a:lnTo>
                                <a:lnTo>
                                  <a:pt x="5175" y="690"/>
                                </a:lnTo>
                                <a:lnTo>
                                  <a:pt x="5220" y="690"/>
                                </a:lnTo>
                                <a:lnTo>
                                  <a:pt x="5220" y="675"/>
                                </a:lnTo>
                                <a:close/>
                                <a:moveTo>
                                  <a:pt x="5220" y="0"/>
                                </a:moveTo>
                                <a:lnTo>
                                  <a:pt x="5175" y="0"/>
                                </a:lnTo>
                                <a:lnTo>
                                  <a:pt x="5175" y="15"/>
                                </a:lnTo>
                                <a:lnTo>
                                  <a:pt x="5220" y="15"/>
                                </a:lnTo>
                                <a:lnTo>
                                  <a:pt x="5220" y="0"/>
                                </a:lnTo>
                                <a:close/>
                                <a:moveTo>
                                  <a:pt x="5295" y="675"/>
                                </a:moveTo>
                                <a:lnTo>
                                  <a:pt x="5250" y="675"/>
                                </a:lnTo>
                                <a:lnTo>
                                  <a:pt x="5250" y="690"/>
                                </a:lnTo>
                                <a:lnTo>
                                  <a:pt x="5295" y="690"/>
                                </a:lnTo>
                                <a:lnTo>
                                  <a:pt x="5295" y="675"/>
                                </a:lnTo>
                                <a:close/>
                                <a:moveTo>
                                  <a:pt x="5295" y="0"/>
                                </a:moveTo>
                                <a:lnTo>
                                  <a:pt x="5250" y="0"/>
                                </a:lnTo>
                                <a:lnTo>
                                  <a:pt x="5250" y="15"/>
                                </a:lnTo>
                                <a:lnTo>
                                  <a:pt x="5295" y="15"/>
                                </a:lnTo>
                                <a:lnTo>
                                  <a:pt x="5295" y="0"/>
                                </a:lnTo>
                                <a:close/>
                                <a:moveTo>
                                  <a:pt x="5370" y="675"/>
                                </a:moveTo>
                                <a:lnTo>
                                  <a:pt x="5325" y="675"/>
                                </a:lnTo>
                                <a:lnTo>
                                  <a:pt x="5325" y="690"/>
                                </a:lnTo>
                                <a:lnTo>
                                  <a:pt x="5370" y="690"/>
                                </a:lnTo>
                                <a:lnTo>
                                  <a:pt x="5370" y="675"/>
                                </a:lnTo>
                                <a:close/>
                                <a:moveTo>
                                  <a:pt x="5370" y="0"/>
                                </a:moveTo>
                                <a:lnTo>
                                  <a:pt x="5325" y="0"/>
                                </a:lnTo>
                                <a:lnTo>
                                  <a:pt x="5325" y="15"/>
                                </a:lnTo>
                                <a:lnTo>
                                  <a:pt x="5370" y="15"/>
                                </a:lnTo>
                                <a:lnTo>
                                  <a:pt x="5370" y="0"/>
                                </a:lnTo>
                                <a:close/>
                                <a:moveTo>
                                  <a:pt x="5445" y="675"/>
                                </a:moveTo>
                                <a:lnTo>
                                  <a:pt x="5400" y="675"/>
                                </a:lnTo>
                                <a:lnTo>
                                  <a:pt x="5400" y="690"/>
                                </a:lnTo>
                                <a:lnTo>
                                  <a:pt x="5445" y="690"/>
                                </a:lnTo>
                                <a:lnTo>
                                  <a:pt x="5445" y="675"/>
                                </a:lnTo>
                                <a:close/>
                                <a:moveTo>
                                  <a:pt x="5445" y="0"/>
                                </a:moveTo>
                                <a:lnTo>
                                  <a:pt x="5400" y="0"/>
                                </a:lnTo>
                                <a:lnTo>
                                  <a:pt x="5400" y="15"/>
                                </a:lnTo>
                                <a:lnTo>
                                  <a:pt x="5445" y="15"/>
                                </a:lnTo>
                                <a:lnTo>
                                  <a:pt x="5445" y="0"/>
                                </a:lnTo>
                                <a:close/>
                                <a:moveTo>
                                  <a:pt x="5520" y="675"/>
                                </a:moveTo>
                                <a:lnTo>
                                  <a:pt x="5475" y="675"/>
                                </a:lnTo>
                                <a:lnTo>
                                  <a:pt x="5475" y="690"/>
                                </a:lnTo>
                                <a:lnTo>
                                  <a:pt x="5520" y="690"/>
                                </a:lnTo>
                                <a:lnTo>
                                  <a:pt x="5520" y="675"/>
                                </a:lnTo>
                                <a:close/>
                                <a:moveTo>
                                  <a:pt x="5520" y="0"/>
                                </a:moveTo>
                                <a:lnTo>
                                  <a:pt x="5475" y="0"/>
                                </a:lnTo>
                                <a:lnTo>
                                  <a:pt x="5475" y="15"/>
                                </a:lnTo>
                                <a:lnTo>
                                  <a:pt x="5520" y="15"/>
                                </a:lnTo>
                                <a:lnTo>
                                  <a:pt x="5520" y="0"/>
                                </a:lnTo>
                                <a:close/>
                                <a:moveTo>
                                  <a:pt x="5595" y="675"/>
                                </a:moveTo>
                                <a:lnTo>
                                  <a:pt x="5550" y="675"/>
                                </a:lnTo>
                                <a:lnTo>
                                  <a:pt x="5550" y="690"/>
                                </a:lnTo>
                                <a:lnTo>
                                  <a:pt x="5595" y="690"/>
                                </a:lnTo>
                                <a:lnTo>
                                  <a:pt x="5595" y="675"/>
                                </a:lnTo>
                                <a:close/>
                                <a:moveTo>
                                  <a:pt x="5595" y="0"/>
                                </a:moveTo>
                                <a:lnTo>
                                  <a:pt x="5550" y="0"/>
                                </a:lnTo>
                                <a:lnTo>
                                  <a:pt x="5550" y="15"/>
                                </a:lnTo>
                                <a:lnTo>
                                  <a:pt x="5595" y="15"/>
                                </a:lnTo>
                                <a:lnTo>
                                  <a:pt x="5595" y="0"/>
                                </a:lnTo>
                                <a:close/>
                                <a:moveTo>
                                  <a:pt x="5670" y="675"/>
                                </a:moveTo>
                                <a:lnTo>
                                  <a:pt x="5625" y="675"/>
                                </a:lnTo>
                                <a:lnTo>
                                  <a:pt x="5625" y="690"/>
                                </a:lnTo>
                                <a:lnTo>
                                  <a:pt x="5670" y="690"/>
                                </a:lnTo>
                                <a:lnTo>
                                  <a:pt x="5670" y="675"/>
                                </a:lnTo>
                                <a:close/>
                                <a:moveTo>
                                  <a:pt x="5670" y="0"/>
                                </a:moveTo>
                                <a:lnTo>
                                  <a:pt x="5625" y="0"/>
                                </a:lnTo>
                                <a:lnTo>
                                  <a:pt x="5625" y="15"/>
                                </a:lnTo>
                                <a:lnTo>
                                  <a:pt x="5670" y="15"/>
                                </a:lnTo>
                                <a:lnTo>
                                  <a:pt x="5670" y="0"/>
                                </a:lnTo>
                                <a:close/>
                                <a:moveTo>
                                  <a:pt x="5745" y="675"/>
                                </a:moveTo>
                                <a:lnTo>
                                  <a:pt x="5700" y="675"/>
                                </a:lnTo>
                                <a:lnTo>
                                  <a:pt x="5700" y="690"/>
                                </a:lnTo>
                                <a:lnTo>
                                  <a:pt x="5745" y="690"/>
                                </a:lnTo>
                                <a:lnTo>
                                  <a:pt x="5745" y="675"/>
                                </a:lnTo>
                                <a:close/>
                                <a:moveTo>
                                  <a:pt x="5745" y="0"/>
                                </a:moveTo>
                                <a:lnTo>
                                  <a:pt x="5700" y="0"/>
                                </a:lnTo>
                                <a:lnTo>
                                  <a:pt x="5700" y="15"/>
                                </a:lnTo>
                                <a:lnTo>
                                  <a:pt x="5745" y="15"/>
                                </a:lnTo>
                                <a:lnTo>
                                  <a:pt x="5745" y="0"/>
                                </a:lnTo>
                                <a:close/>
                                <a:moveTo>
                                  <a:pt x="5820" y="675"/>
                                </a:moveTo>
                                <a:lnTo>
                                  <a:pt x="5775" y="675"/>
                                </a:lnTo>
                                <a:lnTo>
                                  <a:pt x="5775" y="690"/>
                                </a:lnTo>
                                <a:lnTo>
                                  <a:pt x="5820" y="690"/>
                                </a:lnTo>
                                <a:lnTo>
                                  <a:pt x="5820" y="675"/>
                                </a:lnTo>
                                <a:close/>
                                <a:moveTo>
                                  <a:pt x="5820" y="0"/>
                                </a:moveTo>
                                <a:lnTo>
                                  <a:pt x="5775" y="0"/>
                                </a:lnTo>
                                <a:lnTo>
                                  <a:pt x="5775" y="15"/>
                                </a:lnTo>
                                <a:lnTo>
                                  <a:pt x="5820" y="15"/>
                                </a:lnTo>
                                <a:lnTo>
                                  <a:pt x="5820" y="0"/>
                                </a:lnTo>
                                <a:close/>
                                <a:moveTo>
                                  <a:pt x="5895" y="675"/>
                                </a:moveTo>
                                <a:lnTo>
                                  <a:pt x="5850" y="675"/>
                                </a:lnTo>
                                <a:lnTo>
                                  <a:pt x="5850" y="690"/>
                                </a:lnTo>
                                <a:lnTo>
                                  <a:pt x="5895" y="690"/>
                                </a:lnTo>
                                <a:lnTo>
                                  <a:pt x="5895" y="675"/>
                                </a:lnTo>
                                <a:close/>
                                <a:moveTo>
                                  <a:pt x="5895" y="0"/>
                                </a:moveTo>
                                <a:lnTo>
                                  <a:pt x="5850" y="0"/>
                                </a:lnTo>
                                <a:lnTo>
                                  <a:pt x="5850" y="15"/>
                                </a:lnTo>
                                <a:lnTo>
                                  <a:pt x="5895" y="15"/>
                                </a:lnTo>
                                <a:lnTo>
                                  <a:pt x="5895" y="0"/>
                                </a:lnTo>
                                <a:close/>
                                <a:moveTo>
                                  <a:pt x="5970" y="675"/>
                                </a:moveTo>
                                <a:lnTo>
                                  <a:pt x="5925" y="675"/>
                                </a:lnTo>
                                <a:lnTo>
                                  <a:pt x="5925" y="690"/>
                                </a:lnTo>
                                <a:lnTo>
                                  <a:pt x="5970" y="690"/>
                                </a:lnTo>
                                <a:lnTo>
                                  <a:pt x="5970" y="675"/>
                                </a:lnTo>
                                <a:close/>
                                <a:moveTo>
                                  <a:pt x="5970" y="0"/>
                                </a:moveTo>
                                <a:lnTo>
                                  <a:pt x="5925" y="0"/>
                                </a:lnTo>
                                <a:lnTo>
                                  <a:pt x="5925" y="15"/>
                                </a:lnTo>
                                <a:lnTo>
                                  <a:pt x="5970" y="15"/>
                                </a:lnTo>
                                <a:lnTo>
                                  <a:pt x="5970" y="0"/>
                                </a:lnTo>
                                <a:close/>
                                <a:moveTo>
                                  <a:pt x="6045" y="675"/>
                                </a:moveTo>
                                <a:lnTo>
                                  <a:pt x="6000" y="675"/>
                                </a:lnTo>
                                <a:lnTo>
                                  <a:pt x="6000" y="690"/>
                                </a:lnTo>
                                <a:lnTo>
                                  <a:pt x="6045" y="690"/>
                                </a:lnTo>
                                <a:lnTo>
                                  <a:pt x="6045" y="675"/>
                                </a:lnTo>
                                <a:close/>
                                <a:moveTo>
                                  <a:pt x="6045" y="0"/>
                                </a:moveTo>
                                <a:lnTo>
                                  <a:pt x="6000" y="0"/>
                                </a:lnTo>
                                <a:lnTo>
                                  <a:pt x="6000" y="15"/>
                                </a:lnTo>
                                <a:lnTo>
                                  <a:pt x="6045" y="15"/>
                                </a:lnTo>
                                <a:lnTo>
                                  <a:pt x="6045" y="0"/>
                                </a:lnTo>
                                <a:close/>
                                <a:moveTo>
                                  <a:pt x="6120" y="675"/>
                                </a:moveTo>
                                <a:lnTo>
                                  <a:pt x="6075" y="675"/>
                                </a:lnTo>
                                <a:lnTo>
                                  <a:pt x="6075" y="690"/>
                                </a:lnTo>
                                <a:lnTo>
                                  <a:pt x="6120" y="690"/>
                                </a:lnTo>
                                <a:lnTo>
                                  <a:pt x="6120" y="675"/>
                                </a:lnTo>
                                <a:close/>
                                <a:moveTo>
                                  <a:pt x="6120" y="0"/>
                                </a:moveTo>
                                <a:lnTo>
                                  <a:pt x="6075" y="0"/>
                                </a:lnTo>
                                <a:lnTo>
                                  <a:pt x="6075" y="15"/>
                                </a:lnTo>
                                <a:lnTo>
                                  <a:pt x="6120" y="15"/>
                                </a:lnTo>
                                <a:lnTo>
                                  <a:pt x="6120" y="0"/>
                                </a:lnTo>
                                <a:close/>
                                <a:moveTo>
                                  <a:pt x="6195" y="675"/>
                                </a:moveTo>
                                <a:lnTo>
                                  <a:pt x="6150" y="675"/>
                                </a:lnTo>
                                <a:lnTo>
                                  <a:pt x="6150" y="690"/>
                                </a:lnTo>
                                <a:lnTo>
                                  <a:pt x="6195" y="690"/>
                                </a:lnTo>
                                <a:lnTo>
                                  <a:pt x="6195" y="675"/>
                                </a:lnTo>
                                <a:close/>
                                <a:moveTo>
                                  <a:pt x="6195" y="0"/>
                                </a:moveTo>
                                <a:lnTo>
                                  <a:pt x="6150" y="0"/>
                                </a:lnTo>
                                <a:lnTo>
                                  <a:pt x="6150" y="15"/>
                                </a:lnTo>
                                <a:lnTo>
                                  <a:pt x="6195" y="15"/>
                                </a:lnTo>
                                <a:lnTo>
                                  <a:pt x="6195" y="0"/>
                                </a:lnTo>
                                <a:close/>
                                <a:moveTo>
                                  <a:pt x="6270" y="675"/>
                                </a:moveTo>
                                <a:lnTo>
                                  <a:pt x="6225" y="675"/>
                                </a:lnTo>
                                <a:lnTo>
                                  <a:pt x="6225" y="690"/>
                                </a:lnTo>
                                <a:lnTo>
                                  <a:pt x="6270" y="690"/>
                                </a:lnTo>
                                <a:lnTo>
                                  <a:pt x="6270" y="675"/>
                                </a:lnTo>
                                <a:close/>
                                <a:moveTo>
                                  <a:pt x="6270" y="0"/>
                                </a:moveTo>
                                <a:lnTo>
                                  <a:pt x="6225" y="0"/>
                                </a:lnTo>
                                <a:lnTo>
                                  <a:pt x="6225" y="15"/>
                                </a:lnTo>
                                <a:lnTo>
                                  <a:pt x="6270" y="15"/>
                                </a:lnTo>
                                <a:lnTo>
                                  <a:pt x="6270" y="0"/>
                                </a:lnTo>
                                <a:close/>
                                <a:moveTo>
                                  <a:pt x="6345" y="675"/>
                                </a:moveTo>
                                <a:lnTo>
                                  <a:pt x="6300" y="675"/>
                                </a:lnTo>
                                <a:lnTo>
                                  <a:pt x="6300" y="690"/>
                                </a:lnTo>
                                <a:lnTo>
                                  <a:pt x="6345" y="690"/>
                                </a:lnTo>
                                <a:lnTo>
                                  <a:pt x="6345" y="675"/>
                                </a:lnTo>
                                <a:close/>
                                <a:moveTo>
                                  <a:pt x="6345" y="0"/>
                                </a:moveTo>
                                <a:lnTo>
                                  <a:pt x="6300" y="0"/>
                                </a:lnTo>
                                <a:lnTo>
                                  <a:pt x="6300" y="15"/>
                                </a:lnTo>
                                <a:lnTo>
                                  <a:pt x="6345" y="15"/>
                                </a:lnTo>
                                <a:lnTo>
                                  <a:pt x="6345" y="0"/>
                                </a:lnTo>
                                <a:close/>
                                <a:moveTo>
                                  <a:pt x="6420" y="675"/>
                                </a:moveTo>
                                <a:lnTo>
                                  <a:pt x="6375" y="675"/>
                                </a:lnTo>
                                <a:lnTo>
                                  <a:pt x="6375" y="690"/>
                                </a:lnTo>
                                <a:lnTo>
                                  <a:pt x="6420" y="690"/>
                                </a:lnTo>
                                <a:lnTo>
                                  <a:pt x="6420" y="675"/>
                                </a:lnTo>
                                <a:close/>
                                <a:moveTo>
                                  <a:pt x="6420" y="0"/>
                                </a:moveTo>
                                <a:lnTo>
                                  <a:pt x="6375" y="0"/>
                                </a:lnTo>
                                <a:lnTo>
                                  <a:pt x="6375" y="15"/>
                                </a:lnTo>
                                <a:lnTo>
                                  <a:pt x="6420" y="15"/>
                                </a:lnTo>
                                <a:lnTo>
                                  <a:pt x="6420" y="0"/>
                                </a:lnTo>
                                <a:close/>
                                <a:moveTo>
                                  <a:pt x="6495" y="675"/>
                                </a:moveTo>
                                <a:lnTo>
                                  <a:pt x="6450" y="675"/>
                                </a:lnTo>
                                <a:lnTo>
                                  <a:pt x="6450" y="690"/>
                                </a:lnTo>
                                <a:lnTo>
                                  <a:pt x="6495" y="690"/>
                                </a:lnTo>
                                <a:lnTo>
                                  <a:pt x="6495" y="675"/>
                                </a:lnTo>
                                <a:close/>
                                <a:moveTo>
                                  <a:pt x="6495" y="0"/>
                                </a:moveTo>
                                <a:lnTo>
                                  <a:pt x="6450" y="0"/>
                                </a:lnTo>
                                <a:lnTo>
                                  <a:pt x="6450" y="15"/>
                                </a:lnTo>
                                <a:lnTo>
                                  <a:pt x="6495" y="15"/>
                                </a:lnTo>
                                <a:lnTo>
                                  <a:pt x="6495" y="0"/>
                                </a:lnTo>
                                <a:close/>
                                <a:moveTo>
                                  <a:pt x="6570" y="675"/>
                                </a:moveTo>
                                <a:lnTo>
                                  <a:pt x="6525" y="675"/>
                                </a:lnTo>
                                <a:lnTo>
                                  <a:pt x="6525" y="690"/>
                                </a:lnTo>
                                <a:lnTo>
                                  <a:pt x="6570" y="690"/>
                                </a:lnTo>
                                <a:lnTo>
                                  <a:pt x="6570" y="675"/>
                                </a:lnTo>
                                <a:close/>
                                <a:moveTo>
                                  <a:pt x="6570" y="0"/>
                                </a:moveTo>
                                <a:lnTo>
                                  <a:pt x="6525" y="0"/>
                                </a:lnTo>
                                <a:lnTo>
                                  <a:pt x="6525" y="15"/>
                                </a:lnTo>
                                <a:lnTo>
                                  <a:pt x="6570" y="15"/>
                                </a:lnTo>
                                <a:lnTo>
                                  <a:pt x="6570" y="0"/>
                                </a:lnTo>
                                <a:close/>
                                <a:moveTo>
                                  <a:pt x="6645" y="675"/>
                                </a:moveTo>
                                <a:lnTo>
                                  <a:pt x="6600" y="675"/>
                                </a:lnTo>
                                <a:lnTo>
                                  <a:pt x="6600" y="690"/>
                                </a:lnTo>
                                <a:lnTo>
                                  <a:pt x="6645" y="690"/>
                                </a:lnTo>
                                <a:lnTo>
                                  <a:pt x="6645" y="675"/>
                                </a:lnTo>
                                <a:close/>
                                <a:moveTo>
                                  <a:pt x="6645" y="0"/>
                                </a:moveTo>
                                <a:lnTo>
                                  <a:pt x="6600" y="0"/>
                                </a:lnTo>
                                <a:lnTo>
                                  <a:pt x="6600" y="15"/>
                                </a:lnTo>
                                <a:lnTo>
                                  <a:pt x="6645" y="15"/>
                                </a:lnTo>
                                <a:lnTo>
                                  <a:pt x="6645" y="0"/>
                                </a:lnTo>
                                <a:close/>
                                <a:moveTo>
                                  <a:pt x="6720" y="675"/>
                                </a:moveTo>
                                <a:lnTo>
                                  <a:pt x="6675" y="675"/>
                                </a:lnTo>
                                <a:lnTo>
                                  <a:pt x="6675" y="690"/>
                                </a:lnTo>
                                <a:lnTo>
                                  <a:pt x="6720" y="690"/>
                                </a:lnTo>
                                <a:lnTo>
                                  <a:pt x="6720" y="675"/>
                                </a:lnTo>
                                <a:close/>
                                <a:moveTo>
                                  <a:pt x="6720" y="0"/>
                                </a:moveTo>
                                <a:lnTo>
                                  <a:pt x="6675" y="0"/>
                                </a:lnTo>
                                <a:lnTo>
                                  <a:pt x="6675" y="15"/>
                                </a:lnTo>
                                <a:lnTo>
                                  <a:pt x="6720" y="15"/>
                                </a:lnTo>
                                <a:lnTo>
                                  <a:pt x="6720" y="0"/>
                                </a:lnTo>
                                <a:close/>
                                <a:moveTo>
                                  <a:pt x="6795" y="675"/>
                                </a:moveTo>
                                <a:lnTo>
                                  <a:pt x="6750" y="675"/>
                                </a:lnTo>
                                <a:lnTo>
                                  <a:pt x="6750" y="690"/>
                                </a:lnTo>
                                <a:lnTo>
                                  <a:pt x="6795" y="690"/>
                                </a:lnTo>
                                <a:lnTo>
                                  <a:pt x="6795" y="675"/>
                                </a:lnTo>
                                <a:close/>
                                <a:moveTo>
                                  <a:pt x="6795" y="0"/>
                                </a:moveTo>
                                <a:lnTo>
                                  <a:pt x="6750" y="0"/>
                                </a:lnTo>
                                <a:lnTo>
                                  <a:pt x="6750" y="15"/>
                                </a:lnTo>
                                <a:lnTo>
                                  <a:pt x="6795" y="15"/>
                                </a:lnTo>
                                <a:lnTo>
                                  <a:pt x="6795" y="0"/>
                                </a:lnTo>
                                <a:close/>
                                <a:moveTo>
                                  <a:pt x="6870" y="675"/>
                                </a:moveTo>
                                <a:lnTo>
                                  <a:pt x="6825" y="675"/>
                                </a:lnTo>
                                <a:lnTo>
                                  <a:pt x="6825" y="690"/>
                                </a:lnTo>
                                <a:lnTo>
                                  <a:pt x="6870" y="690"/>
                                </a:lnTo>
                                <a:lnTo>
                                  <a:pt x="6870" y="675"/>
                                </a:lnTo>
                                <a:close/>
                                <a:moveTo>
                                  <a:pt x="6870" y="0"/>
                                </a:moveTo>
                                <a:lnTo>
                                  <a:pt x="6825" y="0"/>
                                </a:lnTo>
                                <a:lnTo>
                                  <a:pt x="6825" y="15"/>
                                </a:lnTo>
                                <a:lnTo>
                                  <a:pt x="6870" y="15"/>
                                </a:lnTo>
                                <a:lnTo>
                                  <a:pt x="6870" y="0"/>
                                </a:lnTo>
                                <a:close/>
                                <a:moveTo>
                                  <a:pt x="6945" y="675"/>
                                </a:moveTo>
                                <a:lnTo>
                                  <a:pt x="6900" y="675"/>
                                </a:lnTo>
                                <a:lnTo>
                                  <a:pt x="6900" y="690"/>
                                </a:lnTo>
                                <a:lnTo>
                                  <a:pt x="6945" y="690"/>
                                </a:lnTo>
                                <a:lnTo>
                                  <a:pt x="6945" y="675"/>
                                </a:lnTo>
                                <a:close/>
                                <a:moveTo>
                                  <a:pt x="6945" y="0"/>
                                </a:moveTo>
                                <a:lnTo>
                                  <a:pt x="6900" y="0"/>
                                </a:lnTo>
                                <a:lnTo>
                                  <a:pt x="6900" y="15"/>
                                </a:lnTo>
                                <a:lnTo>
                                  <a:pt x="6945" y="15"/>
                                </a:lnTo>
                                <a:lnTo>
                                  <a:pt x="6945" y="0"/>
                                </a:lnTo>
                                <a:close/>
                                <a:moveTo>
                                  <a:pt x="7020" y="675"/>
                                </a:moveTo>
                                <a:lnTo>
                                  <a:pt x="6975" y="675"/>
                                </a:lnTo>
                                <a:lnTo>
                                  <a:pt x="6975" y="690"/>
                                </a:lnTo>
                                <a:lnTo>
                                  <a:pt x="7020" y="690"/>
                                </a:lnTo>
                                <a:lnTo>
                                  <a:pt x="7020" y="675"/>
                                </a:lnTo>
                                <a:close/>
                                <a:moveTo>
                                  <a:pt x="7020" y="0"/>
                                </a:moveTo>
                                <a:lnTo>
                                  <a:pt x="6975" y="0"/>
                                </a:lnTo>
                                <a:lnTo>
                                  <a:pt x="6975" y="15"/>
                                </a:lnTo>
                                <a:lnTo>
                                  <a:pt x="7020" y="15"/>
                                </a:lnTo>
                                <a:lnTo>
                                  <a:pt x="7020" y="0"/>
                                </a:lnTo>
                                <a:close/>
                                <a:moveTo>
                                  <a:pt x="7095" y="675"/>
                                </a:moveTo>
                                <a:lnTo>
                                  <a:pt x="7050" y="675"/>
                                </a:lnTo>
                                <a:lnTo>
                                  <a:pt x="7050" y="690"/>
                                </a:lnTo>
                                <a:lnTo>
                                  <a:pt x="7095" y="690"/>
                                </a:lnTo>
                                <a:lnTo>
                                  <a:pt x="7095" y="675"/>
                                </a:lnTo>
                                <a:close/>
                                <a:moveTo>
                                  <a:pt x="7095" y="0"/>
                                </a:moveTo>
                                <a:lnTo>
                                  <a:pt x="7050" y="0"/>
                                </a:lnTo>
                                <a:lnTo>
                                  <a:pt x="7050" y="15"/>
                                </a:lnTo>
                                <a:lnTo>
                                  <a:pt x="7095" y="15"/>
                                </a:lnTo>
                                <a:lnTo>
                                  <a:pt x="7095" y="0"/>
                                </a:lnTo>
                                <a:close/>
                                <a:moveTo>
                                  <a:pt x="7170" y="675"/>
                                </a:moveTo>
                                <a:lnTo>
                                  <a:pt x="7125" y="675"/>
                                </a:lnTo>
                                <a:lnTo>
                                  <a:pt x="7125" y="690"/>
                                </a:lnTo>
                                <a:lnTo>
                                  <a:pt x="7170" y="690"/>
                                </a:lnTo>
                                <a:lnTo>
                                  <a:pt x="7170" y="675"/>
                                </a:lnTo>
                                <a:close/>
                                <a:moveTo>
                                  <a:pt x="7170" y="0"/>
                                </a:moveTo>
                                <a:lnTo>
                                  <a:pt x="7125" y="0"/>
                                </a:lnTo>
                                <a:lnTo>
                                  <a:pt x="7125" y="15"/>
                                </a:lnTo>
                                <a:lnTo>
                                  <a:pt x="7170" y="15"/>
                                </a:lnTo>
                                <a:lnTo>
                                  <a:pt x="7170" y="0"/>
                                </a:lnTo>
                                <a:close/>
                                <a:moveTo>
                                  <a:pt x="7245" y="675"/>
                                </a:moveTo>
                                <a:lnTo>
                                  <a:pt x="7200" y="675"/>
                                </a:lnTo>
                                <a:lnTo>
                                  <a:pt x="7200" y="690"/>
                                </a:lnTo>
                                <a:lnTo>
                                  <a:pt x="7245" y="690"/>
                                </a:lnTo>
                                <a:lnTo>
                                  <a:pt x="7245" y="675"/>
                                </a:lnTo>
                                <a:close/>
                                <a:moveTo>
                                  <a:pt x="7245" y="0"/>
                                </a:moveTo>
                                <a:lnTo>
                                  <a:pt x="7200" y="0"/>
                                </a:lnTo>
                                <a:lnTo>
                                  <a:pt x="7200" y="15"/>
                                </a:lnTo>
                                <a:lnTo>
                                  <a:pt x="7245" y="15"/>
                                </a:lnTo>
                                <a:lnTo>
                                  <a:pt x="7245" y="0"/>
                                </a:lnTo>
                                <a:close/>
                                <a:moveTo>
                                  <a:pt x="7320" y="675"/>
                                </a:moveTo>
                                <a:lnTo>
                                  <a:pt x="7275" y="675"/>
                                </a:lnTo>
                                <a:lnTo>
                                  <a:pt x="7275" y="690"/>
                                </a:lnTo>
                                <a:lnTo>
                                  <a:pt x="7320" y="690"/>
                                </a:lnTo>
                                <a:lnTo>
                                  <a:pt x="7320" y="675"/>
                                </a:lnTo>
                                <a:close/>
                                <a:moveTo>
                                  <a:pt x="7320" y="0"/>
                                </a:moveTo>
                                <a:lnTo>
                                  <a:pt x="7275" y="0"/>
                                </a:lnTo>
                                <a:lnTo>
                                  <a:pt x="7275" y="15"/>
                                </a:lnTo>
                                <a:lnTo>
                                  <a:pt x="7320" y="15"/>
                                </a:lnTo>
                                <a:lnTo>
                                  <a:pt x="7320" y="0"/>
                                </a:lnTo>
                                <a:close/>
                                <a:moveTo>
                                  <a:pt x="7395" y="675"/>
                                </a:moveTo>
                                <a:lnTo>
                                  <a:pt x="7350" y="675"/>
                                </a:lnTo>
                                <a:lnTo>
                                  <a:pt x="7350" y="690"/>
                                </a:lnTo>
                                <a:lnTo>
                                  <a:pt x="7395" y="690"/>
                                </a:lnTo>
                                <a:lnTo>
                                  <a:pt x="7395" y="675"/>
                                </a:lnTo>
                                <a:close/>
                                <a:moveTo>
                                  <a:pt x="7395" y="0"/>
                                </a:moveTo>
                                <a:lnTo>
                                  <a:pt x="7350" y="0"/>
                                </a:lnTo>
                                <a:lnTo>
                                  <a:pt x="7350" y="15"/>
                                </a:lnTo>
                                <a:lnTo>
                                  <a:pt x="7395" y="15"/>
                                </a:lnTo>
                                <a:lnTo>
                                  <a:pt x="7395" y="0"/>
                                </a:lnTo>
                                <a:close/>
                                <a:moveTo>
                                  <a:pt x="7470" y="675"/>
                                </a:moveTo>
                                <a:lnTo>
                                  <a:pt x="7425" y="675"/>
                                </a:lnTo>
                                <a:lnTo>
                                  <a:pt x="7425" y="690"/>
                                </a:lnTo>
                                <a:lnTo>
                                  <a:pt x="7470" y="690"/>
                                </a:lnTo>
                                <a:lnTo>
                                  <a:pt x="7470" y="675"/>
                                </a:lnTo>
                                <a:close/>
                                <a:moveTo>
                                  <a:pt x="7470" y="0"/>
                                </a:moveTo>
                                <a:lnTo>
                                  <a:pt x="7425" y="0"/>
                                </a:lnTo>
                                <a:lnTo>
                                  <a:pt x="7425" y="15"/>
                                </a:lnTo>
                                <a:lnTo>
                                  <a:pt x="7470" y="15"/>
                                </a:lnTo>
                                <a:lnTo>
                                  <a:pt x="7470" y="0"/>
                                </a:lnTo>
                                <a:close/>
                                <a:moveTo>
                                  <a:pt x="7545" y="675"/>
                                </a:moveTo>
                                <a:lnTo>
                                  <a:pt x="7500" y="675"/>
                                </a:lnTo>
                                <a:lnTo>
                                  <a:pt x="7500" y="690"/>
                                </a:lnTo>
                                <a:lnTo>
                                  <a:pt x="7545" y="690"/>
                                </a:lnTo>
                                <a:lnTo>
                                  <a:pt x="7545" y="675"/>
                                </a:lnTo>
                                <a:close/>
                                <a:moveTo>
                                  <a:pt x="7545" y="0"/>
                                </a:moveTo>
                                <a:lnTo>
                                  <a:pt x="7500" y="0"/>
                                </a:lnTo>
                                <a:lnTo>
                                  <a:pt x="7500" y="15"/>
                                </a:lnTo>
                                <a:lnTo>
                                  <a:pt x="7545" y="15"/>
                                </a:lnTo>
                                <a:lnTo>
                                  <a:pt x="7545" y="0"/>
                                </a:lnTo>
                                <a:close/>
                                <a:moveTo>
                                  <a:pt x="7620" y="675"/>
                                </a:moveTo>
                                <a:lnTo>
                                  <a:pt x="7575" y="675"/>
                                </a:lnTo>
                                <a:lnTo>
                                  <a:pt x="7575" y="690"/>
                                </a:lnTo>
                                <a:lnTo>
                                  <a:pt x="7620" y="690"/>
                                </a:lnTo>
                                <a:lnTo>
                                  <a:pt x="7620" y="675"/>
                                </a:lnTo>
                                <a:close/>
                                <a:moveTo>
                                  <a:pt x="7620" y="0"/>
                                </a:moveTo>
                                <a:lnTo>
                                  <a:pt x="7575" y="0"/>
                                </a:lnTo>
                                <a:lnTo>
                                  <a:pt x="7575" y="15"/>
                                </a:lnTo>
                                <a:lnTo>
                                  <a:pt x="7620" y="15"/>
                                </a:lnTo>
                                <a:lnTo>
                                  <a:pt x="7620" y="0"/>
                                </a:lnTo>
                                <a:close/>
                                <a:moveTo>
                                  <a:pt x="7695" y="675"/>
                                </a:moveTo>
                                <a:lnTo>
                                  <a:pt x="7650" y="675"/>
                                </a:lnTo>
                                <a:lnTo>
                                  <a:pt x="7650" y="690"/>
                                </a:lnTo>
                                <a:lnTo>
                                  <a:pt x="7695" y="690"/>
                                </a:lnTo>
                                <a:lnTo>
                                  <a:pt x="7695" y="675"/>
                                </a:lnTo>
                                <a:close/>
                                <a:moveTo>
                                  <a:pt x="7695" y="0"/>
                                </a:moveTo>
                                <a:lnTo>
                                  <a:pt x="7650" y="0"/>
                                </a:lnTo>
                                <a:lnTo>
                                  <a:pt x="7650" y="15"/>
                                </a:lnTo>
                                <a:lnTo>
                                  <a:pt x="7695" y="15"/>
                                </a:lnTo>
                                <a:lnTo>
                                  <a:pt x="7695" y="0"/>
                                </a:lnTo>
                                <a:close/>
                                <a:moveTo>
                                  <a:pt x="7770" y="675"/>
                                </a:moveTo>
                                <a:lnTo>
                                  <a:pt x="7725" y="675"/>
                                </a:lnTo>
                                <a:lnTo>
                                  <a:pt x="7725" y="690"/>
                                </a:lnTo>
                                <a:lnTo>
                                  <a:pt x="7770" y="690"/>
                                </a:lnTo>
                                <a:lnTo>
                                  <a:pt x="7770" y="675"/>
                                </a:lnTo>
                                <a:close/>
                                <a:moveTo>
                                  <a:pt x="7770" y="0"/>
                                </a:moveTo>
                                <a:lnTo>
                                  <a:pt x="7725" y="0"/>
                                </a:lnTo>
                                <a:lnTo>
                                  <a:pt x="7725" y="15"/>
                                </a:lnTo>
                                <a:lnTo>
                                  <a:pt x="7770" y="15"/>
                                </a:lnTo>
                                <a:lnTo>
                                  <a:pt x="7770" y="0"/>
                                </a:lnTo>
                                <a:close/>
                                <a:moveTo>
                                  <a:pt x="7845" y="675"/>
                                </a:moveTo>
                                <a:lnTo>
                                  <a:pt x="7800" y="675"/>
                                </a:lnTo>
                                <a:lnTo>
                                  <a:pt x="7800" y="690"/>
                                </a:lnTo>
                                <a:lnTo>
                                  <a:pt x="7845" y="690"/>
                                </a:lnTo>
                                <a:lnTo>
                                  <a:pt x="7845" y="675"/>
                                </a:lnTo>
                                <a:close/>
                                <a:moveTo>
                                  <a:pt x="7845" y="0"/>
                                </a:moveTo>
                                <a:lnTo>
                                  <a:pt x="7800" y="0"/>
                                </a:lnTo>
                                <a:lnTo>
                                  <a:pt x="7800" y="15"/>
                                </a:lnTo>
                                <a:lnTo>
                                  <a:pt x="7845" y="15"/>
                                </a:lnTo>
                                <a:lnTo>
                                  <a:pt x="7845" y="0"/>
                                </a:lnTo>
                                <a:close/>
                                <a:moveTo>
                                  <a:pt x="7920" y="675"/>
                                </a:moveTo>
                                <a:lnTo>
                                  <a:pt x="7875" y="675"/>
                                </a:lnTo>
                                <a:lnTo>
                                  <a:pt x="7875" y="690"/>
                                </a:lnTo>
                                <a:lnTo>
                                  <a:pt x="7920" y="690"/>
                                </a:lnTo>
                                <a:lnTo>
                                  <a:pt x="7920" y="675"/>
                                </a:lnTo>
                                <a:close/>
                                <a:moveTo>
                                  <a:pt x="7920" y="0"/>
                                </a:moveTo>
                                <a:lnTo>
                                  <a:pt x="7875" y="0"/>
                                </a:lnTo>
                                <a:lnTo>
                                  <a:pt x="7875" y="15"/>
                                </a:lnTo>
                                <a:lnTo>
                                  <a:pt x="7920" y="15"/>
                                </a:lnTo>
                                <a:lnTo>
                                  <a:pt x="7920" y="0"/>
                                </a:lnTo>
                                <a:close/>
                                <a:moveTo>
                                  <a:pt x="7995" y="675"/>
                                </a:moveTo>
                                <a:lnTo>
                                  <a:pt x="7950" y="675"/>
                                </a:lnTo>
                                <a:lnTo>
                                  <a:pt x="7950" y="690"/>
                                </a:lnTo>
                                <a:lnTo>
                                  <a:pt x="7995" y="690"/>
                                </a:lnTo>
                                <a:lnTo>
                                  <a:pt x="7995" y="675"/>
                                </a:lnTo>
                                <a:close/>
                                <a:moveTo>
                                  <a:pt x="7995" y="0"/>
                                </a:moveTo>
                                <a:lnTo>
                                  <a:pt x="7950" y="0"/>
                                </a:lnTo>
                                <a:lnTo>
                                  <a:pt x="7950" y="15"/>
                                </a:lnTo>
                                <a:lnTo>
                                  <a:pt x="7995" y="15"/>
                                </a:lnTo>
                                <a:lnTo>
                                  <a:pt x="7995" y="0"/>
                                </a:lnTo>
                                <a:close/>
                                <a:moveTo>
                                  <a:pt x="8070" y="675"/>
                                </a:moveTo>
                                <a:lnTo>
                                  <a:pt x="8025" y="675"/>
                                </a:lnTo>
                                <a:lnTo>
                                  <a:pt x="8025" y="690"/>
                                </a:lnTo>
                                <a:lnTo>
                                  <a:pt x="8070" y="690"/>
                                </a:lnTo>
                                <a:lnTo>
                                  <a:pt x="8070" y="675"/>
                                </a:lnTo>
                                <a:close/>
                                <a:moveTo>
                                  <a:pt x="8070" y="0"/>
                                </a:moveTo>
                                <a:lnTo>
                                  <a:pt x="8025" y="0"/>
                                </a:lnTo>
                                <a:lnTo>
                                  <a:pt x="8025" y="15"/>
                                </a:lnTo>
                                <a:lnTo>
                                  <a:pt x="8070" y="15"/>
                                </a:lnTo>
                                <a:lnTo>
                                  <a:pt x="8070" y="0"/>
                                </a:lnTo>
                                <a:close/>
                                <a:moveTo>
                                  <a:pt x="8145" y="675"/>
                                </a:moveTo>
                                <a:lnTo>
                                  <a:pt x="8100" y="675"/>
                                </a:lnTo>
                                <a:lnTo>
                                  <a:pt x="8100" y="690"/>
                                </a:lnTo>
                                <a:lnTo>
                                  <a:pt x="8145" y="690"/>
                                </a:lnTo>
                                <a:lnTo>
                                  <a:pt x="8145" y="675"/>
                                </a:lnTo>
                                <a:close/>
                                <a:moveTo>
                                  <a:pt x="8145" y="0"/>
                                </a:moveTo>
                                <a:lnTo>
                                  <a:pt x="8100" y="0"/>
                                </a:lnTo>
                                <a:lnTo>
                                  <a:pt x="8100" y="15"/>
                                </a:lnTo>
                                <a:lnTo>
                                  <a:pt x="8145" y="15"/>
                                </a:lnTo>
                                <a:lnTo>
                                  <a:pt x="8145" y="0"/>
                                </a:lnTo>
                                <a:close/>
                                <a:moveTo>
                                  <a:pt x="8220" y="675"/>
                                </a:moveTo>
                                <a:lnTo>
                                  <a:pt x="8175" y="675"/>
                                </a:lnTo>
                                <a:lnTo>
                                  <a:pt x="8175" y="690"/>
                                </a:lnTo>
                                <a:lnTo>
                                  <a:pt x="8220" y="690"/>
                                </a:lnTo>
                                <a:lnTo>
                                  <a:pt x="8220" y="675"/>
                                </a:lnTo>
                                <a:close/>
                                <a:moveTo>
                                  <a:pt x="8220" y="0"/>
                                </a:moveTo>
                                <a:lnTo>
                                  <a:pt x="8175" y="0"/>
                                </a:lnTo>
                                <a:lnTo>
                                  <a:pt x="8175" y="15"/>
                                </a:lnTo>
                                <a:lnTo>
                                  <a:pt x="8220" y="15"/>
                                </a:lnTo>
                                <a:lnTo>
                                  <a:pt x="8220" y="0"/>
                                </a:lnTo>
                                <a:close/>
                                <a:moveTo>
                                  <a:pt x="8295" y="675"/>
                                </a:moveTo>
                                <a:lnTo>
                                  <a:pt x="8250" y="675"/>
                                </a:lnTo>
                                <a:lnTo>
                                  <a:pt x="8250" y="690"/>
                                </a:lnTo>
                                <a:lnTo>
                                  <a:pt x="8295" y="690"/>
                                </a:lnTo>
                                <a:lnTo>
                                  <a:pt x="8295" y="675"/>
                                </a:lnTo>
                                <a:close/>
                                <a:moveTo>
                                  <a:pt x="8295" y="0"/>
                                </a:moveTo>
                                <a:lnTo>
                                  <a:pt x="8250" y="0"/>
                                </a:lnTo>
                                <a:lnTo>
                                  <a:pt x="8250" y="15"/>
                                </a:lnTo>
                                <a:lnTo>
                                  <a:pt x="8295" y="15"/>
                                </a:lnTo>
                                <a:lnTo>
                                  <a:pt x="8295" y="0"/>
                                </a:lnTo>
                                <a:close/>
                                <a:moveTo>
                                  <a:pt x="8370" y="675"/>
                                </a:moveTo>
                                <a:lnTo>
                                  <a:pt x="8325" y="675"/>
                                </a:lnTo>
                                <a:lnTo>
                                  <a:pt x="8325" y="690"/>
                                </a:lnTo>
                                <a:lnTo>
                                  <a:pt x="8370" y="690"/>
                                </a:lnTo>
                                <a:lnTo>
                                  <a:pt x="8370" y="675"/>
                                </a:lnTo>
                                <a:close/>
                                <a:moveTo>
                                  <a:pt x="8370" y="0"/>
                                </a:moveTo>
                                <a:lnTo>
                                  <a:pt x="8325" y="0"/>
                                </a:lnTo>
                                <a:lnTo>
                                  <a:pt x="8325" y="15"/>
                                </a:lnTo>
                                <a:lnTo>
                                  <a:pt x="8370" y="15"/>
                                </a:lnTo>
                                <a:lnTo>
                                  <a:pt x="8370" y="0"/>
                                </a:lnTo>
                                <a:close/>
                                <a:moveTo>
                                  <a:pt x="8445" y="675"/>
                                </a:moveTo>
                                <a:lnTo>
                                  <a:pt x="8400" y="675"/>
                                </a:lnTo>
                                <a:lnTo>
                                  <a:pt x="8400" y="690"/>
                                </a:lnTo>
                                <a:lnTo>
                                  <a:pt x="8445" y="690"/>
                                </a:lnTo>
                                <a:lnTo>
                                  <a:pt x="8445" y="675"/>
                                </a:lnTo>
                                <a:close/>
                                <a:moveTo>
                                  <a:pt x="8445" y="0"/>
                                </a:moveTo>
                                <a:lnTo>
                                  <a:pt x="8400" y="0"/>
                                </a:lnTo>
                                <a:lnTo>
                                  <a:pt x="8400" y="15"/>
                                </a:lnTo>
                                <a:lnTo>
                                  <a:pt x="8445" y="15"/>
                                </a:lnTo>
                                <a:lnTo>
                                  <a:pt x="8445" y="0"/>
                                </a:lnTo>
                                <a:close/>
                                <a:moveTo>
                                  <a:pt x="8520" y="675"/>
                                </a:moveTo>
                                <a:lnTo>
                                  <a:pt x="8475" y="675"/>
                                </a:lnTo>
                                <a:lnTo>
                                  <a:pt x="8475" y="690"/>
                                </a:lnTo>
                                <a:lnTo>
                                  <a:pt x="8520" y="690"/>
                                </a:lnTo>
                                <a:lnTo>
                                  <a:pt x="8520" y="675"/>
                                </a:lnTo>
                                <a:close/>
                                <a:moveTo>
                                  <a:pt x="8520" y="0"/>
                                </a:moveTo>
                                <a:lnTo>
                                  <a:pt x="8475" y="0"/>
                                </a:lnTo>
                                <a:lnTo>
                                  <a:pt x="8475" y="15"/>
                                </a:lnTo>
                                <a:lnTo>
                                  <a:pt x="8520" y="15"/>
                                </a:lnTo>
                                <a:lnTo>
                                  <a:pt x="8520" y="0"/>
                                </a:lnTo>
                                <a:close/>
                                <a:moveTo>
                                  <a:pt x="8595" y="675"/>
                                </a:moveTo>
                                <a:lnTo>
                                  <a:pt x="8550" y="675"/>
                                </a:lnTo>
                                <a:lnTo>
                                  <a:pt x="8550" y="690"/>
                                </a:lnTo>
                                <a:lnTo>
                                  <a:pt x="8595" y="690"/>
                                </a:lnTo>
                                <a:lnTo>
                                  <a:pt x="8595" y="675"/>
                                </a:lnTo>
                                <a:close/>
                                <a:moveTo>
                                  <a:pt x="8595" y="0"/>
                                </a:moveTo>
                                <a:lnTo>
                                  <a:pt x="8550" y="0"/>
                                </a:lnTo>
                                <a:lnTo>
                                  <a:pt x="8550" y="15"/>
                                </a:lnTo>
                                <a:lnTo>
                                  <a:pt x="8595" y="15"/>
                                </a:lnTo>
                                <a:lnTo>
                                  <a:pt x="8595" y="0"/>
                                </a:lnTo>
                                <a:close/>
                                <a:moveTo>
                                  <a:pt x="8670" y="675"/>
                                </a:moveTo>
                                <a:lnTo>
                                  <a:pt x="8625" y="675"/>
                                </a:lnTo>
                                <a:lnTo>
                                  <a:pt x="8625" y="690"/>
                                </a:lnTo>
                                <a:lnTo>
                                  <a:pt x="8670" y="690"/>
                                </a:lnTo>
                                <a:lnTo>
                                  <a:pt x="8670" y="675"/>
                                </a:lnTo>
                                <a:close/>
                                <a:moveTo>
                                  <a:pt x="8670" y="0"/>
                                </a:moveTo>
                                <a:lnTo>
                                  <a:pt x="8625" y="0"/>
                                </a:lnTo>
                                <a:lnTo>
                                  <a:pt x="8625" y="15"/>
                                </a:lnTo>
                                <a:lnTo>
                                  <a:pt x="8670" y="15"/>
                                </a:lnTo>
                                <a:lnTo>
                                  <a:pt x="8670" y="0"/>
                                </a:lnTo>
                                <a:close/>
                                <a:moveTo>
                                  <a:pt x="8745" y="675"/>
                                </a:moveTo>
                                <a:lnTo>
                                  <a:pt x="8700" y="675"/>
                                </a:lnTo>
                                <a:lnTo>
                                  <a:pt x="8700" y="690"/>
                                </a:lnTo>
                                <a:lnTo>
                                  <a:pt x="8745" y="690"/>
                                </a:lnTo>
                                <a:lnTo>
                                  <a:pt x="8745" y="675"/>
                                </a:lnTo>
                                <a:close/>
                                <a:moveTo>
                                  <a:pt x="8745" y="0"/>
                                </a:moveTo>
                                <a:lnTo>
                                  <a:pt x="8700" y="0"/>
                                </a:lnTo>
                                <a:lnTo>
                                  <a:pt x="8700" y="15"/>
                                </a:lnTo>
                                <a:lnTo>
                                  <a:pt x="8745" y="15"/>
                                </a:lnTo>
                                <a:lnTo>
                                  <a:pt x="8745" y="0"/>
                                </a:lnTo>
                                <a:close/>
                                <a:moveTo>
                                  <a:pt x="8820" y="675"/>
                                </a:moveTo>
                                <a:lnTo>
                                  <a:pt x="8775" y="675"/>
                                </a:lnTo>
                                <a:lnTo>
                                  <a:pt x="8775" y="690"/>
                                </a:lnTo>
                                <a:lnTo>
                                  <a:pt x="8820" y="690"/>
                                </a:lnTo>
                                <a:lnTo>
                                  <a:pt x="8820" y="675"/>
                                </a:lnTo>
                                <a:close/>
                                <a:moveTo>
                                  <a:pt x="8820" y="0"/>
                                </a:moveTo>
                                <a:lnTo>
                                  <a:pt x="8775" y="0"/>
                                </a:lnTo>
                                <a:lnTo>
                                  <a:pt x="8775" y="15"/>
                                </a:lnTo>
                                <a:lnTo>
                                  <a:pt x="8820" y="15"/>
                                </a:lnTo>
                                <a:lnTo>
                                  <a:pt x="8820" y="0"/>
                                </a:lnTo>
                                <a:close/>
                                <a:moveTo>
                                  <a:pt x="8895" y="675"/>
                                </a:moveTo>
                                <a:lnTo>
                                  <a:pt x="8850" y="675"/>
                                </a:lnTo>
                                <a:lnTo>
                                  <a:pt x="8850" y="690"/>
                                </a:lnTo>
                                <a:lnTo>
                                  <a:pt x="8895" y="690"/>
                                </a:lnTo>
                                <a:lnTo>
                                  <a:pt x="8895" y="675"/>
                                </a:lnTo>
                                <a:close/>
                                <a:moveTo>
                                  <a:pt x="8895" y="0"/>
                                </a:moveTo>
                                <a:lnTo>
                                  <a:pt x="8850" y="0"/>
                                </a:lnTo>
                                <a:lnTo>
                                  <a:pt x="8850" y="15"/>
                                </a:lnTo>
                                <a:lnTo>
                                  <a:pt x="8895" y="15"/>
                                </a:lnTo>
                                <a:lnTo>
                                  <a:pt x="8895" y="0"/>
                                </a:lnTo>
                                <a:close/>
                                <a:moveTo>
                                  <a:pt x="8970" y="675"/>
                                </a:moveTo>
                                <a:lnTo>
                                  <a:pt x="8925" y="675"/>
                                </a:lnTo>
                                <a:lnTo>
                                  <a:pt x="8925" y="690"/>
                                </a:lnTo>
                                <a:lnTo>
                                  <a:pt x="8970" y="690"/>
                                </a:lnTo>
                                <a:lnTo>
                                  <a:pt x="8970" y="675"/>
                                </a:lnTo>
                                <a:close/>
                                <a:moveTo>
                                  <a:pt x="8970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15"/>
                                </a:lnTo>
                                <a:lnTo>
                                  <a:pt x="8970" y="15"/>
                                </a:lnTo>
                                <a:lnTo>
                                  <a:pt x="8970" y="0"/>
                                </a:lnTo>
                                <a:close/>
                                <a:moveTo>
                                  <a:pt x="9045" y="675"/>
                                </a:moveTo>
                                <a:lnTo>
                                  <a:pt x="9000" y="675"/>
                                </a:lnTo>
                                <a:lnTo>
                                  <a:pt x="9000" y="690"/>
                                </a:lnTo>
                                <a:lnTo>
                                  <a:pt x="9045" y="690"/>
                                </a:lnTo>
                                <a:lnTo>
                                  <a:pt x="9045" y="675"/>
                                </a:lnTo>
                                <a:close/>
                                <a:moveTo>
                                  <a:pt x="9045" y="0"/>
                                </a:moveTo>
                                <a:lnTo>
                                  <a:pt x="9000" y="0"/>
                                </a:lnTo>
                                <a:lnTo>
                                  <a:pt x="9000" y="15"/>
                                </a:lnTo>
                                <a:lnTo>
                                  <a:pt x="9045" y="15"/>
                                </a:lnTo>
                                <a:lnTo>
                                  <a:pt x="9045" y="0"/>
                                </a:lnTo>
                                <a:close/>
                                <a:moveTo>
                                  <a:pt x="9120" y="675"/>
                                </a:moveTo>
                                <a:lnTo>
                                  <a:pt x="9075" y="675"/>
                                </a:lnTo>
                                <a:lnTo>
                                  <a:pt x="9075" y="690"/>
                                </a:lnTo>
                                <a:lnTo>
                                  <a:pt x="9120" y="690"/>
                                </a:lnTo>
                                <a:lnTo>
                                  <a:pt x="9120" y="675"/>
                                </a:lnTo>
                                <a:close/>
                                <a:moveTo>
                                  <a:pt x="9120" y="0"/>
                                </a:moveTo>
                                <a:lnTo>
                                  <a:pt x="9075" y="0"/>
                                </a:lnTo>
                                <a:lnTo>
                                  <a:pt x="9075" y="15"/>
                                </a:lnTo>
                                <a:lnTo>
                                  <a:pt x="9120" y="15"/>
                                </a:lnTo>
                                <a:lnTo>
                                  <a:pt x="9120" y="0"/>
                                </a:lnTo>
                                <a:close/>
                                <a:moveTo>
                                  <a:pt x="9195" y="675"/>
                                </a:moveTo>
                                <a:lnTo>
                                  <a:pt x="9150" y="675"/>
                                </a:lnTo>
                                <a:lnTo>
                                  <a:pt x="9150" y="690"/>
                                </a:lnTo>
                                <a:lnTo>
                                  <a:pt x="9195" y="690"/>
                                </a:lnTo>
                                <a:lnTo>
                                  <a:pt x="9195" y="675"/>
                                </a:lnTo>
                                <a:close/>
                                <a:moveTo>
                                  <a:pt x="9195" y="0"/>
                                </a:moveTo>
                                <a:lnTo>
                                  <a:pt x="9150" y="0"/>
                                </a:lnTo>
                                <a:lnTo>
                                  <a:pt x="9150" y="15"/>
                                </a:lnTo>
                                <a:lnTo>
                                  <a:pt x="9195" y="15"/>
                                </a:lnTo>
                                <a:lnTo>
                                  <a:pt x="9195" y="0"/>
                                </a:lnTo>
                                <a:close/>
                                <a:moveTo>
                                  <a:pt x="9270" y="675"/>
                                </a:moveTo>
                                <a:lnTo>
                                  <a:pt x="9225" y="675"/>
                                </a:lnTo>
                                <a:lnTo>
                                  <a:pt x="9225" y="690"/>
                                </a:lnTo>
                                <a:lnTo>
                                  <a:pt x="9270" y="690"/>
                                </a:lnTo>
                                <a:lnTo>
                                  <a:pt x="9270" y="675"/>
                                </a:lnTo>
                                <a:close/>
                                <a:moveTo>
                                  <a:pt x="9270" y="0"/>
                                </a:moveTo>
                                <a:lnTo>
                                  <a:pt x="9225" y="0"/>
                                </a:lnTo>
                                <a:lnTo>
                                  <a:pt x="9225" y="15"/>
                                </a:lnTo>
                                <a:lnTo>
                                  <a:pt x="9270" y="15"/>
                                </a:lnTo>
                                <a:lnTo>
                                  <a:pt x="9270" y="0"/>
                                </a:lnTo>
                                <a:close/>
                                <a:moveTo>
                                  <a:pt x="9345" y="675"/>
                                </a:moveTo>
                                <a:lnTo>
                                  <a:pt x="9300" y="675"/>
                                </a:lnTo>
                                <a:lnTo>
                                  <a:pt x="9300" y="690"/>
                                </a:lnTo>
                                <a:lnTo>
                                  <a:pt x="9345" y="690"/>
                                </a:lnTo>
                                <a:lnTo>
                                  <a:pt x="9345" y="675"/>
                                </a:lnTo>
                                <a:close/>
                                <a:moveTo>
                                  <a:pt x="9345" y="0"/>
                                </a:moveTo>
                                <a:lnTo>
                                  <a:pt x="9300" y="0"/>
                                </a:lnTo>
                                <a:lnTo>
                                  <a:pt x="9300" y="15"/>
                                </a:lnTo>
                                <a:lnTo>
                                  <a:pt x="9345" y="15"/>
                                </a:lnTo>
                                <a:lnTo>
                                  <a:pt x="9345" y="0"/>
                                </a:lnTo>
                                <a:close/>
                                <a:moveTo>
                                  <a:pt x="9420" y="675"/>
                                </a:moveTo>
                                <a:lnTo>
                                  <a:pt x="9375" y="675"/>
                                </a:lnTo>
                                <a:lnTo>
                                  <a:pt x="9375" y="690"/>
                                </a:lnTo>
                                <a:lnTo>
                                  <a:pt x="9420" y="690"/>
                                </a:lnTo>
                                <a:lnTo>
                                  <a:pt x="9420" y="675"/>
                                </a:lnTo>
                                <a:close/>
                                <a:moveTo>
                                  <a:pt x="9420" y="0"/>
                                </a:moveTo>
                                <a:lnTo>
                                  <a:pt x="9375" y="0"/>
                                </a:lnTo>
                                <a:lnTo>
                                  <a:pt x="9375" y="15"/>
                                </a:lnTo>
                                <a:lnTo>
                                  <a:pt x="9420" y="15"/>
                                </a:lnTo>
                                <a:lnTo>
                                  <a:pt x="9420" y="0"/>
                                </a:lnTo>
                                <a:close/>
                                <a:moveTo>
                                  <a:pt x="9495" y="675"/>
                                </a:moveTo>
                                <a:lnTo>
                                  <a:pt x="9450" y="675"/>
                                </a:lnTo>
                                <a:lnTo>
                                  <a:pt x="9450" y="690"/>
                                </a:lnTo>
                                <a:lnTo>
                                  <a:pt x="9495" y="690"/>
                                </a:lnTo>
                                <a:lnTo>
                                  <a:pt x="9495" y="675"/>
                                </a:lnTo>
                                <a:close/>
                                <a:moveTo>
                                  <a:pt x="9495" y="0"/>
                                </a:moveTo>
                                <a:lnTo>
                                  <a:pt x="9450" y="0"/>
                                </a:lnTo>
                                <a:lnTo>
                                  <a:pt x="9450" y="15"/>
                                </a:lnTo>
                                <a:lnTo>
                                  <a:pt x="9495" y="15"/>
                                </a:lnTo>
                                <a:lnTo>
                                  <a:pt x="9495" y="0"/>
                                </a:lnTo>
                                <a:close/>
                                <a:moveTo>
                                  <a:pt x="9570" y="675"/>
                                </a:moveTo>
                                <a:lnTo>
                                  <a:pt x="9525" y="675"/>
                                </a:lnTo>
                                <a:lnTo>
                                  <a:pt x="9525" y="690"/>
                                </a:lnTo>
                                <a:lnTo>
                                  <a:pt x="9570" y="690"/>
                                </a:lnTo>
                                <a:lnTo>
                                  <a:pt x="9570" y="675"/>
                                </a:lnTo>
                                <a:close/>
                                <a:moveTo>
                                  <a:pt x="957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15"/>
                                </a:lnTo>
                                <a:lnTo>
                                  <a:pt x="9570" y="15"/>
                                </a:lnTo>
                                <a:lnTo>
                                  <a:pt x="9570" y="0"/>
                                </a:lnTo>
                                <a:close/>
                                <a:moveTo>
                                  <a:pt x="9645" y="645"/>
                                </a:moveTo>
                                <a:lnTo>
                                  <a:pt x="9630" y="645"/>
                                </a:lnTo>
                                <a:lnTo>
                                  <a:pt x="9630" y="675"/>
                                </a:lnTo>
                                <a:lnTo>
                                  <a:pt x="9600" y="675"/>
                                </a:lnTo>
                                <a:lnTo>
                                  <a:pt x="9600" y="690"/>
                                </a:lnTo>
                                <a:lnTo>
                                  <a:pt x="9630" y="690"/>
                                </a:lnTo>
                                <a:lnTo>
                                  <a:pt x="9645" y="690"/>
                                </a:lnTo>
                                <a:lnTo>
                                  <a:pt x="9645" y="675"/>
                                </a:lnTo>
                                <a:lnTo>
                                  <a:pt x="9645" y="645"/>
                                </a:lnTo>
                                <a:close/>
                                <a:moveTo>
                                  <a:pt x="9645" y="573"/>
                                </a:moveTo>
                                <a:lnTo>
                                  <a:pt x="9630" y="573"/>
                                </a:lnTo>
                                <a:lnTo>
                                  <a:pt x="9630" y="618"/>
                                </a:lnTo>
                                <a:lnTo>
                                  <a:pt x="9645" y="618"/>
                                </a:lnTo>
                                <a:lnTo>
                                  <a:pt x="9645" y="573"/>
                                </a:lnTo>
                                <a:close/>
                                <a:moveTo>
                                  <a:pt x="9645" y="502"/>
                                </a:moveTo>
                                <a:lnTo>
                                  <a:pt x="9630" y="502"/>
                                </a:lnTo>
                                <a:lnTo>
                                  <a:pt x="9630" y="547"/>
                                </a:lnTo>
                                <a:lnTo>
                                  <a:pt x="9645" y="547"/>
                                </a:lnTo>
                                <a:lnTo>
                                  <a:pt x="9645" y="502"/>
                                </a:lnTo>
                                <a:close/>
                                <a:moveTo>
                                  <a:pt x="9645" y="430"/>
                                </a:moveTo>
                                <a:lnTo>
                                  <a:pt x="9630" y="430"/>
                                </a:lnTo>
                                <a:lnTo>
                                  <a:pt x="9630" y="475"/>
                                </a:lnTo>
                                <a:lnTo>
                                  <a:pt x="9645" y="475"/>
                                </a:lnTo>
                                <a:lnTo>
                                  <a:pt x="9645" y="430"/>
                                </a:lnTo>
                                <a:close/>
                                <a:moveTo>
                                  <a:pt x="9645" y="358"/>
                                </a:moveTo>
                                <a:lnTo>
                                  <a:pt x="9630" y="358"/>
                                </a:lnTo>
                                <a:lnTo>
                                  <a:pt x="9630" y="403"/>
                                </a:lnTo>
                                <a:lnTo>
                                  <a:pt x="9645" y="403"/>
                                </a:lnTo>
                                <a:lnTo>
                                  <a:pt x="9645" y="358"/>
                                </a:lnTo>
                                <a:close/>
                                <a:moveTo>
                                  <a:pt x="9645" y="287"/>
                                </a:moveTo>
                                <a:lnTo>
                                  <a:pt x="9630" y="287"/>
                                </a:lnTo>
                                <a:lnTo>
                                  <a:pt x="9630" y="332"/>
                                </a:lnTo>
                                <a:lnTo>
                                  <a:pt x="9645" y="332"/>
                                </a:lnTo>
                                <a:lnTo>
                                  <a:pt x="9645" y="287"/>
                                </a:lnTo>
                                <a:close/>
                                <a:moveTo>
                                  <a:pt x="9645" y="215"/>
                                </a:moveTo>
                                <a:lnTo>
                                  <a:pt x="9630" y="215"/>
                                </a:lnTo>
                                <a:lnTo>
                                  <a:pt x="9630" y="260"/>
                                </a:lnTo>
                                <a:lnTo>
                                  <a:pt x="9645" y="260"/>
                                </a:lnTo>
                                <a:lnTo>
                                  <a:pt x="9645" y="215"/>
                                </a:lnTo>
                                <a:close/>
                                <a:moveTo>
                                  <a:pt x="9645" y="143"/>
                                </a:moveTo>
                                <a:lnTo>
                                  <a:pt x="9630" y="143"/>
                                </a:lnTo>
                                <a:lnTo>
                                  <a:pt x="9630" y="188"/>
                                </a:lnTo>
                                <a:lnTo>
                                  <a:pt x="9645" y="188"/>
                                </a:lnTo>
                                <a:lnTo>
                                  <a:pt x="9645" y="143"/>
                                </a:lnTo>
                                <a:close/>
                                <a:moveTo>
                                  <a:pt x="9645" y="72"/>
                                </a:moveTo>
                                <a:lnTo>
                                  <a:pt x="9630" y="72"/>
                                </a:lnTo>
                                <a:lnTo>
                                  <a:pt x="9630" y="117"/>
                                </a:lnTo>
                                <a:lnTo>
                                  <a:pt x="9645" y="117"/>
                                </a:lnTo>
                                <a:lnTo>
                                  <a:pt x="9645" y="72"/>
                                </a:lnTo>
                                <a:close/>
                                <a:moveTo>
                                  <a:pt x="9645" y="0"/>
                                </a:moveTo>
                                <a:lnTo>
                                  <a:pt x="9630" y="0"/>
                                </a:lnTo>
                                <a:lnTo>
                                  <a:pt x="9600" y="0"/>
                                </a:lnTo>
                                <a:lnTo>
                                  <a:pt x="9600" y="15"/>
                                </a:lnTo>
                                <a:lnTo>
                                  <a:pt x="9630" y="15"/>
                                </a:lnTo>
                                <a:lnTo>
                                  <a:pt x="9630" y="45"/>
                                </a:lnTo>
                                <a:lnTo>
                                  <a:pt x="9645" y="45"/>
                                </a:lnTo>
                                <a:lnTo>
                                  <a:pt x="9645" y="15"/>
                                </a:lnTo>
                                <a:lnTo>
                                  <a:pt x="96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8" y="0"/>
                            <a:ext cx="0" cy="6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Freeform 46"/>
                        <wps:cNvSpPr>
                          <a:spLocks/>
                        </wps:cNvSpPr>
                        <wps:spPr bwMode="auto">
                          <a:xfrm>
                            <a:off x="875" y="435"/>
                            <a:ext cx="3350" cy="15"/>
                          </a:xfrm>
                          <a:custGeom>
                            <a:avLst/>
                            <a:gdLst>
                              <a:gd name="T0" fmla="+- 0 4225 875"/>
                              <a:gd name="T1" fmla="*/ T0 w 3350"/>
                              <a:gd name="T2" fmla="+- 0 435 435"/>
                              <a:gd name="T3" fmla="*/ 435 h 15"/>
                              <a:gd name="T4" fmla="+- 0 2564 875"/>
                              <a:gd name="T5" fmla="*/ T4 w 3350"/>
                              <a:gd name="T6" fmla="+- 0 435 435"/>
                              <a:gd name="T7" fmla="*/ 435 h 15"/>
                              <a:gd name="T8" fmla="+- 0 875 875"/>
                              <a:gd name="T9" fmla="*/ T8 w 3350"/>
                              <a:gd name="T10" fmla="+- 0 435 435"/>
                              <a:gd name="T11" fmla="*/ 435 h 15"/>
                              <a:gd name="T12" fmla="+- 0 875 875"/>
                              <a:gd name="T13" fmla="*/ T12 w 3350"/>
                              <a:gd name="T14" fmla="+- 0 450 435"/>
                              <a:gd name="T15" fmla="*/ 450 h 15"/>
                              <a:gd name="T16" fmla="+- 0 2564 875"/>
                              <a:gd name="T17" fmla="*/ T16 w 3350"/>
                              <a:gd name="T18" fmla="+- 0 450 435"/>
                              <a:gd name="T19" fmla="*/ 450 h 15"/>
                              <a:gd name="T20" fmla="+- 0 4225 875"/>
                              <a:gd name="T21" fmla="*/ T20 w 3350"/>
                              <a:gd name="T22" fmla="+- 0 450 435"/>
                              <a:gd name="T23" fmla="*/ 450 h 15"/>
                              <a:gd name="T24" fmla="+- 0 4225 875"/>
                              <a:gd name="T25" fmla="*/ T24 w 3350"/>
                              <a:gd name="T26" fmla="+- 0 435 435"/>
                              <a:gd name="T27" fmla="*/ 435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350" h="15">
                                <a:moveTo>
                                  <a:pt x="3350" y="0"/>
                                </a:moveTo>
                                <a:lnTo>
                                  <a:pt x="1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689" y="15"/>
                                </a:lnTo>
                                <a:lnTo>
                                  <a:pt x="3350" y="15"/>
                                </a:lnTo>
                                <a:lnTo>
                                  <a:pt x="3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15"/>
                            <a:ext cx="9615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CDAFAF" w14:textId="77777777" w:rsidR="00B9738E" w:rsidRDefault="00592588">
                              <w:pPr>
                                <w:spacing w:before="139"/>
                                <w:ind w:left="133"/>
                                <w:rPr>
                                  <w:rFonts w:ascii="Roboto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6.1</w:t>
                              </w:r>
                              <w:r>
                                <w:rPr>
                                  <w:rFonts w:ascii="Roboto"/>
                                  <w:b/>
                                  <w:spacing w:val="-8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S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</w:rPr>
                                <w:t>print</w:t>
                              </w:r>
                              <w:r>
                                <w:rPr>
                                  <w:rFonts w:ascii="Roboto"/>
                                  <w:b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</w:rPr>
                                <w:t>Planning</w:t>
                              </w:r>
                              <w:r>
                                <w:rPr>
                                  <w:rFonts w:ascii="Roboto"/>
                                  <w:b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</w:rPr>
                                <w:t>&amp;</w:t>
                              </w:r>
                              <w:r>
                                <w:rPr>
                                  <w:rFonts w:ascii="Roboto"/>
                                  <w:b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</w:rPr>
                                <w:t>Estimation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815A0A" id="Group 44" o:spid="_x0000_s1079" style="width:482.25pt;height:34.55pt;mso-position-horizontal-relative:char;mso-position-vertical-relative:line" coordsize="9645,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">
                <v:rect id="Rectangle 49" o:spid="_x0000_s1080" style="position:absolute;width:9645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" fillcolor="#cfd0d9" stroked="f"/>
                <v:shape id="AutoShape 48" o:spid="_x0000_s1081" style="position:absolute;left:-1;width:9645;height:690;visibility:visible;mso-wrap-style:square;v-text-anchor:top" coordsize="9645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" path="m45,675l,675r,15l45,690r,-15xm45,l,,,15r45,l45,xm120,675r-45,l75,690r45,l120,675xm120,l75,r,15l120,15,120,xm195,675r-45,l150,690r45,l195,675xm195,l150,r,15l195,15,195,xm270,675r-45,l225,690r45,l270,675xm270,l225,r,15l270,15,270,xm345,675r-45,l300,690r45,l345,675xm345,l300,r,15l345,15,345,xm420,675r-45,l375,690r45,l420,675xm420,l375,r,15l420,15,420,xm495,675r-45,l450,690r45,l495,675xm495,l450,r,15l495,15,495,xm570,675r-45,l525,690r45,l570,675xm570,l525,r,15l570,15,570,xm645,675r-45,l600,690r45,l645,675xm645,l600,r,15l645,15,645,xm720,675r-45,l675,690r45,l720,675xm720,l675,r,15l720,15,720,xm795,675r-45,l750,690r45,l795,675xm795,l750,r,15l795,15,795,xm870,675r-45,l825,690r45,l870,675xm870,l825,r,15l870,15,870,xm945,675r-45,l900,690r45,l945,675xm945,l900,r,15l945,15,945,xm1020,675r-45,l975,690r45,l1020,675xm1020,l975,r,15l1020,15r,-15xm1095,675r-45,l1050,690r45,l1095,675xm1095,r-45,l1050,15r45,l1095,xm1170,675r-45,l1125,690r45,l1170,675xm1170,r-45,l1125,15r45,l1170,xm1245,675r-45,l1200,690r45,l1245,675xm1245,r-45,l1200,15r45,l1245,xm1320,675r-45,l1275,690r45,l1320,675xm1320,r-45,l1275,15r45,l1320,xm1395,675r-45,l1350,690r45,l1395,675xm1395,r-45,l1350,15r45,l1395,xm1470,675r-45,l1425,690r45,l1470,675xm1470,r-45,l1425,15r45,l1470,xm1545,675r-45,l1500,690r45,l1545,675xm1545,r-45,l1500,15r45,l1545,xm1620,675r-45,l1575,690r45,l1620,675xm1620,r-45,l1575,15r45,l1620,xm1695,675r-45,l1650,690r45,l1695,675xm1695,r-45,l1650,15r45,l1695,xm1770,675r-45,l1725,690r45,l1770,675xm1770,r-45,l1725,15r45,l1770,xm1845,675r-45,l1800,690r45,l1845,675xm1845,r-45,l1800,15r45,l1845,xm1920,675r-45,l1875,690r45,l1920,675xm1920,r-45,l1875,15r45,l1920,xm1995,675r-45,l1950,690r45,l1995,675xm1995,r-45,l1950,15r45,l1995,xm2070,675r-45,l2025,690r45,l2070,675xm2070,r-45,l2025,15r45,l2070,xm2145,675r-45,l2100,690r45,l2145,675xm2145,r-45,l2100,15r45,l2145,xm2220,675r-45,l2175,690r45,l2220,675xm2220,r-45,l2175,15r45,l2220,xm2295,675r-45,l2250,690r45,l2295,675xm2295,r-45,l2250,15r45,l2295,xm2370,675r-45,l2325,690r45,l2370,675xm2370,r-45,l2325,15r45,l2370,xm2445,675r-45,l2400,690r45,l2445,675xm2445,r-45,l2400,15r45,l2445,xm2520,675r-45,l2475,690r45,l2520,675xm2520,r-45,l2475,15r45,l2520,xm2595,675r-45,l2550,690r45,l2595,675xm2595,r-45,l2550,15r45,l2595,xm2670,675r-45,l2625,690r45,l2670,675xm2670,r-45,l2625,15r45,l2670,xm2745,675r-45,l2700,690r45,l2745,675xm2745,r-45,l2700,15r45,l2745,xm2820,675r-45,l2775,690r45,l2820,675xm2820,r-45,l2775,15r45,l2820,xm2895,675r-45,l2850,690r45,l2895,675xm2895,r-45,l2850,15r45,l2895,xm2970,675r-45,l2925,690r45,l2970,675xm2970,r-45,l2925,15r45,l2970,xm3045,675r-45,l3000,690r45,l3045,675xm3045,r-45,l3000,15r45,l3045,xm3120,675r-45,l3075,690r45,l3120,675xm3120,r-45,l3075,15r45,l3120,xm3195,675r-45,l3150,690r45,l3195,675xm3195,r-45,l3150,15r45,l3195,xm3270,675r-45,l3225,690r45,l3270,675xm3270,r-45,l3225,15r45,l3270,xm3345,675r-45,l3300,690r45,l3345,675xm3345,r-45,l3300,15r45,l3345,xm3420,675r-45,l3375,690r45,l3420,675xm3420,r-45,l3375,15r45,l3420,xm3495,675r-45,l3450,690r45,l3495,675xm3495,r-45,l3450,15r45,l3495,xm3570,675r-45,l3525,690r45,l3570,675xm3570,r-45,l3525,15r45,l3570,xm3645,675r-45,l3600,690r45,l3645,675xm3645,r-45,l3600,15r45,l3645,xm3720,675r-45,l3675,690r45,l3720,675xm3720,r-45,l3675,15r45,l3720,xm3795,675r-45,l3750,690r45,l3795,675xm3795,r-45,l3750,15r45,l3795,xm3870,675r-45,l3825,690r45,l3870,675xm3870,r-45,l3825,15r45,l3870,xm3945,675r-45,l3900,690r45,l3945,675xm3945,r-45,l3900,15r45,l3945,xm4020,675r-45,l3975,690r45,l4020,675xm4020,r-45,l3975,15r45,l4020,xm4095,675r-45,l4050,690r45,l4095,675xm4095,r-45,l4050,15r45,l4095,xm4170,675r-45,l4125,690r45,l4170,675xm4170,r-45,l4125,15r45,l4170,xm4245,675r-45,l4200,690r45,l4245,675xm4245,r-45,l4200,15r45,l4245,xm4320,675r-45,l4275,690r45,l4320,675xm4320,r-45,l4275,15r45,l4320,xm4395,675r-45,l4350,690r45,l4395,675xm4395,r-45,l4350,15r45,l4395,xm4470,675r-45,l4425,690r45,l4470,675xm4470,r-45,l4425,15r45,l4470,xm4545,675r-45,l4500,690r45,l4545,675xm4545,r-45,l4500,15r45,l4545,xm4620,675r-45,l4575,690r45,l4620,675xm4620,r-45,l4575,15r45,l4620,xm4695,675r-45,l4650,690r45,l4695,675xm4695,r-45,l4650,15r45,l4695,xm4770,675r-45,l4725,690r45,l4770,675xm4770,r-45,l4725,15r45,l4770,xm4845,675r-45,l4800,690r45,l4845,675xm4845,r-45,l4800,15r45,l4845,xm4920,675r-45,l4875,690r45,l4920,675xm4920,r-45,l4875,15r45,l4920,xm4995,675r-45,l4950,690r45,l4995,675xm4995,r-45,l4950,15r45,l4995,xm5070,675r-45,l5025,690r45,l5070,675xm5070,r-45,l5025,15r45,l5070,xm5145,675r-45,l5100,690r45,l5145,675xm5145,r-45,l5100,15r45,l5145,xm5220,675r-45,l5175,690r45,l5220,675xm5220,r-45,l5175,15r45,l5220,xm5295,675r-45,l5250,690r45,l5295,675xm5295,r-45,l5250,15r45,l5295,xm5370,675r-45,l5325,690r45,l5370,675xm5370,r-45,l5325,15r45,l5370,xm5445,675r-45,l5400,690r45,l5445,675xm5445,r-45,l5400,15r45,l5445,xm5520,675r-45,l5475,690r45,l5520,675xm5520,r-45,l5475,15r45,l5520,xm5595,675r-45,l5550,690r45,l5595,675xm5595,r-45,l5550,15r45,l5595,xm5670,675r-45,l5625,690r45,l5670,675xm5670,r-45,l5625,15r45,l5670,xm5745,675r-45,l5700,690r45,l5745,675xm5745,r-45,l5700,15r45,l5745,xm5820,675r-45,l5775,690r45,l5820,675xm5820,r-45,l5775,15r45,l5820,xm5895,675r-45,l5850,690r45,l5895,675xm5895,r-45,l5850,15r45,l5895,xm5970,675r-45,l5925,690r45,l5970,675xm5970,r-45,l5925,15r45,l5970,xm6045,675r-45,l6000,690r45,l6045,675xm6045,r-45,l6000,15r45,l6045,xm6120,675r-45,l6075,690r45,l6120,675xm6120,r-45,l6075,15r45,l6120,xm6195,675r-45,l6150,690r45,l6195,675xm6195,r-45,l6150,15r45,l6195,xm6270,675r-45,l6225,690r45,l6270,675xm6270,r-45,l6225,15r45,l6270,xm6345,675r-45,l6300,690r45,l6345,675xm6345,r-45,l6300,15r45,l6345,xm6420,675r-45,l6375,690r45,l6420,675xm6420,r-45,l6375,15r45,l6420,xm6495,675r-45,l6450,690r45,l6495,675xm6495,r-45,l6450,15r45,l6495,xm6570,675r-45,l6525,690r45,l6570,675xm6570,r-45,l6525,15r45,l6570,xm6645,675r-45,l6600,690r45,l6645,675xm6645,r-45,l6600,15r45,l6645,xm6720,675r-45,l6675,690r45,l6720,675xm6720,r-45,l6675,15r45,l6720,xm6795,675r-45,l6750,690r45,l6795,675xm6795,r-45,l6750,15r45,l6795,xm6870,675r-45,l6825,690r45,l6870,675xm6870,r-45,l6825,15r45,l6870,xm6945,675r-45,l6900,690r45,l6945,675xm6945,r-45,l6900,15r45,l6945,xm7020,675r-45,l6975,690r45,l7020,675xm7020,r-45,l6975,15r45,l7020,xm7095,675r-45,l7050,690r45,l7095,675xm7095,r-45,l7050,15r45,l7095,xm7170,675r-45,l7125,690r45,l7170,675xm7170,r-45,l7125,15r45,l7170,xm7245,675r-45,l7200,690r45,l7245,675xm7245,r-45,l7200,15r45,l7245,xm7320,675r-45,l7275,690r45,l7320,675xm7320,r-45,l7275,15r45,l7320,xm7395,675r-45,l7350,690r45,l7395,675xm7395,r-45,l7350,15r45,l7395,xm7470,675r-45,l7425,690r45,l7470,675xm7470,r-45,l7425,15r45,l7470,xm7545,675r-45,l7500,690r45,l7545,675xm7545,r-45,l7500,15r45,l7545,xm7620,675r-45,l7575,690r45,l7620,675xm7620,r-45,l7575,15r45,l7620,xm7695,675r-45,l7650,690r45,l7695,675xm7695,r-45,l7650,15r45,l7695,xm7770,675r-45,l7725,690r45,l7770,675xm7770,r-45,l7725,15r45,l7770,xm7845,675r-45,l7800,690r45,l7845,675xm7845,r-45,l7800,15r45,l7845,xm7920,675r-45,l7875,690r45,l7920,675xm7920,r-45,l7875,15r45,l7920,xm7995,675r-45,l7950,690r45,l7995,675xm7995,r-45,l7950,15r45,l7995,xm8070,675r-45,l8025,690r45,l8070,675xm8070,r-45,l8025,15r45,l8070,xm8145,675r-45,l8100,690r45,l8145,675xm8145,r-45,l8100,15r45,l8145,xm8220,675r-45,l8175,690r45,l8220,675xm8220,r-45,l8175,15r45,l8220,xm8295,675r-45,l8250,690r45,l8295,675xm8295,r-45,l8250,15r45,l8295,xm8370,675r-45,l8325,690r45,l8370,675xm8370,r-45,l8325,15r45,l8370,xm8445,675r-45,l8400,690r45,l8445,675xm8445,r-45,l8400,15r45,l8445,xm8520,675r-45,l8475,690r45,l8520,675xm8520,r-45,l8475,15r45,l8520,xm8595,675r-45,l8550,690r45,l8595,675xm8595,r-45,l8550,15r45,l8595,xm8670,675r-45,l8625,690r45,l8670,675xm8670,r-45,l8625,15r45,l8670,xm8745,675r-45,l8700,690r45,l8745,675xm8745,r-45,l8700,15r45,l8745,xm8820,675r-45,l8775,690r45,l8820,675xm8820,r-45,l8775,15r45,l8820,xm8895,675r-45,l8850,690r45,l8895,675xm8895,r-45,l8850,15r45,l8895,xm8970,675r-45,l8925,690r45,l8970,675xm8970,r-45,l8925,15r45,l8970,xm9045,675r-45,l9000,690r45,l9045,675xm9045,r-45,l9000,15r45,l9045,xm9120,675r-45,l9075,690r45,l9120,675xm9120,r-45,l9075,15r45,l9120,xm9195,675r-45,l9150,690r45,l9195,675xm9195,r-45,l9150,15r45,l9195,xm9270,675r-45,l9225,690r45,l9270,675xm9270,r-45,l9225,15r45,l9270,xm9345,675r-45,l9300,690r45,l9345,675xm9345,r-45,l9300,15r45,l9345,xm9420,675r-45,l9375,690r45,l9420,675xm9420,r-45,l9375,15r45,l9420,xm9495,675r-45,l9450,690r45,l9495,675xm9495,r-45,l9450,15r45,l9495,xm9570,675r-45,l9525,690r45,l9570,675xm9570,r-45,l9525,15r45,l9570,xm9645,645r-15,l9630,675r-30,l9600,690r30,l9645,690r,-15l9645,645xm9645,573r-15,l9630,618r15,l9645,573xm9645,502r-15,l9630,547r15,l9645,502xm9645,430r-15,l9630,475r15,l9645,430xm9645,358r-15,l9630,403r15,l9645,358xm9645,287r-15,l9630,332r15,l9645,287xm9645,215r-15,l9630,260r15,l9645,215xm9645,143r-15,l9630,188r15,l9645,143xm9645,72r-15,l9630,117r15,l9645,72xm9645,r-15,l9600,r,15l9630,15r,30l9645,45r,-30l9645,xe" fillcolor="black" stroked="f">
                  <v:path arrowok="t" o:connecttype="custom" o:connectlocs="195,675;300,675;450,690;645,690;795,675;945,0;1050,0;1200,15;1395,15;1545,0;1770,675;1875,675;2025,690;2220,690;2370,675;2520,0;2625,0;2775,15;2970,15;3120,0;3345,675;3450,675;3600,690;3795,690;3945,675;4095,0;4200,0;4350,15;4545,15;4695,0;4920,675;5025,675;5175,690;5370,690;5520,675;5670,0;5775,0;5925,15;6120,15;6270,0;6495,675;6600,675;6750,690;6945,690;7095,675;7245,0;7350,0;7500,15;7695,15;7845,0;8070,675;8175,675;8325,690;8520,690;8670,675;8820,0;8925,0;9075,15;9270,15;9420,0;9645,645;9630,475;9645,188" o:connectangles="0,0,0,0,0,0,0,0,0,0,0,0,0,0,0,0,0,0,0,0,0,0,0,0,0,0,0,0,0,0,0,0,0,0,0,0,0,0,0,0,0,0,0,0,0,0,0,0,0,0,0,0,0,0,0,0,0,0,0,0,0,0,0"/>
                </v:shape>
                <v:line id="Line 47" o:spid="_x0000_s1082" style="position:absolute;visibility:visible;mso-wrap-style:square" from="8,0" to="8,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">
                  <v:stroke dashstyle="3 1"/>
                </v:line>
                <v:shape id="Freeform 46" o:spid="_x0000_s1083" style="position:absolute;left:875;top:435;width:3350;height:15;visibility:visible;mso-wrap-style:square;v-text-anchor:top" coordsize="335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" path="m3350,l1689,,,,,15r1689,l3350,15r,-15xe" fillcolor="black" stroked="f">
                  <v:path arrowok="t" o:connecttype="custom" o:connectlocs="3350,435;1689,435;0,435;0,450;1689,450;3350,450;3350,435" o:connectangles="0,0,0,0,0,0,0"/>
                </v:shape>
                <v:shape id="Text Box 45" o:spid="_x0000_s1084" type="#_x0000_t202" style="position:absolute;left:15;top:15;width:9615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14:paraId="6DCDAFAF" w14:textId="77777777" w:rsidR="00B9738E" w:rsidRDefault="00592588">
                        <w:pPr>
                          <w:spacing w:before="139"/>
                          <w:ind w:left="133"/>
                          <w:rPr>
                            <w:rFonts w:ascii="Roboto"/>
                            <w:b/>
                            <w:sz w:val="28"/>
                          </w:rPr>
                        </w:pP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6.1</w:t>
                        </w:r>
                        <w:r>
                          <w:rPr>
                            <w:rFonts w:ascii="Roboto"/>
                            <w:b/>
                            <w:spacing w:val="-8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S</w:t>
                        </w:r>
                        <w:r>
                          <w:rPr>
                            <w:rFonts w:ascii="Roboto"/>
                            <w:b/>
                            <w:sz w:val="28"/>
                          </w:rPr>
                          <w:t>print</w:t>
                        </w:r>
                        <w:r>
                          <w:rPr>
                            <w:rFonts w:ascii="Roboto"/>
                            <w:b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</w:rPr>
                          <w:t>Planning</w:t>
                        </w:r>
                        <w:r>
                          <w:rPr>
                            <w:rFonts w:ascii="Roboto"/>
                            <w:b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</w:rPr>
                          <w:t>&amp;</w:t>
                        </w:r>
                        <w:r>
                          <w:rPr>
                            <w:rFonts w:ascii="Roboto"/>
                            <w:b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</w:rPr>
                          <w:t>Estimation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968C718" w14:textId="77777777" w:rsidR="00B9738E" w:rsidRDefault="00B9738E">
      <w:pPr>
        <w:pStyle w:val="BodyText"/>
        <w:spacing w:before="10"/>
        <w:rPr>
          <w:b/>
          <w:sz w:val="29"/>
        </w:rPr>
      </w:pPr>
    </w:p>
    <w:p w14:paraId="03AAC787" w14:textId="77777777" w:rsidR="00B9738E" w:rsidRDefault="00592588">
      <w:pPr>
        <w:pStyle w:val="Heading3"/>
      </w:pPr>
      <w:r>
        <w:rPr>
          <w:spacing w:val="-1"/>
        </w:rPr>
        <w:t>Product</w:t>
      </w:r>
      <w:r>
        <w:rPr>
          <w:spacing w:val="-11"/>
        </w:rPr>
        <w:t xml:space="preserve"> </w:t>
      </w:r>
      <w:r>
        <w:rPr>
          <w:spacing w:val="-1"/>
        </w:rPr>
        <w:t>Backlog,</w:t>
      </w:r>
      <w:r>
        <w:rPr>
          <w:spacing w:val="-15"/>
        </w:rPr>
        <w:t xml:space="preserve"> </w:t>
      </w:r>
      <w:r>
        <w:rPr>
          <w:spacing w:val="-1"/>
        </w:rPr>
        <w:t>Sprint</w:t>
      </w:r>
      <w:r>
        <w:rPr>
          <w:spacing w:val="-11"/>
        </w:rPr>
        <w:t xml:space="preserve"> </w:t>
      </w:r>
      <w:r>
        <w:rPr>
          <w:spacing w:val="-1"/>
        </w:rPr>
        <w:t>Schedule,</w:t>
      </w:r>
      <w:r>
        <w:rPr>
          <w:spacing w:val="-15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Estimation:</w:t>
      </w:r>
    </w:p>
    <w:p w14:paraId="49B5376C" w14:textId="77777777" w:rsidR="00B9738E" w:rsidRDefault="00B9738E">
      <w:pPr>
        <w:pStyle w:val="BodyText"/>
        <w:rPr>
          <w:b/>
          <w:sz w:val="20"/>
        </w:rPr>
      </w:pPr>
    </w:p>
    <w:p w14:paraId="481BF89C" w14:textId="77777777" w:rsidR="00B9738E" w:rsidRDefault="00B9738E">
      <w:pPr>
        <w:pStyle w:val="BodyText"/>
        <w:rPr>
          <w:b/>
          <w:sz w:val="20"/>
        </w:rPr>
      </w:pPr>
    </w:p>
    <w:p w14:paraId="741D525C" w14:textId="77777777" w:rsidR="00B9738E" w:rsidRDefault="00B9738E">
      <w:pPr>
        <w:pStyle w:val="BodyText"/>
        <w:rPr>
          <w:b/>
          <w:sz w:val="20"/>
        </w:rPr>
      </w:pPr>
    </w:p>
    <w:p w14:paraId="23ED7D86" w14:textId="77777777" w:rsidR="00B9738E" w:rsidRDefault="00B9738E">
      <w:pPr>
        <w:pStyle w:val="BodyText"/>
        <w:spacing w:before="8"/>
        <w:rPr>
          <w:b/>
          <w:sz w:val="11"/>
        </w:rPr>
      </w:pPr>
    </w:p>
    <w:tbl>
      <w:tblPr>
        <w:tblW w:w="0" w:type="auto"/>
        <w:tblInd w:w="58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0"/>
        <w:gridCol w:w="1515"/>
        <w:gridCol w:w="1035"/>
        <w:gridCol w:w="2115"/>
        <w:gridCol w:w="1410"/>
        <w:gridCol w:w="1065"/>
        <w:gridCol w:w="2115"/>
      </w:tblGrid>
      <w:tr w:rsidR="00B9738E" w14:paraId="265DC98E" w14:textId="77777777">
        <w:trPr>
          <w:trHeight w:val="959"/>
        </w:trPr>
        <w:tc>
          <w:tcPr>
            <w:tcW w:w="1170" w:type="dxa"/>
          </w:tcPr>
          <w:p w14:paraId="68F538F2" w14:textId="77777777" w:rsidR="00B9738E" w:rsidRDefault="00592588">
            <w:pPr>
              <w:pStyle w:val="TableParagraph"/>
              <w:ind w:left="154"/>
              <w:rPr>
                <w:b/>
                <w:sz w:val="20"/>
              </w:rPr>
            </w:pPr>
            <w:r>
              <w:rPr>
                <w:b/>
                <w:sz w:val="20"/>
              </w:rPr>
              <w:t>Sprint</w:t>
            </w:r>
          </w:p>
        </w:tc>
        <w:tc>
          <w:tcPr>
            <w:tcW w:w="1515" w:type="dxa"/>
          </w:tcPr>
          <w:p w14:paraId="22968FC1" w14:textId="77777777" w:rsidR="00B9738E" w:rsidRDefault="00592588">
            <w:pPr>
              <w:pStyle w:val="TableParagraph"/>
              <w:spacing w:line="249" w:lineRule="auto"/>
              <w:ind w:left="143" w:right="482"/>
              <w:rPr>
                <w:b/>
                <w:sz w:val="20"/>
              </w:rPr>
            </w:pPr>
            <w:r>
              <w:rPr>
                <w:b/>
                <w:sz w:val="20"/>
              </w:rPr>
              <w:t>Function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al</w:t>
            </w:r>
            <w:r>
              <w:rPr>
                <w:b/>
                <w:spacing w:val="1"/>
                <w:sz w:val="20"/>
              </w:rPr>
              <w:t xml:space="preserve"> </w:t>
            </w:r>
            <w:proofErr w:type="spellStart"/>
            <w:r>
              <w:rPr>
                <w:b/>
                <w:spacing w:val="-2"/>
                <w:sz w:val="20"/>
              </w:rPr>
              <w:t>Requirem</w:t>
            </w:r>
            <w:proofErr w:type="spellEnd"/>
          </w:p>
          <w:p w14:paraId="0515B1EA" w14:textId="77777777" w:rsidR="00B9738E" w:rsidRDefault="00592588">
            <w:pPr>
              <w:pStyle w:val="TableParagraph"/>
              <w:spacing w:line="227" w:lineRule="exact"/>
              <w:ind w:left="143"/>
              <w:rPr>
                <w:b/>
                <w:sz w:val="20"/>
              </w:rPr>
            </w:pPr>
            <w:proofErr w:type="spellStart"/>
            <w:proofErr w:type="gramStart"/>
            <w:r>
              <w:rPr>
                <w:b/>
                <w:sz w:val="20"/>
              </w:rPr>
              <w:t>ent</w:t>
            </w:r>
            <w:proofErr w:type="spellEnd"/>
            <w:r>
              <w:rPr>
                <w:b/>
                <w:sz w:val="20"/>
              </w:rPr>
              <w:t>(</w:t>
            </w:r>
            <w:proofErr w:type="gramEnd"/>
            <w:r>
              <w:rPr>
                <w:b/>
                <w:sz w:val="20"/>
              </w:rPr>
              <w:t>Epic)</w:t>
            </w:r>
          </w:p>
        </w:tc>
        <w:tc>
          <w:tcPr>
            <w:tcW w:w="1035" w:type="dxa"/>
          </w:tcPr>
          <w:p w14:paraId="2C570678" w14:textId="77777777" w:rsidR="00B9738E" w:rsidRDefault="00592588">
            <w:pPr>
              <w:pStyle w:val="TableParagraph"/>
              <w:spacing w:line="297" w:lineRule="auto"/>
              <w:ind w:left="153" w:right="120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Story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Number</w:t>
            </w:r>
          </w:p>
        </w:tc>
        <w:tc>
          <w:tcPr>
            <w:tcW w:w="2115" w:type="dxa"/>
          </w:tcPr>
          <w:p w14:paraId="21A006BB" w14:textId="77777777" w:rsidR="00B9738E" w:rsidRDefault="00592588">
            <w:pPr>
              <w:pStyle w:val="TableParagraph"/>
              <w:ind w:left="143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User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Story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/</w:t>
            </w:r>
            <w:r>
              <w:rPr>
                <w:b/>
                <w:spacing w:val="-15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Task</w:t>
            </w:r>
          </w:p>
        </w:tc>
        <w:tc>
          <w:tcPr>
            <w:tcW w:w="1410" w:type="dxa"/>
          </w:tcPr>
          <w:p w14:paraId="132F054F" w14:textId="77777777" w:rsidR="00B9738E" w:rsidRDefault="00592588">
            <w:pPr>
              <w:pStyle w:val="TableParagraph"/>
              <w:spacing w:line="249" w:lineRule="auto"/>
              <w:ind w:left="147" w:right="685"/>
              <w:rPr>
                <w:b/>
                <w:sz w:val="20"/>
              </w:rPr>
            </w:pPr>
            <w:r>
              <w:rPr>
                <w:b/>
                <w:sz w:val="20"/>
              </w:rPr>
              <w:t>Story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Points</w:t>
            </w:r>
          </w:p>
        </w:tc>
        <w:tc>
          <w:tcPr>
            <w:tcW w:w="1065" w:type="dxa"/>
          </w:tcPr>
          <w:p w14:paraId="0DEB6538" w14:textId="77777777" w:rsidR="00B9738E" w:rsidRDefault="00592588">
            <w:pPr>
              <w:pStyle w:val="TableParagraph"/>
              <w:ind w:left="137"/>
              <w:rPr>
                <w:b/>
                <w:sz w:val="20"/>
              </w:rPr>
            </w:pPr>
            <w:r>
              <w:rPr>
                <w:b/>
                <w:sz w:val="20"/>
              </w:rPr>
              <w:t>Priority</w:t>
            </w:r>
          </w:p>
        </w:tc>
        <w:tc>
          <w:tcPr>
            <w:tcW w:w="2115" w:type="dxa"/>
          </w:tcPr>
          <w:p w14:paraId="1A96CDB1" w14:textId="77777777" w:rsidR="00B9738E" w:rsidRDefault="00592588">
            <w:pPr>
              <w:pStyle w:val="TableParagraph"/>
              <w:ind w:left="142"/>
              <w:rPr>
                <w:b/>
                <w:sz w:val="20"/>
              </w:rPr>
            </w:pPr>
            <w:r>
              <w:rPr>
                <w:b/>
                <w:spacing w:val="-3"/>
                <w:sz w:val="20"/>
              </w:rPr>
              <w:t>Team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pacing w:val="-3"/>
                <w:sz w:val="20"/>
              </w:rPr>
              <w:t>Members</w:t>
            </w:r>
          </w:p>
        </w:tc>
      </w:tr>
      <w:tr w:rsidR="00B9738E" w14:paraId="2EE95886" w14:textId="77777777">
        <w:trPr>
          <w:trHeight w:val="629"/>
        </w:trPr>
        <w:tc>
          <w:tcPr>
            <w:tcW w:w="1170" w:type="dxa"/>
          </w:tcPr>
          <w:p w14:paraId="770A26A6" w14:textId="77777777" w:rsidR="00B9738E" w:rsidRDefault="00592588">
            <w:pPr>
              <w:pStyle w:val="TableParagraph"/>
              <w:ind w:left="154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515" w:type="dxa"/>
          </w:tcPr>
          <w:p w14:paraId="5B7994E1" w14:textId="77777777" w:rsidR="00B9738E" w:rsidRDefault="00B9738E">
            <w:pPr>
              <w:pStyle w:val="TableParagraph"/>
              <w:spacing w:before="3" w:line="240" w:lineRule="auto"/>
              <w:rPr>
                <w:b/>
                <w:sz w:val="20"/>
              </w:rPr>
            </w:pPr>
          </w:p>
          <w:p w14:paraId="62516F33" w14:textId="77777777" w:rsidR="00B9738E" w:rsidRDefault="00592588">
            <w:pPr>
              <w:pStyle w:val="TableParagraph"/>
              <w:spacing w:line="240" w:lineRule="auto"/>
              <w:ind w:left="143"/>
              <w:rPr>
                <w:sz w:val="20"/>
              </w:rPr>
            </w:pPr>
            <w:r>
              <w:rPr>
                <w:spacing w:val="-2"/>
                <w:sz w:val="20"/>
              </w:rPr>
              <w:t>Data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Collection</w:t>
            </w:r>
          </w:p>
        </w:tc>
        <w:tc>
          <w:tcPr>
            <w:tcW w:w="1035" w:type="dxa"/>
          </w:tcPr>
          <w:p w14:paraId="6923F435" w14:textId="77777777" w:rsidR="00B9738E" w:rsidRDefault="00592588">
            <w:pPr>
              <w:pStyle w:val="TableParagraph"/>
              <w:ind w:left="153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2115" w:type="dxa"/>
          </w:tcPr>
          <w:p w14:paraId="235C78B0" w14:textId="77777777" w:rsidR="00B9738E" w:rsidRDefault="00592588">
            <w:pPr>
              <w:pStyle w:val="TableParagraph"/>
              <w:ind w:left="143"/>
              <w:rPr>
                <w:sz w:val="20"/>
              </w:rPr>
            </w:pPr>
            <w:r>
              <w:rPr>
                <w:spacing w:val="-1"/>
                <w:sz w:val="20"/>
              </w:rPr>
              <w:t>Collect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Dataset.</w:t>
            </w:r>
          </w:p>
        </w:tc>
        <w:tc>
          <w:tcPr>
            <w:tcW w:w="1410" w:type="dxa"/>
          </w:tcPr>
          <w:p w14:paraId="2D8EACD7" w14:textId="77777777" w:rsidR="00B9738E" w:rsidRDefault="00592588">
            <w:pPr>
              <w:pStyle w:val="TableParagraph"/>
              <w:ind w:right="61"/>
              <w:jc w:val="center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1065" w:type="dxa"/>
          </w:tcPr>
          <w:p w14:paraId="558970B9" w14:textId="77777777" w:rsidR="00B9738E" w:rsidRDefault="00592588">
            <w:pPr>
              <w:pStyle w:val="TableParagraph"/>
              <w:ind w:left="137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2115" w:type="dxa"/>
          </w:tcPr>
          <w:p w14:paraId="14B64107" w14:textId="58963539" w:rsidR="00B9738E" w:rsidRDefault="00E8363E">
            <w:pPr>
              <w:pStyle w:val="TableParagraph"/>
              <w:spacing w:before="10" w:line="218" w:lineRule="auto"/>
              <w:ind w:left="142" w:right="237"/>
              <w:rPr>
                <w:sz w:val="20"/>
              </w:rPr>
            </w:pPr>
            <w:r>
              <w:t>VISHNU, RIYAS AHAMED</w:t>
            </w:r>
          </w:p>
        </w:tc>
      </w:tr>
      <w:tr w:rsidR="00B9738E" w14:paraId="1141A0B4" w14:textId="77777777">
        <w:trPr>
          <w:trHeight w:val="644"/>
        </w:trPr>
        <w:tc>
          <w:tcPr>
            <w:tcW w:w="1170" w:type="dxa"/>
          </w:tcPr>
          <w:p w14:paraId="48F5E23F" w14:textId="77777777" w:rsidR="00B9738E" w:rsidRDefault="00592588">
            <w:pPr>
              <w:pStyle w:val="TableParagraph"/>
              <w:spacing w:before="8" w:line="240" w:lineRule="auto"/>
              <w:ind w:left="154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515" w:type="dxa"/>
          </w:tcPr>
          <w:p w14:paraId="1BF5755D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035" w:type="dxa"/>
          </w:tcPr>
          <w:p w14:paraId="32A42888" w14:textId="77777777" w:rsidR="00B9738E" w:rsidRDefault="00592588">
            <w:pPr>
              <w:pStyle w:val="TableParagraph"/>
              <w:spacing w:before="8" w:line="240" w:lineRule="auto"/>
              <w:ind w:left="153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2115" w:type="dxa"/>
          </w:tcPr>
          <w:p w14:paraId="5EB3C8A3" w14:textId="77777777" w:rsidR="00B9738E" w:rsidRDefault="00592588">
            <w:pPr>
              <w:pStyle w:val="TableParagraph"/>
              <w:spacing w:before="8" w:line="240" w:lineRule="auto"/>
              <w:ind w:left="143"/>
              <w:rPr>
                <w:sz w:val="20"/>
              </w:rPr>
            </w:pPr>
            <w:r>
              <w:rPr>
                <w:spacing w:val="-2"/>
                <w:sz w:val="20"/>
              </w:rPr>
              <w:t>Image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preprocessing</w:t>
            </w:r>
          </w:p>
        </w:tc>
        <w:tc>
          <w:tcPr>
            <w:tcW w:w="1410" w:type="dxa"/>
          </w:tcPr>
          <w:p w14:paraId="32251040" w14:textId="77777777" w:rsidR="00B9738E" w:rsidRDefault="00592588">
            <w:pPr>
              <w:pStyle w:val="TableParagraph"/>
              <w:spacing w:before="8" w:line="240" w:lineRule="auto"/>
              <w:ind w:left="46"/>
              <w:jc w:val="center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1065" w:type="dxa"/>
          </w:tcPr>
          <w:p w14:paraId="52ED2477" w14:textId="77777777" w:rsidR="00B9738E" w:rsidRDefault="00592588">
            <w:pPr>
              <w:pStyle w:val="TableParagraph"/>
              <w:spacing w:before="8" w:line="240" w:lineRule="auto"/>
              <w:ind w:left="137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2115" w:type="dxa"/>
          </w:tcPr>
          <w:p w14:paraId="6E9CD26D" w14:textId="461C0D9C" w:rsidR="00B9738E" w:rsidRDefault="00E8363E">
            <w:pPr>
              <w:pStyle w:val="TableParagraph"/>
              <w:spacing w:before="10" w:line="218" w:lineRule="auto"/>
              <w:ind w:left="152" w:right="238" w:hanging="11"/>
              <w:rPr>
                <w:sz w:val="20"/>
              </w:rPr>
            </w:pPr>
            <w:proofErr w:type="gramStart"/>
            <w:r>
              <w:t>VAISHNAVI ,</w:t>
            </w:r>
            <w:proofErr w:type="gramEnd"/>
            <w:r>
              <w:t xml:space="preserve"> LYONAL JENISTON</w:t>
            </w:r>
          </w:p>
        </w:tc>
      </w:tr>
      <w:tr w:rsidR="00B9738E" w14:paraId="35448F47" w14:textId="77777777">
        <w:trPr>
          <w:trHeight w:val="839"/>
        </w:trPr>
        <w:tc>
          <w:tcPr>
            <w:tcW w:w="1170" w:type="dxa"/>
          </w:tcPr>
          <w:p w14:paraId="1DBECBAC" w14:textId="77777777" w:rsidR="00B9738E" w:rsidRDefault="00592588">
            <w:pPr>
              <w:pStyle w:val="TableParagraph"/>
              <w:ind w:left="154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1515" w:type="dxa"/>
          </w:tcPr>
          <w:p w14:paraId="3B983464" w14:textId="77777777" w:rsidR="00B9738E" w:rsidRDefault="00B9738E">
            <w:pPr>
              <w:pStyle w:val="TableParagraph"/>
              <w:spacing w:before="3" w:line="240" w:lineRule="auto"/>
              <w:rPr>
                <w:b/>
                <w:sz w:val="20"/>
              </w:rPr>
            </w:pPr>
          </w:p>
          <w:p w14:paraId="591EAEED" w14:textId="77777777" w:rsidR="00B9738E" w:rsidRDefault="00592588">
            <w:pPr>
              <w:pStyle w:val="TableParagraph"/>
              <w:spacing w:line="240" w:lineRule="auto"/>
              <w:ind w:left="117"/>
              <w:rPr>
                <w:sz w:val="20"/>
              </w:rPr>
            </w:pPr>
            <w:r>
              <w:rPr>
                <w:spacing w:val="-1"/>
                <w:sz w:val="20"/>
              </w:rPr>
              <w:t>Model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Building</w:t>
            </w:r>
          </w:p>
        </w:tc>
        <w:tc>
          <w:tcPr>
            <w:tcW w:w="1035" w:type="dxa"/>
          </w:tcPr>
          <w:p w14:paraId="0929A8B2" w14:textId="77777777" w:rsidR="00B9738E" w:rsidRDefault="00592588">
            <w:pPr>
              <w:pStyle w:val="TableParagraph"/>
              <w:ind w:left="153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2115" w:type="dxa"/>
          </w:tcPr>
          <w:p w14:paraId="1E396C0A" w14:textId="77777777" w:rsidR="00B9738E" w:rsidRDefault="00592588">
            <w:pPr>
              <w:pStyle w:val="TableParagraph"/>
              <w:spacing w:line="210" w:lineRule="exact"/>
              <w:ind w:left="143" w:right="328"/>
              <w:rPr>
                <w:sz w:val="20"/>
              </w:rPr>
            </w:pPr>
            <w:r>
              <w:rPr>
                <w:sz w:val="20"/>
              </w:rPr>
              <w:t>Import the required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libraries, add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necessary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layers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compile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model</w:t>
            </w:r>
          </w:p>
        </w:tc>
        <w:tc>
          <w:tcPr>
            <w:tcW w:w="1410" w:type="dxa"/>
          </w:tcPr>
          <w:p w14:paraId="1BF27807" w14:textId="77777777" w:rsidR="00B9738E" w:rsidRDefault="00592588">
            <w:pPr>
              <w:pStyle w:val="TableParagraph"/>
              <w:ind w:left="584" w:right="556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065" w:type="dxa"/>
          </w:tcPr>
          <w:p w14:paraId="3FF36774" w14:textId="77777777" w:rsidR="00B9738E" w:rsidRDefault="00592588">
            <w:pPr>
              <w:pStyle w:val="TableParagraph"/>
              <w:ind w:left="137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2115" w:type="dxa"/>
          </w:tcPr>
          <w:p w14:paraId="77D4AED8" w14:textId="4D3A9EF1" w:rsidR="00B9738E" w:rsidRDefault="009E4DAD">
            <w:pPr>
              <w:pStyle w:val="TableParagraph"/>
              <w:spacing w:before="10" w:line="218" w:lineRule="auto"/>
              <w:ind w:left="142" w:right="28"/>
              <w:rPr>
                <w:sz w:val="20"/>
              </w:rPr>
            </w:pPr>
            <w:r>
              <w:t>RIYAS AHAMED, VAISHNAVI</w:t>
            </w:r>
          </w:p>
        </w:tc>
      </w:tr>
      <w:tr w:rsidR="00B9738E" w14:paraId="2D06EDD3" w14:textId="77777777">
        <w:trPr>
          <w:trHeight w:val="854"/>
        </w:trPr>
        <w:tc>
          <w:tcPr>
            <w:tcW w:w="1170" w:type="dxa"/>
          </w:tcPr>
          <w:p w14:paraId="2239658B" w14:textId="77777777" w:rsidR="00B9738E" w:rsidRDefault="00592588">
            <w:pPr>
              <w:pStyle w:val="TableParagraph"/>
              <w:ind w:left="154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1515" w:type="dxa"/>
          </w:tcPr>
          <w:p w14:paraId="0EF95BAB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035" w:type="dxa"/>
          </w:tcPr>
          <w:p w14:paraId="0F3E5E41" w14:textId="77777777" w:rsidR="00B9738E" w:rsidRDefault="00592588">
            <w:pPr>
              <w:pStyle w:val="TableParagraph"/>
              <w:ind w:left="153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2115" w:type="dxa"/>
          </w:tcPr>
          <w:p w14:paraId="66B2A0C1" w14:textId="77777777" w:rsidR="00B9738E" w:rsidRDefault="00592588">
            <w:pPr>
              <w:pStyle w:val="TableParagraph"/>
              <w:spacing w:line="297" w:lineRule="auto"/>
              <w:ind w:left="143" w:right="456"/>
              <w:rPr>
                <w:sz w:val="20"/>
              </w:rPr>
            </w:pPr>
            <w:r>
              <w:rPr>
                <w:spacing w:val="-2"/>
                <w:sz w:val="20"/>
              </w:rPr>
              <w:t>Training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image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classification</w:t>
            </w:r>
          </w:p>
          <w:p w14:paraId="6DCDEE58" w14:textId="77777777" w:rsidR="00B9738E" w:rsidRDefault="00592588">
            <w:pPr>
              <w:pStyle w:val="TableParagraph"/>
              <w:spacing w:line="230" w:lineRule="exact"/>
              <w:ind w:left="143"/>
              <w:rPr>
                <w:sz w:val="20"/>
              </w:rPr>
            </w:pPr>
            <w:proofErr w:type="spellStart"/>
            <w:r>
              <w:rPr>
                <w:sz w:val="20"/>
              </w:rPr>
              <w:t>modelusingCNN</w:t>
            </w:r>
            <w:proofErr w:type="spellEnd"/>
          </w:p>
        </w:tc>
        <w:tc>
          <w:tcPr>
            <w:tcW w:w="1410" w:type="dxa"/>
          </w:tcPr>
          <w:p w14:paraId="103D84D5" w14:textId="77777777" w:rsidR="00B9738E" w:rsidRDefault="00592588">
            <w:pPr>
              <w:pStyle w:val="TableParagraph"/>
              <w:ind w:left="46"/>
              <w:jc w:val="center"/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1065" w:type="dxa"/>
          </w:tcPr>
          <w:p w14:paraId="231D915C" w14:textId="77777777" w:rsidR="00B9738E" w:rsidRDefault="00592588">
            <w:pPr>
              <w:pStyle w:val="TableParagraph"/>
              <w:ind w:left="137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2115" w:type="dxa"/>
          </w:tcPr>
          <w:p w14:paraId="405E2FD1" w14:textId="77777777" w:rsidR="00B9738E" w:rsidRDefault="00B9738E">
            <w:pPr>
              <w:pStyle w:val="TableParagraph"/>
              <w:spacing w:before="3" w:line="240" w:lineRule="auto"/>
              <w:rPr>
                <w:b/>
                <w:sz w:val="19"/>
              </w:rPr>
            </w:pPr>
          </w:p>
          <w:p w14:paraId="785D4402" w14:textId="48399996" w:rsidR="00B9738E" w:rsidRDefault="009E4DAD">
            <w:pPr>
              <w:pStyle w:val="TableParagraph"/>
              <w:spacing w:line="235" w:lineRule="auto"/>
              <w:ind w:left="142" w:right="96" w:hanging="68"/>
              <w:rPr>
                <w:sz w:val="20"/>
              </w:rPr>
            </w:pPr>
            <w:r>
              <w:t>VISHNU, LYONAL JENISTON</w:t>
            </w:r>
          </w:p>
        </w:tc>
      </w:tr>
      <w:tr w:rsidR="00B9738E" w14:paraId="3D9CA60F" w14:textId="77777777">
        <w:trPr>
          <w:trHeight w:val="824"/>
        </w:trPr>
        <w:tc>
          <w:tcPr>
            <w:tcW w:w="1170" w:type="dxa"/>
          </w:tcPr>
          <w:p w14:paraId="7DDE7D1C" w14:textId="77777777" w:rsidR="00B9738E" w:rsidRDefault="00592588">
            <w:pPr>
              <w:pStyle w:val="TableParagraph"/>
              <w:ind w:left="154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  <w:tc>
          <w:tcPr>
            <w:tcW w:w="1515" w:type="dxa"/>
          </w:tcPr>
          <w:p w14:paraId="5B72839F" w14:textId="77777777" w:rsidR="00B9738E" w:rsidRDefault="00592588">
            <w:pPr>
              <w:pStyle w:val="TableParagraph"/>
              <w:spacing w:line="249" w:lineRule="auto"/>
              <w:ind w:left="143" w:right="330"/>
              <w:rPr>
                <w:sz w:val="20"/>
              </w:rPr>
            </w:pPr>
            <w:r>
              <w:rPr>
                <w:spacing w:val="-3"/>
                <w:sz w:val="20"/>
              </w:rPr>
              <w:t>Training 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Testing</w:t>
            </w:r>
          </w:p>
        </w:tc>
        <w:tc>
          <w:tcPr>
            <w:tcW w:w="1035" w:type="dxa"/>
          </w:tcPr>
          <w:p w14:paraId="53304CB1" w14:textId="77777777" w:rsidR="00B9738E" w:rsidRDefault="00592588">
            <w:pPr>
              <w:pStyle w:val="TableParagraph"/>
              <w:ind w:left="153"/>
              <w:rPr>
                <w:sz w:val="20"/>
              </w:rPr>
            </w:pPr>
            <w:r>
              <w:rPr>
                <w:sz w:val="20"/>
              </w:rPr>
              <w:t>USN-5</w:t>
            </w:r>
          </w:p>
        </w:tc>
        <w:tc>
          <w:tcPr>
            <w:tcW w:w="2115" w:type="dxa"/>
          </w:tcPr>
          <w:p w14:paraId="7EFB0BA5" w14:textId="77777777" w:rsidR="00B9738E" w:rsidRDefault="00592588">
            <w:pPr>
              <w:pStyle w:val="TableParagraph"/>
              <w:spacing w:line="249" w:lineRule="auto"/>
              <w:ind w:left="143" w:right="108"/>
              <w:rPr>
                <w:sz w:val="20"/>
              </w:rPr>
            </w:pPr>
            <w:r>
              <w:rPr>
                <w:spacing w:val="-2"/>
                <w:sz w:val="20"/>
              </w:rPr>
              <w:t>Training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model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testing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</w:p>
          <w:p w14:paraId="7FFAC7FA" w14:textId="77777777" w:rsidR="00B9738E" w:rsidRDefault="00592588">
            <w:pPr>
              <w:pStyle w:val="TableParagraph"/>
              <w:spacing w:line="240" w:lineRule="auto"/>
              <w:ind w:left="143"/>
              <w:rPr>
                <w:sz w:val="20"/>
              </w:rPr>
            </w:pPr>
            <w:r>
              <w:rPr>
                <w:spacing w:val="-3"/>
                <w:sz w:val="20"/>
              </w:rPr>
              <w:t>model’s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3"/>
                <w:sz w:val="20"/>
              </w:rPr>
              <w:t>performance</w:t>
            </w:r>
          </w:p>
        </w:tc>
        <w:tc>
          <w:tcPr>
            <w:tcW w:w="1410" w:type="dxa"/>
          </w:tcPr>
          <w:p w14:paraId="52D6B895" w14:textId="77777777" w:rsidR="00B9738E" w:rsidRDefault="00592588">
            <w:pPr>
              <w:pStyle w:val="TableParagraph"/>
              <w:ind w:right="61"/>
              <w:jc w:val="center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1065" w:type="dxa"/>
          </w:tcPr>
          <w:p w14:paraId="1274023A" w14:textId="77777777" w:rsidR="00B9738E" w:rsidRDefault="00592588">
            <w:pPr>
              <w:pStyle w:val="TableParagraph"/>
              <w:ind w:left="137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2115" w:type="dxa"/>
          </w:tcPr>
          <w:p w14:paraId="0786133C" w14:textId="0C7A87CE" w:rsidR="00B9738E" w:rsidRDefault="009E4DAD">
            <w:pPr>
              <w:pStyle w:val="TableParagraph"/>
              <w:spacing w:before="10" w:line="218" w:lineRule="auto"/>
              <w:ind w:left="97" w:right="81" w:firstLine="43"/>
              <w:rPr>
                <w:sz w:val="20"/>
              </w:rPr>
            </w:pPr>
            <w:r>
              <w:t>RIYAS AHAMED, LYONAL JENISTO</w:t>
            </w:r>
          </w:p>
        </w:tc>
      </w:tr>
      <w:tr w:rsidR="00B9738E" w14:paraId="6013D6BC" w14:textId="77777777">
        <w:trPr>
          <w:trHeight w:val="1634"/>
        </w:trPr>
        <w:tc>
          <w:tcPr>
            <w:tcW w:w="1170" w:type="dxa"/>
          </w:tcPr>
          <w:p w14:paraId="3D9B6F4E" w14:textId="77777777" w:rsidR="00B9738E" w:rsidRDefault="00592588">
            <w:pPr>
              <w:pStyle w:val="TableParagraph"/>
              <w:ind w:left="154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1515" w:type="dxa"/>
          </w:tcPr>
          <w:p w14:paraId="0F09E5B8" w14:textId="77777777" w:rsidR="00B9738E" w:rsidRDefault="00B9738E">
            <w:pPr>
              <w:pStyle w:val="TableParagraph"/>
              <w:spacing w:line="240" w:lineRule="auto"/>
              <w:rPr>
                <w:b/>
              </w:rPr>
            </w:pPr>
          </w:p>
          <w:p w14:paraId="09BE8A48" w14:textId="77777777" w:rsidR="00B9738E" w:rsidRDefault="00592588">
            <w:pPr>
              <w:pStyle w:val="TableParagraph"/>
              <w:spacing w:before="177" w:line="218" w:lineRule="auto"/>
              <w:ind w:left="143" w:right="279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Implementati</w:t>
            </w:r>
            <w:proofErr w:type="spellEnd"/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 xml:space="preserve">on </w:t>
            </w:r>
            <w:proofErr w:type="spellStart"/>
            <w:r>
              <w:rPr>
                <w:sz w:val="20"/>
              </w:rPr>
              <w:t>ofthe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</w:p>
        </w:tc>
        <w:tc>
          <w:tcPr>
            <w:tcW w:w="1035" w:type="dxa"/>
          </w:tcPr>
          <w:p w14:paraId="6DCB95BD" w14:textId="77777777" w:rsidR="00B9738E" w:rsidRDefault="00592588">
            <w:pPr>
              <w:pStyle w:val="TableParagraph"/>
              <w:ind w:left="153"/>
              <w:rPr>
                <w:sz w:val="20"/>
              </w:rPr>
            </w:pPr>
            <w:r>
              <w:rPr>
                <w:sz w:val="20"/>
              </w:rPr>
              <w:t>USN-6</w:t>
            </w:r>
          </w:p>
        </w:tc>
        <w:tc>
          <w:tcPr>
            <w:tcW w:w="2115" w:type="dxa"/>
          </w:tcPr>
          <w:p w14:paraId="363C6C98" w14:textId="77777777" w:rsidR="00B9738E" w:rsidRDefault="00592588">
            <w:pPr>
              <w:pStyle w:val="TableParagraph"/>
              <w:spacing w:before="10" w:line="218" w:lineRule="auto"/>
              <w:ind w:left="143" w:right="766"/>
              <w:rPr>
                <w:sz w:val="20"/>
              </w:rPr>
            </w:pPr>
            <w:r>
              <w:rPr>
                <w:spacing w:val="-3"/>
                <w:sz w:val="20"/>
              </w:rPr>
              <w:t xml:space="preserve">Converting </w:t>
            </w:r>
            <w:r>
              <w:rPr>
                <w:spacing w:val="-2"/>
                <w:sz w:val="20"/>
              </w:rPr>
              <w:t>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input </w:t>
            </w:r>
            <w:r>
              <w:rPr>
                <w:sz w:val="20"/>
              </w:rPr>
              <w:t>sign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language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images </w:t>
            </w:r>
            <w:r>
              <w:rPr>
                <w:sz w:val="20"/>
              </w:rPr>
              <w:t>into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Englishalphab</w:t>
            </w:r>
            <w:proofErr w:type="spellEnd"/>
            <w:r>
              <w:rPr>
                <w:spacing w:val="-4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ets</w:t>
            </w:r>
            <w:proofErr w:type="spellEnd"/>
          </w:p>
        </w:tc>
        <w:tc>
          <w:tcPr>
            <w:tcW w:w="1410" w:type="dxa"/>
          </w:tcPr>
          <w:p w14:paraId="471EE3A7" w14:textId="77777777" w:rsidR="00B9738E" w:rsidRDefault="00592588">
            <w:pPr>
              <w:pStyle w:val="TableParagraph"/>
              <w:ind w:left="46"/>
              <w:jc w:val="center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1065" w:type="dxa"/>
          </w:tcPr>
          <w:p w14:paraId="07104EBF" w14:textId="77777777" w:rsidR="00B9738E" w:rsidRDefault="00592588">
            <w:pPr>
              <w:pStyle w:val="TableParagraph"/>
              <w:ind w:left="137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2115" w:type="dxa"/>
          </w:tcPr>
          <w:p w14:paraId="17A99708" w14:textId="0C5C9F36" w:rsidR="00B9738E" w:rsidRDefault="009E4DAD">
            <w:pPr>
              <w:pStyle w:val="TableParagraph"/>
              <w:spacing w:before="10" w:line="218" w:lineRule="auto"/>
              <w:ind w:left="142" w:right="488"/>
              <w:rPr>
                <w:sz w:val="20"/>
              </w:rPr>
            </w:pPr>
            <w:r>
              <w:t>VISHNU, VAISHNAVI</w:t>
            </w:r>
            <w:r w:rsidR="00592588">
              <w:rPr>
                <w:sz w:val="20"/>
              </w:rPr>
              <w:t>.</w:t>
            </w:r>
          </w:p>
        </w:tc>
      </w:tr>
    </w:tbl>
    <w:p w14:paraId="7421D96A" w14:textId="77777777" w:rsidR="00B9738E" w:rsidRDefault="00B9738E">
      <w:pPr>
        <w:spacing w:line="218" w:lineRule="auto"/>
        <w:rPr>
          <w:sz w:val="20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519E9FA8" w14:textId="45DF8247" w:rsidR="00B9738E" w:rsidRDefault="00BD4F51">
      <w:pPr>
        <w:pStyle w:val="BodyText"/>
        <w:ind w:left="734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62B8E0C" wp14:editId="24860E4E">
                <wp:extent cx="5953125" cy="438785"/>
                <wp:effectExtent l="0" t="3175" r="635" b="0"/>
                <wp:docPr id="64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438785"/>
                          <a:chOff x="0" y="0"/>
                          <a:chExt cx="9375" cy="691"/>
                        </a:xfrm>
                      </wpg:grpSpPr>
                      <wps:wsp>
                        <wps:cNvPr id="65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75" cy="690"/>
                          </a:xfrm>
                          <a:prstGeom prst="rect">
                            <a:avLst/>
                          </a:prstGeom>
                          <a:solidFill>
                            <a:srgbClr val="CFD0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42"/>
                        <wps:cNvSpPr>
                          <a:spLocks/>
                        </wps:cNvSpPr>
                        <wps:spPr bwMode="auto">
                          <a:xfrm>
                            <a:off x="882" y="435"/>
                            <a:ext cx="2825" cy="15"/>
                          </a:xfrm>
                          <a:custGeom>
                            <a:avLst/>
                            <a:gdLst>
                              <a:gd name="T0" fmla="+- 0 3708 883"/>
                              <a:gd name="T1" fmla="*/ T0 w 2825"/>
                              <a:gd name="T2" fmla="+- 0 435 435"/>
                              <a:gd name="T3" fmla="*/ 435 h 15"/>
                              <a:gd name="T4" fmla="+- 0 2441 883"/>
                              <a:gd name="T5" fmla="*/ T4 w 2825"/>
                              <a:gd name="T6" fmla="+- 0 435 435"/>
                              <a:gd name="T7" fmla="*/ 435 h 15"/>
                              <a:gd name="T8" fmla="+- 0 883 883"/>
                              <a:gd name="T9" fmla="*/ T8 w 2825"/>
                              <a:gd name="T10" fmla="+- 0 435 435"/>
                              <a:gd name="T11" fmla="*/ 435 h 15"/>
                              <a:gd name="T12" fmla="+- 0 883 883"/>
                              <a:gd name="T13" fmla="*/ T12 w 2825"/>
                              <a:gd name="T14" fmla="+- 0 450 435"/>
                              <a:gd name="T15" fmla="*/ 450 h 15"/>
                              <a:gd name="T16" fmla="+- 0 2441 883"/>
                              <a:gd name="T17" fmla="*/ T16 w 2825"/>
                              <a:gd name="T18" fmla="+- 0 450 435"/>
                              <a:gd name="T19" fmla="*/ 450 h 15"/>
                              <a:gd name="T20" fmla="+- 0 3708 883"/>
                              <a:gd name="T21" fmla="*/ T20 w 2825"/>
                              <a:gd name="T22" fmla="+- 0 450 435"/>
                              <a:gd name="T23" fmla="*/ 450 h 15"/>
                              <a:gd name="T24" fmla="+- 0 3708 883"/>
                              <a:gd name="T25" fmla="*/ T24 w 2825"/>
                              <a:gd name="T26" fmla="+- 0 435 435"/>
                              <a:gd name="T27" fmla="*/ 435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825" h="15">
                                <a:moveTo>
                                  <a:pt x="2825" y="0"/>
                                </a:moveTo>
                                <a:lnTo>
                                  <a:pt x="15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558" y="15"/>
                                </a:lnTo>
                                <a:lnTo>
                                  <a:pt x="2825" y="15"/>
                                </a:lnTo>
                                <a:lnTo>
                                  <a:pt x="28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7" y="7"/>
                            <a:ext cx="9360" cy="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A195C7D" w14:textId="77777777" w:rsidR="00B9738E" w:rsidRDefault="00592588">
                              <w:pPr>
                                <w:spacing w:before="139"/>
                                <w:ind w:left="141"/>
                                <w:rPr>
                                  <w:rFonts w:ascii="Roboto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6.2</w:t>
                              </w:r>
                              <w:r>
                                <w:rPr>
                                  <w:rFonts w:ascii="Roboto"/>
                                  <w:b/>
                                  <w:spacing w:val="-4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S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</w:rPr>
                                <w:t>print</w:t>
                              </w:r>
                              <w:r>
                                <w:rPr>
                                  <w:rFonts w:ascii="Roboto"/>
                                  <w:b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</w:rPr>
                                <w:t>Delivery</w:t>
                              </w:r>
                              <w:r>
                                <w:rPr>
                                  <w:rFonts w:ascii="Roboto"/>
                                  <w:b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</w:rPr>
                                <w:t>Schedule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2B8E0C" id="Group 40" o:spid="_x0000_s1085" style="width:468.75pt;height:34.55pt;mso-position-horizontal-relative:char;mso-position-vertical-relative:line" coordsize="9375,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">
                <v:rect id="Rectangle 43" o:spid="_x0000_s1086" style="position:absolute;width:9375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" fillcolor="#cfd0d9" stroked="f"/>
                <v:shape id="Freeform 42" o:spid="_x0000_s1087" style="position:absolute;left:882;top:435;width:2825;height:15;visibility:visible;mso-wrap-style:square;v-text-anchor:top" coordsize="282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" path="m2825,l1558,,,,,15r1558,l2825,15r,-15xe" fillcolor="black" stroked="f">
                  <v:path arrowok="t" o:connecttype="custom" o:connectlocs="2825,435;1558,435;0,435;0,450;1558,450;2825,450;2825,435" o:connectangles="0,0,0,0,0,0,0"/>
                </v:shape>
                <v:shape id="Text Box 41" o:spid="_x0000_s1088" type="#_x0000_t202" style="position:absolute;left:7;top:7;width:9360;height: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" filled="f">
                  <v:stroke dashstyle="3 1"/>
                  <v:textbox inset="0,0,0,0">
                    <w:txbxContent>
                      <w:p w14:paraId="6A195C7D" w14:textId="77777777" w:rsidR="00B9738E" w:rsidRDefault="00592588">
                        <w:pPr>
                          <w:spacing w:before="139"/>
                          <w:ind w:left="141"/>
                          <w:rPr>
                            <w:rFonts w:ascii="Roboto"/>
                            <w:b/>
                            <w:sz w:val="28"/>
                          </w:rPr>
                        </w:pP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6.2</w:t>
                        </w:r>
                        <w:r>
                          <w:rPr>
                            <w:rFonts w:ascii="Roboto"/>
                            <w:b/>
                            <w:spacing w:val="-4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S</w:t>
                        </w:r>
                        <w:r>
                          <w:rPr>
                            <w:rFonts w:ascii="Roboto"/>
                            <w:b/>
                            <w:sz w:val="28"/>
                          </w:rPr>
                          <w:t>print</w:t>
                        </w:r>
                        <w:r>
                          <w:rPr>
                            <w:rFonts w:ascii="Roboto"/>
                            <w:b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</w:rPr>
                          <w:t>Delivery</w:t>
                        </w:r>
                        <w:r>
                          <w:rPr>
                            <w:rFonts w:ascii="Roboto"/>
                            <w:b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</w:rPr>
                          <w:t>Schedule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D5FDC74" w14:textId="77777777" w:rsidR="00B9738E" w:rsidRDefault="00B9738E">
      <w:pPr>
        <w:pStyle w:val="BodyText"/>
        <w:rPr>
          <w:b/>
          <w:sz w:val="20"/>
        </w:rPr>
      </w:pPr>
    </w:p>
    <w:p w14:paraId="7199219C" w14:textId="77777777" w:rsidR="00B9738E" w:rsidRDefault="00B9738E">
      <w:pPr>
        <w:pStyle w:val="BodyText"/>
        <w:rPr>
          <w:b/>
          <w:sz w:val="20"/>
        </w:rPr>
      </w:pPr>
    </w:p>
    <w:p w14:paraId="1AAB44DA" w14:textId="77777777" w:rsidR="00B9738E" w:rsidRDefault="00B9738E">
      <w:pPr>
        <w:pStyle w:val="BodyText"/>
        <w:rPr>
          <w:b/>
          <w:sz w:val="20"/>
        </w:rPr>
      </w:pPr>
    </w:p>
    <w:p w14:paraId="377D1751" w14:textId="77777777" w:rsidR="00B9738E" w:rsidRDefault="00B9738E">
      <w:pPr>
        <w:pStyle w:val="BodyText"/>
        <w:spacing w:before="2"/>
        <w:rPr>
          <w:b/>
          <w:sz w:val="28"/>
        </w:rPr>
      </w:pPr>
    </w:p>
    <w:p w14:paraId="54F45A23" w14:textId="77777777" w:rsidR="00B9738E" w:rsidRDefault="00592588">
      <w:pPr>
        <w:spacing w:before="90"/>
        <w:ind w:left="1400"/>
        <w:rPr>
          <w:b/>
        </w:rPr>
      </w:pPr>
      <w:r>
        <w:rPr>
          <w:b/>
          <w:spacing w:val="-3"/>
        </w:rPr>
        <w:t>Project</w:t>
      </w:r>
      <w:r>
        <w:rPr>
          <w:b/>
          <w:spacing w:val="-21"/>
        </w:rPr>
        <w:t xml:space="preserve"> </w:t>
      </w:r>
      <w:proofErr w:type="spellStart"/>
      <w:proofErr w:type="gramStart"/>
      <w:r>
        <w:rPr>
          <w:b/>
          <w:spacing w:val="-3"/>
        </w:rPr>
        <w:t>Tracker,Velocity</w:t>
      </w:r>
      <w:proofErr w:type="spellEnd"/>
      <w:proofErr w:type="gramEnd"/>
      <w:r>
        <w:rPr>
          <w:b/>
          <w:spacing w:val="-18"/>
        </w:rPr>
        <w:t xml:space="preserve"> </w:t>
      </w:r>
      <w:r>
        <w:rPr>
          <w:b/>
          <w:spacing w:val="-2"/>
        </w:rPr>
        <w:t>&amp;</w:t>
      </w:r>
      <w:r>
        <w:rPr>
          <w:b/>
          <w:spacing w:val="-11"/>
        </w:rPr>
        <w:t xml:space="preserve"> </w:t>
      </w:r>
      <w:proofErr w:type="spellStart"/>
      <w:r>
        <w:rPr>
          <w:b/>
          <w:spacing w:val="-2"/>
        </w:rPr>
        <w:t>BurndownChart</w:t>
      </w:r>
      <w:proofErr w:type="spellEnd"/>
      <w:r>
        <w:rPr>
          <w:b/>
          <w:spacing w:val="-2"/>
        </w:rPr>
        <w:t>:</w:t>
      </w:r>
    </w:p>
    <w:p w14:paraId="3D32D724" w14:textId="77777777" w:rsidR="00B9738E" w:rsidRDefault="00B9738E">
      <w:pPr>
        <w:pStyle w:val="BodyText"/>
        <w:rPr>
          <w:b/>
          <w:sz w:val="20"/>
        </w:rPr>
      </w:pPr>
    </w:p>
    <w:p w14:paraId="62746587" w14:textId="77777777" w:rsidR="00B9738E" w:rsidRDefault="00B9738E">
      <w:pPr>
        <w:pStyle w:val="BodyText"/>
        <w:rPr>
          <w:b/>
          <w:sz w:val="20"/>
        </w:rPr>
      </w:pPr>
    </w:p>
    <w:p w14:paraId="2667EA00" w14:textId="77777777" w:rsidR="00B9738E" w:rsidRDefault="00B9738E">
      <w:pPr>
        <w:pStyle w:val="BodyText"/>
        <w:spacing w:before="9"/>
        <w:rPr>
          <w:b/>
          <w:sz w:val="19"/>
        </w:rPr>
      </w:pPr>
    </w:p>
    <w:tbl>
      <w:tblPr>
        <w:tblW w:w="0" w:type="auto"/>
        <w:tblInd w:w="98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5"/>
        <w:gridCol w:w="1335"/>
        <w:gridCol w:w="1260"/>
        <w:gridCol w:w="855"/>
        <w:gridCol w:w="1185"/>
        <w:gridCol w:w="1620"/>
        <w:gridCol w:w="2175"/>
      </w:tblGrid>
      <w:tr w:rsidR="00B9738E" w14:paraId="7525D504" w14:textId="77777777">
        <w:trPr>
          <w:trHeight w:val="1934"/>
        </w:trPr>
        <w:tc>
          <w:tcPr>
            <w:tcW w:w="1155" w:type="dxa"/>
          </w:tcPr>
          <w:p w14:paraId="7B88C26F" w14:textId="77777777" w:rsidR="00B9738E" w:rsidRDefault="00592588">
            <w:pPr>
              <w:pStyle w:val="TableParagraph"/>
              <w:ind w:left="154"/>
              <w:rPr>
                <w:b/>
                <w:sz w:val="20"/>
              </w:rPr>
            </w:pPr>
            <w:r>
              <w:rPr>
                <w:b/>
                <w:sz w:val="20"/>
              </w:rPr>
              <w:t>Sprint</w:t>
            </w:r>
          </w:p>
        </w:tc>
        <w:tc>
          <w:tcPr>
            <w:tcW w:w="1335" w:type="dxa"/>
          </w:tcPr>
          <w:p w14:paraId="4898249E" w14:textId="77777777" w:rsidR="00B9738E" w:rsidRDefault="00592588">
            <w:pPr>
              <w:pStyle w:val="TableParagraph"/>
              <w:spacing w:line="297" w:lineRule="auto"/>
              <w:ind w:left="142" w:right="626"/>
              <w:jc w:val="both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Story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Points</w:t>
            </w:r>
          </w:p>
        </w:tc>
        <w:tc>
          <w:tcPr>
            <w:tcW w:w="1260" w:type="dxa"/>
          </w:tcPr>
          <w:p w14:paraId="0FC1AAD3" w14:textId="77777777" w:rsidR="00B9738E" w:rsidRDefault="00592588">
            <w:pPr>
              <w:pStyle w:val="TableParagraph"/>
              <w:ind w:left="142"/>
              <w:rPr>
                <w:b/>
                <w:sz w:val="20"/>
              </w:rPr>
            </w:pPr>
            <w:r>
              <w:rPr>
                <w:b/>
                <w:sz w:val="20"/>
              </w:rPr>
              <w:t>Duration</w:t>
            </w:r>
          </w:p>
        </w:tc>
        <w:tc>
          <w:tcPr>
            <w:tcW w:w="855" w:type="dxa"/>
          </w:tcPr>
          <w:p w14:paraId="13C329EF" w14:textId="77777777" w:rsidR="00B9738E" w:rsidRDefault="00592588">
            <w:pPr>
              <w:pStyle w:val="TableParagraph"/>
              <w:spacing w:line="297" w:lineRule="auto"/>
              <w:ind w:left="151" w:right="115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Sprint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Start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Date</w:t>
            </w:r>
          </w:p>
        </w:tc>
        <w:tc>
          <w:tcPr>
            <w:tcW w:w="1185" w:type="dxa"/>
          </w:tcPr>
          <w:p w14:paraId="412C8207" w14:textId="77777777" w:rsidR="00B9738E" w:rsidRDefault="00592588">
            <w:pPr>
              <w:pStyle w:val="TableParagraph"/>
              <w:spacing w:line="297" w:lineRule="auto"/>
              <w:ind w:left="137" w:right="8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 xml:space="preserve">Sprint </w:t>
            </w:r>
            <w:r>
              <w:rPr>
                <w:b/>
                <w:spacing w:val="-3"/>
                <w:sz w:val="20"/>
              </w:rPr>
              <w:t>End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Date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(Planned)</w:t>
            </w:r>
          </w:p>
        </w:tc>
        <w:tc>
          <w:tcPr>
            <w:tcW w:w="1620" w:type="dxa"/>
          </w:tcPr>
          <w:p w14:paraId="638515F7" w14:textId="77777777" w:rsidR="00B9738E" w:rsidRDefault="00592588">
            <w:pPr>
              <w:pStyle w:val="TableParagraph"/>
              <w:spacing w:line="249" w:lineRule="auto"/>
              <w:ind w:left="145" w:right="197"/>
              <w:rPr>
                <w:b/>
                <w:sz w:val="20"/>
              </w:rPr>
            </w:pPr>
            <w:r>
              <w:rPr>
                <w:b/>
                <w:sz w:val="20"/>
              </w:rPr>
              <w:t>Story Points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Completed (as</w:t>
            </w:r>
            <w:r>
              <w:rPr>
                <w:b/>
                <w:spacing w:val="-48"/>
                <w:sz w:val="20"/>
              </w:rPr>
              <w:t xml:space="preserve"> </w:t>
            </w:r>
            <w:r>
              <w:rPr>
                <w:b/>
                <w:sz w:val="20"/>
              </w:rPr>
              <w:t>on</w:t>
            </w:r>
            <w:r>
              <w:rPr>
                <w:b/>
                <w:spacing w:val="1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PlannedEnd</w:t>
            </w:r>
            <w:proofErr w:type="spellEnd"/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Date)</w:t>
            </w:r>
          </w:p>
        </w:tc>
        <w:tc>
          <w:tcPr>
            <w:tcW w:w="2175" w:type="dxa"/>
          </w:tcPr>
          <w:p w14:paraId="03A89341" w14:textId="77777777" w:rsidR="00B9738E" w:rsidRDefault="00592588">
            <w:pPr>
              <w:pStyle w:val="TableParagraph"/>
              <w:spacing w:line="297" w:lineRule="auto"/>
              <w:ind w:left="130" w:right="770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Sprint Release</w:t>
            </w:r>
            <w:r>
              <w:rPr>
                <w:b/>
                <w:spacing w:val="-48"/>
                <w:sz w:val="20"/>
              </w:rPr>
              <w:t xml:space="preserve"> </w:t>
            </w:r>
            <w:proofErr w:type="gramStart"/>
            <w:r>
              <w:rPr>
                <w:b/>
                <w:sz w:val="20"/>
              </w:rPr>
              <w:t>Date(</w:t>
            </w:r>
            <w:proofErr w:type="gramEnd"/>
            <w:r>
              <w:rPr>
                <w:b/>
                <w:sz w:val="20"/>
              </w:rPr>
              <w:t>Actual)</w:t>
            </w:r>
          </w:p>
        </w:tc>
      </w:tr>
      <w:tr w:rsidR="00B9738E" w14:paraId="5FFF6D56" w14:textId="77777777">
        <w:trPr>
          <w:trHeight w:val="869"/>
        </w:trPr>
        <w:tc>
          <w:tcPr>
            <w:tcW w:w="1155" w:type="dxa"/>
          </w:tcPr>
          <w:p w14:paraId="4769E154" w14:textId="77777777" w:rsidR="00B9738E" w:rsidRDefault="00592588">
            <w:pPr>
              <w:pStyle w:val="TableParagraph"/>
              <w:ind w:left="154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335" w:type="dxa"/>
          </w:tcPr>
          <w:p w14:paraId="43F63C7E" w14:textId="77777777" w:rsidR="00B9738E" w:rsidRDefault="00592588">
            <w:pPr>
              <w:pStyle w:val="TableParagraph"/>
              <w:ind w:left="142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260" w:type="dxa"/>
          </w:tcPr>
          <w:p w14:paraId="587B739B" w14:textId="77777777" w:rsidR="00B9738E" w:rsidRDefault="00592588">
            <w:pPr>
              <w:pStyle w:val="TableParagraph"/>
              <w:ind w:left="142"/>
              <w:rPr>
                <w:sz w:val="20"/>
              </w:rPr>
            </w:pPr>
            <w:r>
              <w:rPr>
                <w:spacing w:val="-1"/>
                <w:sz w:val="20"/>
              </w:rPr>
              <w:t>6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Days</w:t>
            </w:r>
          </w:p>
        </w:tc>
        <w:tc>
          <w:tcPr>
            <w:tcW w:w="855" w:type="dxa"/>
          </w:tcPr>
          <w:p w14:paraId="130EE63D" w14:textId="77777777" w:rsidR="00B9738E" w:rsidRDefault="00592588">
            <w:pPr>
              <w:pStyle w:val="TableParagraph"/>
              <w:ind w:left="151"/>
              <w:rPr>
                <w:sz w:val="20"/>
              </w:rPr>
            </w:pPr>
            <w:r>
              <w:rPr>
                <w:spacing w:val="-1"/>
                <w:sz w:val="20"/>
              </w:rPr>
              <w:t>24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Oct</w:t>
            </w:r>
          </w:p>
          <w:p w14:paraId="3DA37F56" w14:textId="77777777" w:rsidR="00B9738E" w:rsidRDefault="00592588">
            <w:pPr>
              <w:pStyle w:val="TableParagraph"/>
              <w:spacing w:before="10" w:line="240" w:lineRule="auto"/>
              <w:ind w:left="151"/>
              <w:rPr>
                <w:sz w:val="20"/>
              </w:rPr>
            </w:pPr>
            <w:r>
              <w:rPr>
                <w:sz w:val="20"/>
              </w:rPr>
              <w:t>2022</w:t>
            </w:r>
          </w:p>
        </w:tc>
        <w:tc>
          <w:tcPr>
            <w:tcW w:w="1185" w:type="dxa"/>
          </w:tcPr>
          <w:p w14:paraId="4458E387" w14:textId="77777777" w:rsidR="00B9738E" w:rsidRDefault="00592588">
            <w:pPr>
              <w:pStyle w:val="TableParagraph"/>
              <w:ind w:left="91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29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Oct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2022</w:t>
            </w:r>
          </w:p>
        </w:tc>
        <w:tc>
          <w:tcPr>
            <w:tcW w:w="1620" w:type="dxa"/>
          </w:tcPr>
          <w:p w14:paraId="211D915B" w14:textId="77777777" w:rsidR="00B9738E" w:rsidRDefault="00592588">
            <w:pPr>
              <w:pStyle w:val="TableParagraph"/>
              <w:ind w:left="145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2175" w:type="dxa"/>
          </w:tcPr>
          <w:p w14:paraId="065E0556" w14:textId="77777777" w:rsidR="00B9738E" w:rsidRDefault="00592588">
            <w:pPr>
              <w:pStyle w:val="TableParagraph"/>
              <w:ind w:left="130"/>
              <w:rPr>
                <w:sz w:val="20"/>
              </w:rPr>
            </w:pPr>
            <w:r>
              <w:rPr>
                <w:spacing w:val="-1"/>
                <w:sz w:val="20"/>
              </w:rPr>
              <w:t>29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Oct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2022</w:t>
            </w:r>
          </w:p>
        </w:tc>
      </w:tr>
      <w:tr w:rsidR="00B9738E" w14:paraId="6BB6212C" w14:textId="77777777">
        <w:trPr>
          <w:trHeight w:val="989"/>
        </w:trPr>
        <w:tc>
          <w:tcPr>
            <w:tcW w:w="1155" w:type="dxa"/>
          </w:tcPr>
          <w:p w14:paraId="651265D0" w14:textId="77777777" w:rsidR="00B9738E" w:rsidRDefault="00592588">
            <w:pPr>
              <w:pStyle w:val="TableParagraph"/>
              <w:ind w:left="154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1335" w:type="dxa"/>
          </w:tcPr>
          <w:p w14:paraId="0DD8DA25" w14:textId="77777777" w:rsidR="00B9738E" w:rsidRDefault="00592588">
            <w:pPr>
              <w:pStyle w:val="TableParagraph"/>
              <w:ind w:left="142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260" w:type="dxa"/>
          </w:tcPr>
          <w:p w14:paraId="53358167" w14:textId="77777777" w:rsidR="00B9738E" w:rsidRDefault="00592588">
            <w:pPr>
              <w:pStyle w:val="TableParagraph"/>
              <w:ind w:left="142"/>
              <w:rPr>
                <w:sz w:val="20"/>
              </w:rPr>
            </w:pPr>
            <w:r>
              <w:rPr>
                <w:spacing w:val="-1"/>
                <w:sz w:val="20"/>
              </w:rPr>
              <w:t>6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Days</w:t>
            </w:r>
          </w:p>
        </w:tc>
        <w:tc>
          <w:tcPr>
            <w:tcW w:w="855" w:type="dxa"/>
          </w:tcPr>
          <w:p w14:paraId="46B21C97" w14:textId="77777777" w:rsidR="00B9738E" w:rsidRDefault="00592588">
            <w:pPr>
              <w:pStyle w:val="TableParagraph"/>
              <w:ind w:left="151"/>
              <w:rPr>
                <w:sz w:val="20"/>
              </w:rPr>
            </w:pPr>
            <w:r>
              <w:rPr>
                <w:spacing w:val="-1"/>
                <w:sz w:val="20"/>
              </w:rPr>
              <w:t>31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Oct</w:t>
            </w:r>
          </w:p>
          <w:p w14:paraId="39FFB455" w14:textId="77777777" w:rsidR="00B9738E" w:rsidRDefault="00592588">
            <w:pPr>
              <w:pStyle w:val="TableParagraph"/>
              <w:spacing w:before="55" w:line="240" w:lineRule="auto"/>
              <w:ind w:left="151"/>
              <w:rPr>
                <w:sz w:val="20"/>
              </w:rPr>
            </w:pPr>
            <w:r>
              <w:rPr>
                <w:sz w:val="20"/>
              </w:rPr>
              <w:t>2022</w:t>
            </w:r>
          </w:p>
        </w:tc>
        <w:tc>
          <w:tcPr>
            <w:tcW w:w="1185" w:type="dxa"/>
          </w:tcPr>
          <w:p w14:paraId="21B5F4CD" w14:textId="77777777" w:rsidR="00B9738E" w:rsidRDefault="00592588">
            <w:pPr>
              <w:pStyle w:val="TableParagraph"/>
              <w:ind w:left="137" w:right="-15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04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Nov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2022</w:t>
            </w:r>
          </w:p>
        </w:tc>
        <w:tc>
          <w:tcPr>
            <w:tcW w:w="1620" w:type="dxa"/>
          </w:tcPr>
          <w:p w14:paraId="5C7D20BB" w14:textId="77777777" w:rsidR="00B9738E" w:rsidRDefault="00592588">
            <w:pPr>
              <w:pStyle w:val="TableParagraph"/>
              <w:ind w:left="145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2175" w:type="dxa"/>
          </w:tcPr>
          <w:p w14:paraId="475D91FB" w14:textId="77777777" w:rsidR="00B9738E" w:rsidRDefault="00592588">
            <w:pPr>
              <w:pStyle w:val="TableParagraph"/>
              <w:ind w:left="130"/>
              <w:rPr>
                <w:sz w:val="20"/>
              </w:rPr>
            </w:pPr>
            <w:r>
              <w:rPr>
                <w:spacing w:val="-2"/>
                <w:sz w:val="20"/>
              </w:rPr>
              <w:t>04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Nov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2022</w:t>
            </w:r>
          </w:p>
        </w:tc>
      </w:tr>
      <w:tr w:rsidR="00B9738E" w14:paraId="79002932" w14:textId="77777777">
        <w:trPr>
          <w:trHeight w:val="869"/>
        </w:trPr>
        <w:tc>
          <w:tcPr>
            <w:tcW w:w="1155" w:type="dxa"/>
          </w:tcPr>
          <w:p w14:paraId="452390C4" w14:textId="77777777" w:rsidR="00B9738E" w:rsidRDefault="00592588">
            <w:pPr>
              <w:pStyle w:val="TableParagraph"/>
              <w:ind w:left="154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  <w:tc>
          <w:tcPr>
            <w:tcW w:w="1335" w:type="dxa"/>
          </w:tcPr>
          <w:p w14:paraId="00758BBE" w14:textId="77777777" w:rsidR="00B9738E" w:rsidRDefault="00592588">
            <w:pPr>
              <w:pStyle w:val="TableParagraph"/>
              <w:ind w:left="142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260" w:type="dxa"/>
          </w:tcPr>
          <w:p w14:paraId="387EB803" w14:textId="77777777" w:rsidR="00B9738E" w:rsidRDefault="00592588">
            <w:pPr>
              <w:pStyle w:val="TableParagraph"/>
              <w:ind w:left="142"/>
              <w:rPr>
                <w:sz w:val="20"/>
              </w:rPr>
            </w:pPr>
            <w:r>
              <w:rPr>
                <w:spacing w:val="-1"/>
                <w:sz w:val="20"/>
              </w:rPr>
              <w:t>6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Days</w:t>
            </w:r>
          </w:p>
        </w:tc>
        <w:tc>
          <w:tcPr>
            <w:tcW w:w="855" w:type="dxa"/>
          </w:tcPr>
          <w:p w14:paraId="70662993" w14:textId="77777777" w:rsidR="00B9738E" w:rsidRDefault="00592588">
            <w:pPr>
              <w:pStyle w:val="TableParagraph"/>
              <w:ind w:left="151"/>
              <w:rPr>
                <w:sz w:val="20"/>
              </w:rPr>
            </w:pPr>
            <w:r>
              <w:rPr>
                <w:spacing w:val="-2"/>
                <w:sz w:val="20"/>
              </w:rPr>
              <w:t>07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Nov</w:t>
            </w:r>
          </w:p>
          <w:p w14:paraId="1A55D395" w14:textId="77777777" w:rsidR="00B9738E" w:rsidRDefault="00592588">
            <w:pPr>
              <w:pStyle w:val="TableParagraph"/>
              <w:spacing w:before="10" w:line="240" w:lineRule="auto"/>
              <w:ind w:left="151"/>
              <w:rPr>
                <w:sz w:val="20"/>
              </w:rPr>
            </w:pPr>
            <w:r>
              <w:rPr>
                <w:sz w:val="20"/>
              </w:rPr>
              <w:t>2022</w:t>
            </w:r>
          </w:p>
        </w:tc>
        <w:tc>
          <w:tcPr>
            <w:tcW w:w="1185" w:type="dxa"/>
          </w:tcPr>
          <w:p w14:paraId="69A2B33F" w14:textId="77777777" w:rsidR="00B9738E" w:rsidRDefault="00592588">
            <w:pPr>
              <w:pStyle w:val="TableParagraph"/>
              <w:ind w:left="127"/>
              <w:jc w:val="center"/>
              <w:rPr>
                <w:sz w:val="20"/>
              </w:rPr>
            </w:pPr>
            <w:r>
              <w:rPr>
                <w:spacing w:val="-3"/>
                <w:sz w:val="20"/>
              </w:rPr>
              <w:t>11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Nov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2022</w:t>
            </w:r>
          </w:p>
        </w:tc>
        <w:tc>
          <w:tcPr>
            <w:tcW w:w="1620" w:type="dxa"/>
          </w:tcPr>
          <w:p w14:paraId="21C379F7" w14:textId="77777777" w:rsidR="00B9738E" w:rsidRDefault="00592588">
            <w:pPr>
              <w:pStyle w:val="TableParagraph"/>
              <w:ind w:left="145"/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2175" w:type="dxa"/>
          </w:tcPr>
          <w:p w14:paraId="632AB8CB" w14:textId="77777777" w:rsidR="00B9738E" w:rsidRDefault="00592588">
            <w:pPr>
              <w:pStyle w:val="TableParagraph"/>
              <w:ind w:left="130"/>
              <w:rPr>
                <w:sz w:val="20"/>
              </w:rPr>
            </w:pPr>
            <w:r>
              <w:rPr>
                <w:spacing w:val="-3"/>
                <w:sz w:val="20"/>
              </w:rPr>
              <w:t>11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pacing w:val="-3"/>
                <w:sz w:val="20"/>
              </w:rPr>
              <w:t>Nov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2022</w:t>
            </w:r>
          </w:p>
        </w:tc>
      </w:tr>
      <w:tr w:rsidR="00B9738E" w14:paraId="386CF1F0" w14:textId="77777777">
        <w:trPr>
          <w:trHeight w:val="869"/>
        </w:trPr>
        <w:tc>
          <w:tcPr>
            <w:tcW w:w="1155" w:type="dxa"/>
          </w:tcPr>
          <w:p w14:paraId="1639611F" w14:textId="77777777" w:rsidR="00B9738E" w:rsidRDefault="00592588">
            <w:pPr>
              <w:pStyle w:val="TableParagraph"/>
              <w:ind w:left="154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1335" w:type="dxa"/>
          </w:tcPr>
          <w:p w14:paraId="324FA2C7" w14:textId="77777777" w:rsidR="00B9738E" w:rsidRDefault="00592588">
            <w:pPr>
              <w:pStyle w:val="TableParagraph"/>
              <w:ind w:left="142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260" w:type="dxa"/>
          </w:tcPr>
          <w:p w14:paraId="34246ED5" w14:textId="77777777" w:rsidR="00B9738E" w:rsidRDefault="00592588">
            <w:pPr>
              <w:pStyle w:val="TableParagraph"/>
              <w:ind w:left="142"/>
              <w:rPr>
                <w:sz w:val="20"/>
              </w:rPr>
            </w:pPr>
            <w:r>
              <w:rPr>
                <w:spacing w:val="-1"/>
                <w:sz w:val="20"/>
              </w:rPr>
              <w:t>6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Days</w:t>
            </w:r>
          </w:p>
        </w:tc>
        <w:tc>
          <w:tcPr>
            <w:tcW w:w="855" w:type="dxa"/>
          </w:tcPr>
          <w:p w14:paraId="74BCA03E" w14:textId="77777777" w:rsidR="00B9738E" w:rsidRDefault="00592588">
            <w:pPr>
              <w:pStyle w:val="TableParagraph"/>
              <w:ind w:left="151"/>
              <w:rPr>
                <w:sz w:val="20"/>
              </w:rPr>
            </w:pPr>
            <w:r>
              <w:rPr>
                <w:spacing w:val="-2"/>
                <w:sz w:val="20"/>
              </w:rPr>
              <w:t>14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Nov</w:t>
            </w:r>
          </w:p>
          <w:p w14:paraId="035C5394" w14:textId="77777777" w:rsidR="00B9738E" w:rsidRDefault="00592588">
            <w:pPr>
              <w:pStyle w:val="TableParagraph"/>
              <w:spacing w:before="10" w:line="240" w:lineRule="auto"/>
              <w:ind w:left="151"/>
              <w:rPr>
                <w:sz w:val="20"/>
              </w:rPr>
            </w:pPr>
            <w:r>
              <w:rPr>
                <w:sz w:val="20"/>
              </w:rPr>
              <w:t>2022</w:t>
            </w:r>
          </w:p>
        </w:tc>
        <w:tc>
          <w:tcPr>
            <w:tcW w:w="1185" w:type="dxa"/>
          </w:tcPr>
          <w:p w14:paraId="07FEFB5C" w14:textId="77777777" w:rsidR="00B9738E" w:rsidRDefault="00592588">
            <w:pPr>
              <w:pStyle w:val="TableParagraph"/>
              <w:ind w:left="137" w:right="-15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18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Nov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2022</w:t>
            </w:r>
          </w:p>
        </w:tc>
        <w:tc>
          <w:tcPr>
            <w:tcW w:w="1620" w:type="dxa"/>
          </w:tcPr>
          <w:p w14:paraId="5BFD9A70" w14:textId="77777777" w:rsidR="00B9738E" w:rsidRDefault="00592588">
            <w:pPr>
              <w:pStyle w:val="TableParagraph"/>
              <w:ind w:left="145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2175" w:type="dxa"/>
          </w:tcPr>
          <w:p w14:paraId="2B1AA65C" w14:textId="77777777" w:rsidR="00B9738E" w:rsidRDefault="00592588">
            <w:pPr>
              <w:pStyle w:val="TableParagraph"/>
              <w:spacing w:line="243" w:lineRule="exact"/>
              <w:ind w:left="130"/>
            </w:pPr>
            <w:r>
              <w:rPr>
                <w:spacing w:val="-2"/>
              </w:rPr>
              <w:t>18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Nov</w:t>
            </w:r>
            <w:r>
              <w:rPr>
                <w:spacing w:val="-3"/>
              </w:rPr>
              <w:t xml:space="preserve"> </w:t>
            </w:r>
            <w:r>
              <w:rPr>
                <w:spacing w:val="-1"/>
              </w:rPr>
              <w:t>2022</w:t>
            </w:r>
          </w:p>
        </w:tc>
      </w:tr>
    </w:tbl>
    <w:p w14:paraId="468A47D9" w14:textId="77777777" w:rsidR="00B9738E" w:rsidRDefault="00B9738E">
      <w:pPr>
        <w:pStyle w:val="BodyText"/>
        <w:rPr>
          <w:b/>
          <w:sz w:val="20"/>
        </w:rPr>
      </w:pPr>
    </w:p>
    <w:p w14:paraId="41F32A7F" w14:textId="77777777" w:rsidR="00B9738E" w:rsidRDefault="00B9738E">
      <w:pPr>
        <w:pStyle w:val="BodyText"/>
        <w:rPr>
          <w:b/>
          <w:sz w:val="20"/>
        </w:rPr>
      </w:pPr>
    </w:p>
    <w:p w14:paraId="28B21BBC" w14:textId="77777777" w:rsidR="00B9738E" w:rsidRDefault="00B9738E">
      <w:pPr>
        <w:pStyle w:val="BodyText"/>
        <w:rPr>
          <w:b/>
          <w:sz w:val="20"/>
        </w:rPr>
      </w:pPr>
    </w:p>
    <w:p w14:paraId="53DECDB8" w14:textId="77777777" w:rsidR="00B9738E" w:rsidRDefault="00B9738E">
      <w:pPr>
        <w:pStyle w:val="BodyText"/>
        <w:rPr>
          <w:b/>
          <w:sz w:val="16"/>
        </w:rPr>
      </w:pPr>
    </w:p>
    <w:p w14:paraId="2586DE31" w14:textId="77777777" w:rsidR="00B9738E" w:rsidRDefault="00592588">
      <w:pPr>
        <w:spacing w:before="90"/>
        <w:ind w:left="959"/>
        <w:rPr>
          <w:b/>
        </w:rPr>
      </w:pPr>
      <w:r>
        <w:rPr>
          <w:b/>
          <w:color w:val="17294D"/>
        </w:rPr>
        <w:t>Velocity:</w:t>
      </w:r>
    </w:p>
    <w:p w14:paraId="4206C92E" w14:textId="77777777" w:rsidR="00B9738E" w:rsidRDefault="00B9738E">
      <w:pPr>
        <w:pStyle w:val="BodyText"/>
        <w:rPr>
          <w:b/>
        </w:rPr>
      </w:pPr>
    </w:p>
    <w:p w14:paraId="1960B936" w14:textId="77777777" w:rsidR="00B9738E" w:rsidRDefault="00B9738E">
      <w:pPr>
        <w:pStyle w:val="BodyText"/>
        <w:rPr>
          <w:b/>
        </w:rPr>
      </w:pPr>
    </w:p>
    <w:p w14:paraId="2EAE1BBE" w14:textId="77777777" w:rsidR="00B9738E" w:rsidRDefault="00B9738E">
      <w:pPr>
        <w:pStyle w:val="BodyText"/>
        <w:rPr>
          <w:b/>
        </w:rPr>
      </w:pPr>
    </w:p>
    <w:p w14:paraId="686B1AAB" w14:textId="77777777" w:rsidR="00B9738E" w:rsidRDefault="00B9738E">
      <w:pPr>
        <w:pStyle w:val="BodyText"/>
        <w:rPr>
          <w:b/>
        </w:rPr>
      </w:pPr>
    </w:p>
    <w:p w14:paraId="6FEAF95F" w14:textId="77777777" w:rsidR="00B9738E" w:rsidRDefault="00B9738E">
      <w:pPr>
        <w:pStyle w:val="BodyText"/>
        <w:spacing w:before="7"/>
        <w:rPr>
          <w:b/>
          <w:sz w:val="21"/>
        </w:rPr>
      </w:pPr>
    </w:p>
    <w:p w14:paraId="246D96E4" w14:textId="77777777" w:rsidR="00B9738E" w:rsidRDefault="00592588">
      <w:pPr>
        <w:tabs>
          <w:tab w:val="left" w:pos="1523"/>
        </w:tabs>
        <w:ind w:left="959"/>
        <w:rPr>
          <w:b/>
        </w:rPr>
      </w:pPr>
      <w:r>
        <w:rPr>
          <w:b/>
          <w:color w:val="17294D"/>
        </w:rPr>
        <w:t>AV</w:t>
      </w:r>
      <w:r>
        <w:rPr>
          <w:b/>
          <w:color w:val="17294D"/>
        </w:rPr>
        <w:tab/>
        <w:t>=</w:t>
      </w:r>
      <w:r>
        <w:rPr>
          <w:b/>
          <w:color w:val="17294D"/>
          <w:spacing w:val="-3"/>
        </w:rPr>
        <w:t xml:space="preserve"> </w:t>
      </w:r>
      <w:r>
        <w:rPr>
          <w:b/>
          <w:color w:val="17294D"/>
        </w:rPr>
        <w:t>6/10</w:t>
      </w:r>
      <w:r>
        <w:rPr>
          <w:b/>
          <w:color w:val="17294D"/>
          <w:spacing w:val="-3"/>
        </w:rPr>
        <w:t xml:space="preserve"> </w:t>
      </w:r>
      <w:r>
        <w:rPr>
          <w:b/>
          <w:color w:val="17294D"/>
        </w:rPr>
        <w:t>=</w:t>
      </w:r>
      <w:r>
        <w:rPr>
          <w:b/>
          <w:color w:val="17294D"/>
          <w:spacing w:val="-2"/>
        </w:rPr>
        <w:t xml:space="preserve"> </w:t>
      </w:r>
      <w:r>
        <w:rPr>
          <w:b/>
          <w:color w:val="17294D"/>
        </w:rPr>
        <w:t>0.6</w:t>
      </w:r>
    </w:p>
    <w:p w14:paraId="1B427987" w14:textId="77777777" w:rsidR="00B9738E" w:rsidRDefault="00B9738E">
      <w:pPr>
        <w:sectPr w:rsidR="00B9738E">
          <w:pgSz w:w="12240" w:h="15840"/>
          <w:pgMar w:top="980" w:right="440" w:bottom="280" w:left="480" w:header="720" w:footer="720" w:gutter="0"/>
          <w:cols w:space="720"/>
        </w:sectPr>
      </w:pPr>
    </w:p>
    <w:p w14:paraId="603CFB92" w14:textId="77777777" w:rsidR="00B9738E" w:rsidRDefault="00592588">
      <w:pPr>
        <w:spacing w:before="64"/>
        <w:ind w:left="959"/>
        <w:jc w:val="both"/>
        <w:rPr>
          <w:b/>
        </w:rPr>
      </w:pPr>
      <w:r>
        <w:rPr>
          <w:b/>
          <w:spacing w:val="-1"/>
        </w:rPr>
        <w:lastRenderedPageBreak/>
        <w:t>Burndown</w:t>
      </w:r>
      <w:r>
        <w:rPr>
          <w:b/>
          <w:spacing w:val="-15"/>
        </w:rPr>
        <w:t xml:space="preserve"> </w:t>
      </w:r>
      <w:r>
        <w:rPr>
          <w:b/>
          <w:spacing w:val="-1"/>
        </w:rPr>
        <w:t>chart:</w:t>
      </w:r>
    </w:p>
    <w:p w14:paraId="1E8BED7A" w14:textId="77777777" w:rsidR="00B9738E" w:rsidRDefault="00B9738E">
      <w:pPr>
        <w:pStyle w:val="BodyText"/>
        <w:rPr>
          <w:b/>
        </w:rPr>
      </w:pPr>
    </w:p>
    <w:p w14:paraId="79222833" w14:textId="77777777" w:rsidR="00B9738E" w:rsidRDefault="00592588">
      <w:pPr>
        <w:spacing w:before="146" w:line="256" w:lineRule="auto"/>
        <w:ind w:left="959" w:right="1346" w:firstLine="54"/>
        <w:jc w:val="both"/>
      </w:pPr>
      <w:r>
        <w:t>A</w:t>
      </w:r>
      <w:r>
        <w:rPr>
          <w:spacing w:val="-4"/>
        </w:rPr>
        <w:t xml:space="preserve"> </w:t>
      </w:r>
      <w:r>
        <w:t>burn</w:t>
      </w:r>
      <w:r>
        <w:rPr>
          <w:spacing w:val="-4"/>
        </w:rPr>
        <w:t xml:space="preserve"> </w:t>
      </w:r>
      <w:r>
        <w:t>down</w:t>
      </w:r>
      <w:r>
        <w:rPr>
          <w:spacing w:val="-4"/>
        </w:rPr>
        <w:t xml:space="preserve"> </w:t>
      </w:r>
      <w:r>
        <w:t>chart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graphical</w:t>
      </w:r>
      <w:r>
        <w:rPr>
          <w:spacing w:val="-4"/>
        </w:rPr>
        <w:t xml:space="preserve"> </w:t>
      </w:r>
      <w:r>
        <w:t>representation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left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versus</w:t>
      </w:r>
      <w:r>
        <w:rPr>
          <w:spacing w:val="-4"/>
        </w:rPr>
        <w:t xml:space="preserve"> </w:t>
      </w:r>
      <w:r>
        <w:t>time.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often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agile</w:t>
      </w:r>
      <w:r>
        <w:rPr>
          <w:spacing w:val="1"/>
        </w:rPr>
        <w:t xml:space="preserve"> </w:t>
      </w:r>
      <w:r>
        <w:t xml:space="preserve">software development </w:t>
      </w:r>
      <w:proofErr w:type="spellStart"/>
      <w:r>
        <w:t>methodologiessuch</w:t>
      </w:r>
      <w:proofErr w:type="spellEnd"/>
      <w:r>
        <w:t xml:space="preserve"> as Scrum. However, burn down </w:t>
      </w:r>
      <w:proofErr w:type="spellStart"/>
      <w:r>
        <w:t>chartscan</w:t>
      </w:r>
      <w:proofErr w:type="spellEnd"/>
      <w:r>
        <w:t xml:space="preserve"> be applied to any</w:t>
      </w:r>
      <w:r>
        <w:rPr>
          <w:spacing w:val="-5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containing</w:t>
      </w:r>
      <w:r>
        <w:rPr>
          <w:spacing w:val="-1"/>
        </w:rPr>
        <w:t xml:space="preserve"> </w:t>
      </w:r>
      <w:r>
        <w:t>measurable</w:t>
      </w:r>
      <w:r>
        <w:rPr>
          <w:spacing w:val="-2"/>
        </w:rPr>
        <w:t xml:space="preserve"> </w:t>
      </w:r>
      <w:r>
        <w:t>progress</w:t>
      </w:r>
      <w:r>
        <w:rPr>
          <w:spacing w:val="-1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time.</w:t>
      </w:r>
    </w:p>
    <w:p w14:paraId="2E6D264A" w14:textId="77777777" w:rsidR="00B9738E" w:rsidRDefault="00B9738E">
      <w:pPr>
        <w:pStyle w:val="BodyText"/>
        <w:rPr>
          <w:sz w:val="20"/>
        </w:rPr>
      </w:pPr>
    </w:p>
    <w:p w14:paraId="2C629ECE" w14:textId="77777777" w:rsidR="00B9738E" w:rsidRDefault="00B9738E">
      <w:pPr>
        <w:pStyle w:val="BodyText"/>
        <w:rPr>
          <w:sz w:val="20"/>
        </w:rPr>
      </w:pPr>
    </w:p>
    <w:p w14:paraId="5E7307F8" w14:textId="77777777" w:rsidR="00B9738E" w:rsidRDefault="00B9738E">
      <w:pPr>
        <w:pStyle w:val="BodyText"/>
        <w:rPr>
          <w:sz w:val="20"/>
        </w:rPr>
      </w:pPr>
    </w:p>
    <w:p w14:paraId="7E05ABB4" w14:textId="77777777" w:rsidR="00B9738E" w:rsidRDefault="00B9738E">
      <w:pPr>
        <w:pStyle w:val="BodyText"/>
        <w:rPr>
          <w:sz w:val="20"/>
        </w:rPr>
      </w:pPr>
    </w:p>
    <w:p w14:paraId="3A9906D6" w14:textId="77777777" w:rsidR="00B9738E" w:rsidRDefault="00B9738E">
      <w:pPr>
        <w:pStyle w:val="BodyText"/>
        <w:rPr>
          <w:sz w:val="20"/>
        </w:rPr>
      </w:pPr>
    </w:p>
    <w:p w14:paraId="1BA80FB1" w14:textId="77777777" w:rsidR="00B9738E" w:rsidRDefault="00B9738E">
      <w:pPr>
        <w:pStyle w:val="BodyText"/>
        <w:rPr>
          <w:sz w:val="20"/>
        </w:rPr>
      </w:pPr>
    </w:p>
    <w:p w14:paraId="196ECBE0" w14:textId="77777777" w:rsidR="00B9738E" w:rsidRDefault="00B9738E">
      <w:pPr>
        <w:pStyle w:val="BodyText"/>
        <w:rPr>
          <w:sz w:val="20"/>
        </w:rPr>
      </w:pPr>
    </w:p>
    <w:p w14:paraId="4A900A4B" w14:textId="77777777" w:rsidR="00B9738E" w:rsidRDefault="00B9738E">
      <w:pPr>
        <w:pStyle w:val="BodyText"/>
        <w:rPr>
          <w:sz w:val="20"/>
        </w:rPr>
      </w:pPr>
    </w:p>
    <w:p w14:paraId="12E7C8C0" w14:textId="77777777" w:rsidR="00B9738E" w:rsidRDefault="00592588">
      <w:pPr>
        <w:pStyle w:val="BodyText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251658241" behindDoc="0" locked="0" layoutInCell="1" allowOverlap="1" wp14:anchorId="3CB491FA" wp14:editId="76510141">
            <wp:simplePos x="0" y="0"/>
            <wp:positionH relativeFrom="page">
              <wp:posOffset>1095494</wp:posOffset>
            </wp:positionH>
            <wp:positionV relativeFrom="paragraph">
              <wp:posOffset>223185</wp:posOffset>
            </wp:positionV>
            <wp:extent cx="5743942" cy="254279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942" cy="2542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0D17A2" w14:textId="77777777" w:rsidR="00B9738E" w:rsidRDefault="00B9738E">
      <w:pPr>
        <w:rPr>
          <w:sz w:val="27"/>
        </w:rPr>
        <w:sectPr w:rsidR="00B9738E">
          <w:pgSz w:w="12240" w:h="15840"/>
          <w:pgMar w:top="1440" w:right="440" w:bottom="280" w:left="480" w:header="720" w:footer="720" w:gutter="0"/>
          <w:cols w:space="720"/>
        </w:sectPr>
      </w:pPr>
    </w:p>
    <w:p w14:paraId="4E50904C" w14:textId="77777777" w:rsidR="00B9738E" w:rsidRDefault="00B9738E">
      <w:pPr>
        <w:pStyle w:val="BodyText"/>
        <w:rPr>
          <w:sz w:val="20"/>
        </w:rPr>
      </w:pPr>
    </w:p>
    <w:p w14:paraId="03BC8369" w14:textId="77777777" w:rsidR="00B9738E" w:rsidRDefault="00B9738E">
      <w:pPr>
        <w:pStyle w:val="BodyText"/>
        <w:rPr>
          <w:sz w:val="20"/>
        </w:rPr>
      </w:pPr>
    </w:p>
    <w:p w14:paraId="720A17C7" w14:textId="77777777" w:rsidR="00B9738E" w:rsidRDefault="00B9738E">
      <w:pPr>
        <w:pStyle w:val="BodyText"/>
        <w:rPr>
          <w:sz w:val="20"/>
        </w:rPr>
      </w:pPr>
    </w:p>
    <w:p w14:paraId="083F15D2" w14:textId="77777777" w:rsidR="00B9738E" w:rsidRDefault="00B9738E">
      <w:pPr>
        <w:pStyle w:val="BodyText"/>
        <w:rPr>
          <w:sz w:val="20"/>
        </w:rPr>
      </w:pPr>
    </w:p>
    <w:p w14:paraId="7734DBBF" w14:textId="77777777" w:rsidR="00B9738E" w:rsidRDefault="00B9738E">
      <w:pPr>
        <w:pStyle w:val="BodyText"/>
        <w:rPr>
          <w:sz w:val="20"/>
        </w:rPr>
      </w:pPr>
    </w:p>
    <w:p w14:paraId="41DF3303" w14:textId="77777777" w:rsidR="00B9738E" w:rsidRDefault="00B9738E">
      <w:pPr>
        <w:pStyle w:val="BodyText"/>
        <w:spacing w:before="2"/>
        <w:rPr>
          <w:sz w:val="10"/>
        </w:rPr>
      </w:pPr>
    </w:p>
    <w:p w14:paraId="2AB4C10C" w14:textId="6B3672DD" w:rsidR="00B9738E" w:rsidRDefault="00BD4F51">
      <w:pPr>
        <w:pStyle w:val="BodyText"/>
        <w:ind w:left="96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CAA07DC" wp14:editId="205EAD98">
                <wp:extent cx="5953125" cy="438785"/>
                <wp:effectExtent l="4445" t="4445" r="0" b="4445"/>
                <wp:docPr id="57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438785"/>
                          <a:chOff x="0" y="0"/>
                          <a:chExt cx="9375" cy="691"/>
                        </a:xfrm>
                      </wpg:grpSpPr>
                      <wps:wsp>
                        <wps:cNvPr id="5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75" cy="690"/>
                          </a:xfrm>
                          <a:prstGeom prst="rect">
                            <a:avLst/>
                          </a:prstGeom>
                          <a:solidFill>
                            <a:srgbClr val="CFD0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AutoShape 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9375" cy="15"/>
                          </a:xfrm>
                          <a:custGeom>
                            <a:avLst/>
                            <a:gdLst>
                              <a:gd name="T0" fmla="*/ 120 w 9375"/>
                              <a:gd name="T1" fmla="*/ 0 h 15"/>
                              <a:gd name="T2" fmla="*/ 271 w 9375"/>
                              <a:gd name="T3" fmla="*/ 0 h 15"/>
                              <a:gd name="T4" fmla="*/ 421 w 9375"/>
                              <a:gd name="T5" fmla="*/ 0 h 15"/>
                              <a:gd name="T6" fmla="*/ 572 w 9375"/>
                              <a:gd name="T7" fmla="*/ 0 h 15"/>
                              <a:gd name="T8" fmla="*/ 722 w 9375"/>
                              <a:gd name="T9" fmla="*/ 0 h 15"/>
                              <a:gd name="T10" fmla="*/ 873 w 9375"/>
                              <a:gd name="T11" fmla="*/ 0 h 15"/>
                              <a:gd name="T12" fmla="*/ 1023 w 9375"/>
                              <a:gd name="T13" fmla="*/ 0 h 15"/>
                              <a:gd name="T14" fmla="*/ 1174 w 9375"/>
                              <a:gd name="T15" fmla="*/ 0 h 15"/>
                              <a:gd name="T16" fmla="*/ 1324 w 9375"/>
                              <a:gd name="T17" fmla="*/ 0 h 15"/>
                              <a:gd name="T18" fmla="*/ 1475 w 9375"/>
                              <a:gd name="T19" fmla="*/ 0 h 15"/>
                              <a:gd name="T20" fmla="*/ 1625 w 9375"/>
                              <a:gd name="T21" fmla="*/ 0 h 15"/>
                              <a:gd name="T22" fmla="*/ 1776 w 9375"/>
                              <a:gd name="T23" fmla="*/ 0 h 15"/>
                              <a:gd name="T24" fmla="*/ 1926 w 9375"/>
                              <a:gd name="T25" fmla="*/ 0 h 15"/>
                              <a:gd name="T26" fmla="*/ 2077 w 9375"/>
                              <a:gd name="T27" fmla="*/ 0 h 15"/>
                              <a:gd name="T28" fmla="*/ 2227 w 9375"/>
                              <a:gd name="T29" fmla="*/ 0 h 15"/>
                              <a:gd name="T30" fmla="*/ 2377 w 9375"/>
                              <a:gd name="T31" fmla="*/ 0 h 15"/>
                              <a:gd name="T32" fmla="*/ 2528 w 9375"/>
                              <a:gd name="T33" fmla="*/ 0 h 15"/>
                              <a:gd name="T34" fmla="*/ 2678 w 9375"/>
                              <a:gd name="T35" fmla="*/ 0 h 15"/>
                              <a:gd name="T36" fmla="*/ 2829 w 9375"/>
                              <a:gd name="T37" fmla="*/ 0 h 15"/>
                              <a:gd name="T38" fmla="*/ 2979 w 9375"/>
                              <a:gd name="T39" fmla="*/ 0 h 15"/>
                              <a:gd name="T40" fmla="*/ 3130 w 9375"/>
                              <a:gd name="T41" fmla="*/ 0 h 15"/>
                              <a:gd name="T42" fmla="*/ 3280 w 9375"/>
                              <a:gd name="T43" fmla="*/ 0 h 15"/>
                              <a:gd name="T44" fmla="*/ 3431 w 9375"/>
                              <a:gd name="T45" fmla="*/ 0 h 15"/>
                              <a:gd name="T46" fmla="*/ 3581 w 9375"/>
                              <a:gd name="T47" fmla="*/ 0 h 15"/>
                              <a:gd name="T48" fmla="*/ 3732 w 9375"/>
                              <a:gd name="T49" fmla="*/ 0 h 15"/>
                              <a:gd name="T50" fmla="*/ 3882 w 9375"/>
                              <a:gd name="T51" fmla="*/ 0 h 15"/>
                              <a:gd name="T52" fmla="*/ 4033 w 9375"/>
                              <a:gd name="T53" fmla="*/ 0 h 15"/>
                              <a:gd name="T54" fmla="*/ 4183 w 9375"/>
                              <a:gd name="T55" fmla="*/ 0 h 15"/>
                              <a:gd name="T56" fmla="*/ 4334 w 9375"/>
                              <a:gd name="T57" fmla="*/ 0 h 15"/>
                              <a:gd name="T58" fmla="*/ 4484 w 9375"/>
                              <a:gd name="T59" fmla="*/ 0 h 15"/>
                              <a:gd name="T60" fmla="*/ 4635 w 9375"/>
                              <a:gd name="T61" fmla="*/ 0 h 15"/>
                              <a:gd name="T62" fmla="*/ 4785 w 9375"/>
                              <a:gd name="T63" fmla="*/ 0 h 15"/>
                              <a:gd name="T64" fmla="*/ 4936 w 9375"/>
                              <a:gd name="T65" fmla="*/ 0 h 15"/>
                              <a:gd name="T66" fmla="*/ 5086 w 9375"/>
                              <a:gd name="T67" fmla="*/ 0 h 15"/>
                              <a:gd name="T68" fmla="*/ 5237 w 9375"/>
                              <a:gd name="T69" fmla="*/ 0 h 15"/>
                              <a:gd name="T70" fmla="*/ 5387 w 9375"/>
                              <a:gd name="T71" fmla="*/ 0 h 15"/>
                              <a:gd name="T72" fmla="*/ 5538 w 9375"/>
                              <a:gd name="T73" fmla="*/ 0 h 15"/>
                              <a:gd name="T74" fmla="*/ 5688 w 9375"/>
                              <a:gd name="T75" fmla="*/ 0 h 15"/>
                              <a:gd name="T76" fmla="*/ 5839 w 9375"/>
                              <a:gd name="T77" fmla="*/ 0 h 15"/>
                              <a:gd name="T78" fmla="*/ 5989 w 9375"/>
                              <a:gd name="T79" fmla="*/ 0 h 15"/>
                              <a:gd name="T80" fmla="*/ 6140 w 9375"/>
                              <a:gd name="T81" fmla="*/ 0 h 15"/>
                              <a:gd name="T82" fmla="*/ 6290 w 9375"/>
                              <a:gd name="T83" fmla="*/ 0 h 15"/>
                              <a:gd name="T84" fmla="*/ 6441 w 9375"/>
                              <a:gd name="T85" fmla="*/ 0 h 15"/>
                              <a:gd name="T86" fmla="*/ 6591 w 9375"/>
                              <a:gd name="T87" fmla="*/ 0 h 15"/>
                              <a:gd name="T88" fmla="*/ 6742 w 9375"/>
                              <a:gd name="T89" fmla="*/ 0 h 15"/>
                              <a:gd name="T90" fmla="*/ 6892 w 9375"/>
                              <a:gd name="T91" fmla="*/ 0 h 15"/>
                              <a:gd name="T92" fmla="*/ 7042 w 9375"/>
                              <a:gd name="T93" fmla="*/ 0 h 15"/>
                              <a:gd name="T94" fmla="*/ 7193 w 9375"/>
                              <a:gd name="T95" fmla="*/ 0 h 15"/>
                              <a:gd name="T96" fmla="*/ 7343 w 9375"/>
                              <a:gd name="T97" fmla="*/ 0 h 15"/>
                              <a:gd name="T98" fmla="*/ 7494 w 9375"/>
                              <a:gd name="T99" fmla="*/ 0 h 15"/>
                              <a:gd name="T100" fmla="*/ 7644 w 9375"/>
                              <a:gd name="T101" fmla="*/ 0 h 15"/>
                              <a:gd name="T102" fmla="*/ 7795 w 9375"/>
                              <a:gd name="T103" fmla="*/ 0 h 15"/>
                              <a:gd name="T104" fmla="*/ 7945 w 9375"/>
                              <a:gd name="T105" fmla="*/ 0 h 15"/>
                              <a:gd name="T106" fmla="*/ 8096 w 9375"/>
                              <a:gd name="T107" fmla="*/ 0 h 15"/>
                              <a:gd name="T108" fmla="*/ 8246 w 9375"/>
                              <a:gd name="T109" fmla="*/ 0 h 15"/>
                              <a:gd name="T110" fmla="*/ 8397 w 9375"/>
                              <a:gd name="T111" fmla="*/ 0 h 15"/>
                              <a:gd name="T112" fmla="*/ 8547 w 9375"/>
                              <a:gd name="T113" fmla="*/ 0 h 15"/>
                              <a:gd name="T114" fmla="*/ 8698 w 9375"/>
                              <a:gd name="T115" fmla="*/ 0 h 15"/>
                              <a:gd name="T116" fmla="*/ 8848 w 9375"/>
                              <a:gd name="T117" fmla="*/ 0 h 15"/>
                              <a:gd name="T118" fmla="*/ 8999 w 9375"/>
                              <a:gd name="T119" fmla="*/ 0 h 15"/>
                              <a:gd name="T120" fmla="*/ 9149 w 9375"/>
                              <a:gd name="T121" fmla="*/ 0 h 15"/>
                              <a:gd name="T122" fmla="*/ 9300 w 9375"/>
                              <a:gd name="T12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9375" h="1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1" y="0"/>
                                </a:moveTo>
                                <a:lnTo>
                                  <a:pt x="226" y="0"/>
                                </a:lnTo>
                                <a:lnTo>
                                  <a:pt x="226" y="15"/>
                                </a:lnTo>
                                <a:lnTo>
                                  <a:pt x="271" y="15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2" y="0"/>
                                </a:moveTo>
                                <a:lnTo>
                                  <a:pt x="527" y="0"/>
                                </a:lnTo>
                                <a:lnTo>
                                  <a:pt x="527" y="15"/>
                                </a:lnTo>
                                <a:lnTo>
                                  <a:pt x="572" y="15"/>
                                </a:lnTo>
                                <a:lnTo>
                                  <a:pt x="572" y="0"/>
                                </a:lnTo>
                                <a:close/>
                                <a:moveTo>
                                  <a:pt x="647" y="0"/>
                                </a:moveTo>
                                <a:lnTo>
                                  <a:pt x="602" y="0"/>
                                </a:lnTo>
                                <a:lnTo>
                                  <a:pt x="602" y="15"/>
                                </a:lnTo>
                                <a:lnTo>
                                  <a:pt x="647" y="15"/>
                                </a:lnTo>
                                <a:lnTo>
                                  <a:pt x="647" y="0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828" y="0"/>
                                </a:lnTo>
                                <a:lnTo>
                                  <a:pt x="828" y="15"/>
                                </a:lnTo>
                                <a:lnTo>
                                  <a:pt x="873" y="15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48" y="0"/>
                                </a:moveTo>
                                <a:lnTo>
                                  <a:pt x="903" y="0"/>
                                </a:lnTo>
                                <a:lnTo>
                                  <a:pt x="903" y="15"/>
                                </a:lnTo>
                                <a:lnTo>
                                  <a:pt x="948" y="15"/>
                                </a:lnTo>
                                <a:lnTo>
                                  <a:pt x="948" y="0"/>
                                </a:lnTo>
                                <a:close/>
                                <a:moveTo>
                                  <a:pt x="1023" y="0"/>
                                </a:moveTo>
                                <a:lnTo>
                                  <a:pt x="978" y="0"/>
                                </a:lnTo>
                                <a:lnTo>
                                  <a:pt x="978" y="15"/>
                                </a:lnTo>
                                <a:lnTo>
                                  <a:pt x="1023" y="15"/>
                                </a:lnTo>
                                <a:lnTo>
                                  <a:pt x="1023" y="0"/>
                                </a:lnTo>
                                <a:close/>
                                <a:moveTo>
                                  <a:pt x="1098" y="0"/>
                                </a:moveTo>
                                <a:lnTo>
                                  <a:pt x="1053" y="0"/>
                                </a:lnTo>
                                <a:lnTo>
                                  <a:pt x="1053" y="15"/>
                                </a:lnTo>
                                <a:lnTo>
                                  <a:pt x="1098" y="15"/>
                                </a:lnTo>
                                <a:lnTo>
                                  <a:pt x="1098" y="0"/>
                                </a:lnTo>
                                <a:close/>
                                <a:moveTo>
                                  <a:pt x="1174" y="0"/>
                                </a:moveTo>
                                <a:lnTo>
                                  <a:pt x="1129" y="0"/>
                                </a:lnTo>
                                <a:lnTo>
                                  <a:pt x="1129" y="15"/>
                                </a:lnTo>
                                <a:lnTo>
                                  <a:pt x="1174" y="15"/>
                                </a:lnTo>
                                <a:lnTo>
                                  <a:pt x="1174" y="0"/>
                                </a:lnTo>
                                <a:close/>
                                <a:moveTo>
                                  <a:pt x="1249" y="0"/>
                                </a:moveTo>
                                <a:lnTo>
                                  <a:pt x="1204" y="0"/>
                                </a:lnTo>
                                <a:lnTo>
                                  <a:pt x="1204" y="15"/>
                                </a:lnTo>
                                <a:lnTo>
                                  <a:pt x="1249" y="15"/>
                                </a:lnTo>
                                <a:lnTo>
                                  <a:pt x="1249" y="0"/>
                                </a:lnTo>
                                <a:close/>
                                <a:moveTo>
                                  <a:pt x="1324" y="0"/>
                                </a:moveTo>
                                <a:lnTo>
                                  <a:pt x="1279" y="0"/>
                                </a:lnTo>
                                <a:lnTo>
                                  <a:pt x="1279" y="15"/>
                                </a:lnTo>
                                <a:lnTo>
                                  <a:pt x="1324" y="15"/>
                                </a:lnTo>
                                <a:lnTo>
                                  <a:pt x="1324" y="0"/>
                                </a:lnTo>
                                <a:close/>
                                <a:moveTo>
                                  <a:pt x="1399" y="0"/>
                                </a:moveTo>
                                <a:lnTo>
                                  <a:pt x="1354" y="0"/>
                                </a:lnTo>
                                <a:lnTo>
                                  <a:pt x="1354" y="15"/>
                                </a:lnTo>
                                <a:lnTo>
                                  <a:pt x="1399" y="15"/>
                                </a:lnTo>
                                <a:lnTo>
                                  <a:pt x="1399" y="0"/>
                                </a:lnTo>
                                <a:close/>
                                <a:moveTo>
                                  <a:pt x="1475" y="0"/>
                                </a:moveTo>
                                <a:lnTo>
                                  <a:pt x="1430" y="0"/>
                                </a:lnTo>
                                <a:lnTo>
                                  <a:pt x="1430" y="15"/>
                                </a:lnTo>
                                <a:lnTo>
                                  <a:pt x="1475" y="15"/>
                                </a:lnTo>
                                <a:lnTo>
                                  <a:pt x="1475" y="0"/>
                                </a:lnTo>
                                <a:close/>
                                <a:moveTo>
                                  <a:pt x="1550" y="0"/>
                                </a:moveTo>
                                <a:lnTo>
                                  <a:pt x="1505" y="0"/>
                                </a:lnTo>
                                <a:lnTo>
                                  <a:pt x="1505" y="15"/>
                                </a:lnTo>
                                <a:lnTo>
                                  <a:pt x="1550" y="15"/>
                                </a:lnTo>
                                <a:lnTo>
                                  <a:pt x="1550" y="0"/>
                                </a:lnTo>
                                <a:close/>
                                <a:moveTo>
                                  <a:pt x="1625" y="0"/>
                                </a:moveTo>
                                <a:lnTo>
                                  <a:pt x="1580" y="0"/>
                                </a:lnTo>
                                <a:lnTo>
                                  <a:pt x="1580" y="15"/>
                                </a:lnTo>
                                <a:lnTo>
                                  <a:pt x="1625" y="15"/>
                                </a:lnTo>
                                <a:lnTo>
                                  <a:pt x="1625" y="0"/>
                                </a:lnTo>
                                <a:close/>
                                <a:moveTo>
                                  <a:pt x="1700" y="0"/>
                                </a:moveTo>
                                <a:lnTo>
                                  <a:pt x="1655" y="0"/>
                                </a:lnTo>
                                <a:lnTo>
                                  <a:pt x="1655" y="15"/>
                                </a:lnTo>
                                <a:lnTo>
                                  <a:pt x="1700" y="15"/>
                                </a:lnTo>
                                <a:lnTo>
                                  <a:pt x="1700" y="0"/>
                                </a:lnTo>
                                <a:close/>
                                <a:moveTo>
                                  <a:pt x="1776" y="0"/>
                                </a:moveTo>
                                <a:lnTo>
                                  <a:pt x="1731" y="0"/>
                                </a:lnTo>
                                <a:lnTo>
                                  <a:pt x="1731" y="15"/>
                                </a:lnTo>
                                <a:lnTo>
                                  <a:pt x="1776" y="15"/>
                                </a:lnTo>
                                <a:lnTo>
                                  <a:pt x="1776" y="0"/>
                                </a:lnTo>
                                <a:close/>
                                <a:moveTo>
                                  <a:pt x="1851" y="0"/>
                                </a:moveTo>
                                <a:lnTo>
                                  <a:pt x="1806" y="0"/>
                                </a:lnTo>
                                <a:lnTo>
                                  <a:pt x="1806" y="15"/>
                                </a:lnTo>
                                <a:lnTo>
                                  <a:pt x="1851" y="15"/>
                                </a:lnTo>
                                <a:lnTo>
                                  <a:pt x="1851" y="0"/>
                                </a:lnTo>
                                <a:close/>
                                <a:moveTo>
                                  <a:pt x="1926" y="0"/>
                                </a:moveTo>
                                <a:lnTo>
                                  <a:pt x="1881" y="0"/>
                                </a:lnTo>
                                <a:lnTo>
                                  <a:pt x="1881" y="15"/>
                                </a:lnTo>
                                <a:lnTo>
                                  <a:pt x="1926" y="15"/>
                                </a:lnTo>
                                <a:lnTo>
                                  <a:pt x="1926" y="0"/>
                                </a:lnTo>
                                <a:close/>
                                <a:moveTo>
                                  <a:pt x="2001" y="0"/>
                                </a:moveTo>
                                <a:lnTo>
                                  <a:pt x="1956" y="0"/>
                                </a:lnTo>
                                <a:lnTo>
                                  <a:pt x="1956" y="15"/>
                                </a:lnTo>
                                <a:lnTo>
                                  <a:pt x="2001" y="15"/>
                                </a:lnTo>
                                <a:lnTo>
                                  <a:pt x="2001" y="0"/>
                                </a:lnTo>
                                <a:close/>
                                <a:moveTo>
                                  <a:pt x="2077" y="0"/>
                                </a:moveTo>
                                <a:lnTo>
                                  <a:pt x="2032" y="0"/>
                                </a:lnTo>
                                <a:lnTo>
                                  <a:pt x="2032" y="15"/>
                                </a:lnTo>
                                <a:lnTo>
                                  <a:pt x="2077" y="15"/>
                                </a:lnTo>
                                <a:lnTo>
                                  <a:pt x="2077" y="0"/>
                                </a:lnTo>
                                <a:close/>
                                <a:moveTo>
                                  <a:pt x="2152" y="0"/>
                                </a:moveTo>
                                <a:lnTo>
                                  <a:pt x="2107" y="0"/>
                                </a:lnTo>
                                <a:lnTo>
                                  <a:pt x="2107" y="15"/>
                                </a:lnTo>
                                <a:lnTo>
                                  <a:pt x="2152" y="15"/>
                                </a:lnTo>
                                <a:lnTo>
                                  <a:pt x="2152" y="0"/>
                                </a:lnTo>
                                <a:close/>
                                <a:moveTo>
                                  <a:pt x="2227" y="0"/>
                                </a:moveTo>
                                <a:lnTo>
                                  <a:pt x="2182" y="0"/>
                                </a:lnTo>
                                <a:lnTo>
                                  <a:pt x="2182" y="15"/>
                                </a:lnTo>
                                <a:lnTo>
                                  <a:pt x="2227" y="15"/>
                                </a:lnTo>
                                <a:lnTo>
                                  <a:pt x="2227" y="0"/>
                                </a:lnTo>
                                <a:close/>
                                <a:moveTo>
                                  <a:pt x="2302" y="0"/>
                                </a:moveTo>
                                <a:lnTo>
                                  <a:pt x="2257" y="0"/>
                                </a:lnTo>
                                <a:lnTo>
                                  <a:pt x="2257" y="15"/>
                                </a:lnTo>
                                <a:lnTo>
                                  <a:pt x="2302" y="15"/>
                                </a:lnTo>
                                <a:lnTo>
                                  <a:pt x="2302" y="0"/>
                                </a:lnTo>
                                <a:close/>
                                <a:moveTo>
                                  <a:pt x="2377" y="0"/>
                                </a:moveTo>
                                <a:lnTo>
                                  <a:pt x="2332" y="0"/>
                                </a:lnTo>
                                <a:lnTo>
                                  <a:pt x="2332" y="15"/>
                                </a:lnTo>
                                <a:lnTo>
                                  <a:pt x="2377" y="15"/>
                                </a:lnTo>
                                <a:lnTo>
                                  <a:pt x="2377" y="0"/>
                                </a:lnTo>
                                <a:close/>
                                <a:moveTo>
                                  <a:pt x="2453" y="0"/>
                                </a:moveTo>
                                <a:lnTo>
                                  <a:pt x="2408" y="0"/>
                                </a:lnTo>
                                <a:lnTo>
                                  <a:pt x="2408" y="15"/>
                                </a:lnTo>
                                <a:lnTo>
                                  <a:pt x="2453" y="15"/>
                                </a:lnTo>
                                <a:lnTo>
                                  <a:pt x="2453" y="0"/>
                                </a:lnTo>
                                <a:close/>
                                <a:moveTo>
                                  <a:pt x="2528" y="0"/>
                                </a:moveTo>
                                <a:lnTo>
                                  <a:pt x="2483" y="0"/>
                                </a:lnTo>
                                <a:lnTo>
                                  <a:pt x="2483" y="15"/>
                                </a:lnTo>
                                <a:lnTo>
                                  <a:pt x="2528" y="15"/>
                                </a:lnTo>
                                <a:lnTo>
                                  <a:pt x="2528" y="0"/>
                                </a:lnTo>
                                <a:close/>
                                <a:moveTo>
                                  <a:pt x="2603" y="0"/>
                                </a:moveTo>
                                <a:lnTo>
                                  <a:pt x="2558" y="0"/>
                                </a:lnTo>
                                <a:lnTo>
                                  <a:pt x="2558" y="15"/>
                                </a:lnTo>
                                <a:lnTo>
                                  <a:pt x="2603" y="15"/>
                                </a:lnTo>
                                <a:lnTo>
                                  <a:pt x="2603" y="0"/>
                                </a:lnTo>
                                <a:close/>
                                <a:moveTo>
                                  <a:pt x="2678" y="0"/>
                                </a:moveTo>
                                <a:lnTo>
                                  <a:pt x="2633" y="0"/>
                                </a:lnTo>
                                <a:lnTo>
                                  <a:pt x="2633" y="15"/>
                                </a:lnTo>
                                <a:lnTo>
                                  <a:pt x="2678" y="15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54" y="0"/>
                                </a:moveTo>
                                <a:lnTo>
                                  <a:pt x="2709" y="0"/>
                                </a:lnTo>
                                <a:lnTo>
                                  <a:pt x="2709" y="15"/>
                                </a:lnTo>
                                <a:lnTo>
                                  <a:pt x="2754" y="15"/>
                                </a:lnTo>
                                <a:lnTo>
                                  <a:pt x="2754" y="0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84" y="0"/>
                                </a:lnTo>
                                <a:lnTo>
                                  <a:pt x="2784" y="15"/>
                                </a:lnTo>
                                <a:lnTo>
                                  <a:pt x="2829" y="15"/>
                                </a:lnTo>
                                <a:lnTo>
                                  <a:pt x="2829" y="0"/>
                                </a:lnTo>
                                <a:close/>
                                <a:moveTo>
                                  <a:pt x="2904" y="0"/>
                                </a:moveTo>
                                <a:lnTo>
                                  <a:pt x="2859" y="0"/>
                                </a:lnTo>
                                <a:lnTo>
                                  <a:pt x="2859" y="15"/>
                                </a:lnTo>
                                <a:lnTo>
                                  <a:pt x="2904" y="15"/>
                                </a:lnTo>
                                <a:lnTo>
                                  <a:pt x="2904" y="0"/>
                                </a:lnTo>
                                <a:close/>
                                <a:moveTo>
                                  <a:pt x="2979" y="0"/>
                                </a:moveTo>
                                <a:lnTo>
                                  <a:pt x="2934" y="0"/>
                                </a:lnTo>
                                <a:lnTo>
                                  <a:pt x="2934" y="15"/>
                                </a:lnTo>
                                <a:lnTo>
                                  <a:pt x="2979" y="15"/>
                                </a:lnTo>
                                <a:lnTo>
                                  <a:pt x="2979" y="0"/>
                                </a:lnTo>
                                <a:close/>
                                <a:moveTo>
                                  <a:pt x="3055" y="0"/>
                                </a:moveTo>
                                <a:lnTo>
                                  <a:pt x="3010" y="0"/>
                                </a:lnTo>
                                <a:lnTo>
                                  <a:pt x="3010" y="15"/>
                                </a:lnTo>
                                <a:lnTo>
                                  <a:pt x="3055" y="15"/>
                                </a:lnTo>
                                <a:lnTo>
                                  <a:pt x="3055" y="0"/>
                                </a:lnTo>
                                <a:close/>
                                <a:moveTo>
                                  <a:pt x="3130" y="0"/>
                                </a:moveTo>
                                <a:lnTo>
                                  <a:pt x="3085" y="0"/>
                                </a:lnTo>
                                <a:lnTo>
                                  <a:pt x="3085" y="15"/>
                                </a:lnTo>
                                <a:lnTo>
                                  <a:pt x="3130" y="15"/>
                                </a:lnTo>
                                <a:lnTo>
                                  <a:pt x="3130" y="0"/>
                                </a:lnTo>
                                <a:close/>
                                <a:moveTo>
                                  <a:pt x="3205" y="0"/>
                                </a:moveTo>
                                <a:lnTo>
                                  <a:pt x="3160" y="0"/>
                                </a:lnTo>
                                <a:lnTo>
                                  <a:pt x="3160" y="15"/>
                                </a:lnTo>
                                <a:lnTo>
                                  <a:pt x="3205" y="15"/>
                                </a:lnTo>
                                <a:lnTo>
                                  <a:pt x="3205" y="0"/>
                                </a:lnTo>
                                <a:close/>
                                <a:moveTo>
                                  <a:pt x="3280" y="0"/>
                                </a:moveTo>
                                <a:lnTo>
                                  <a:pt x="3235" y="0"/>
                                </a:lnTo>
                                <a:lnTo>
                                  <a:pt x="3235" y="15"/>
                                </a:lnTo>
                                <a:lnTo>
                                  <a:pt x="3280" y="15"/>
                                </a:lnTo>
                                <a:lnTo>
                                  <a:pt x="3280" y="0"/>
                                </a:lnTo>
                                <a:close/>
                                <a:moveTo>
                                  <a:pt x="3356" y="0"/>
                                </a:moveTo>
                                <a:lnTo>
                                  <a:pt x="3311" y="0"/>
                                </a:lnTo>
                                <a:lnTo>
                                  <a:pt x="3311" y="15"/>
                                </a:lnTo>
                                <a:lnTo>
                                  <a:pt x="3356" y="15"/>
                                </a:lnTo>
                                <a:lnTo>
                                  <a:pt x="3356" y="0"/>
                                </a:lnTo>
                                <a:close/>
                                <a:moveTo>
                                  <a:pt x="3431" y="0"/>
                                </a:moveTo>
                                <a:lnTo>
                                  <a:pt x="3386" y="0"/>
                                </a:lnTo>
                                <a:lnTo>
                                  <a:pt x="3386" y="15"/>
                                </a:lnTo>
                                <a:lnTo>
                                  <a:pt x="3431" y="15"/>
                                </a:lnTo>
                                <a:lnTo>
                                  <a:pt x="3431" y="0"/>
                                </a:lnTo>
                                <a:close/>
                                <a:moveTo>
                                  <a:pt x="3506" y="0"/>
                                </a:moveTo>
                                <a:lnTo>
                                  <a:pt x="3461" y="0"/>
                                </a:lnTo>
                                <a:lnTo>
                                  <a:pt x="3461" y="15"/>
                                </a:lnTo>
                                <a:lnTo>
                                  <a:pt x="3506" y="15"/>
                                </a:lnTo>
                                <a:lnTo>
                                  <a:pt x="3506" y="0"/>
                                </a:lnTo>
                                <a:close/>
                                <a:moveTo>
                                  <a:pt x="3581" y="0"/>
                                </a:moveTo>
                                <a:lnTo>
                                  <a:pt x="3536" y="0"/>
                                </a:lnTo>
                                <a:lnTo>
                                  <a:pt x="3536" y="15"/>
                                </a:lnTo>
                                <a:lnTo>
                                  <a:pt x="3581" y="15"/>
                                </a:lnTo>
                                <a:lnTo>
                                  <a:pt x="3581" y="0"/>
                                </a:lnTo>
                                <a:close/>
                                <a:moveTo>
                                  <a:pt x="3657" y="0"/>
                                </a:moveTo>
                                <a:lnTo>
                                  <a:pt x="3612" y="0"/>
                                </a:lnTo>
                                <a:lnTo>
                                  <a:pt x="3612" y="15"/>
                                </a:lnTo>
                                <a:lnTo>
                                  <a:pt x="3657" y="15"/>
                                </a:lnTo>
                                <a:lnTo>
                                  <a:pt x="3657" y="0"/>
                                </a:lnTo>
                                <a:close/>
                                <a:moveTo>
                                  <a:pt x="3732" y="0"/>
                                </a:moveTo>
                                <a:lnTo>
                                  <a:pt x="3687" y="0"/>
                                </a:lnTo>
                                <a:lnTo>
                                  <a:pt x="3687" y="15"/>
                                </a:lnTo>
                                <a:lnTo>
                                  <a:pt x="3732" y="15"/>
                                </a:lnTo>
                                <a:lnTo>
                                  <a:pt x="3732" y="0"/>
                                </a:lnTo>
                                <a:close/>
                                <a:moveTo>
                                  <a:pt x="3807" y="0"/>
                                </a:moveTo>
                                <a:lnTo>
                                  <a:pt x="3762" y="0"/>
                                </a:lnTo>
                                <a:lnTo>
                                  <a:pt x="3762" y="15"/>
                                </a:lnTo>
                                <a:lnTo>
                                  <a:pt x="3807" y="15"/>
                                </a:lnTo>
                                <a:lnTo>
                                  <a:pt x="3807" y="0"/>
                                </a:lnTo>
                                <a:close/>
                                <a:moveTo>
                                  <a:pt x="3882" y="0"/>
                                </a:moveTo>
                                <a:lnTo>
                                  <a:pt x="3837" y="0"/>
                                </a:lnTo>
                                <a:lnTo>
                                  <a:pt x="3837" y="15"/>
                                </a:lnTo>
                                <a:lnTo>
                                  <a:pt x="3882" y="15"/>
                                </a:lnTo>
                                <a:lnTo>
                                  <a:pt x="3882" y="0"/>
                                </a:lnTo>
                                <a:close/>
                                <a:moveTo>
                                  <a:pt x="3958" y="0"/>
                                </a:moveTo>
                                <a:lnTo>
                                  <a:pt x="3913" y="0"/>
                                </a:lnTo>
                                <a:lnTo>
                                  <a:pt x="3913" y="15"/>
                                </a:lnTo>
                                <a:lnTo>
                                  <a:pt x="3958" y="15"/>
                                </a:lnTo>
                                <a:lnTo>
                                  <a:pt x="3958" y="0"/>
                                </a:lnTo>
                                <a:close/>
                                <a:moveTo>
                                  <a:pt x="4033" y="0"/>
                                </a:moveTo>
                                <a:lnTo>
                                  <a:pt x="3988" y="0"/>
                                </a:lnTo>
                                <a:lnTo>
                                  <a:pt x="3988" y="15"/>
                                </a:lnTo>
                                <a:lnTo>
                                  <a:pt x="4033" y="15"/>
                                </a:lnTo>
                                <a:lnTo>
                                  <a:pt x="4033" y="0"/>
                                </a:lnTo>
                                <a:close/>
                                <a:moveTo>
                                  <a:pt x="4108" y="0"/>
                                </a:moveTo>
                                <a:lnTo>
                                  <a:pt x="4063" y="0"/>
                                </a:lnTo>
                                <a:lnTo>
                                  <a:pt x="4063" y="15"/>
                                </a:lnTo>
                                <a:lnTo>
                                  <a:pt x="4108" y="15"/>
                                </a:lnTo>
                                <a:lnTo>
                                  <a:pt x="4108" y="0"/>
                                </a:lnTo>
                                <a:close/>
                                <a:moveTo>
                                  <a:pt x="4183" y="0"/>
                                </a:moveTo>
                                <a:lnTo>
                                  <a:pt x="4138" y="0"/>
                                </a:lnTo>
                                <a:lnTo>
                                  <a:pt x="4138" y="15"/>
                                </a:lnTo>
                                <a:lnTo>
                                  <a:pt x="4183" y="15"/>
                                </a:lnTo>
                                <a:lnTo>
                                  <a:pt x="4183" y="0"/>
                                </a:lnTo>
                                <a:close/>
                                <a:moveTo>
                                  <a:pt x="4259" y="0"/>
                                </a:moveTo>
                                <a:lnTo>
                                  <a:pt x="4214" y="0"/>
                                </a:lnTo>
                                <a:lnTo>
                                  <a:pt x="4214" y="15"/>
                                </a:lnTo>
                                <a:lnTo>
                                  <a:pt x="4259" y="15"/>
                                </a:lnTo>
                                <a:lnTo>
                                  <a:pt x="4259" y="0"/>
                                </a:lnTo>
                                <a:close/>
                                <a:moveTo>
                                  <a:pt x="4334" y="0"/>
                                </a:moveTo>
                                <a:lnTo>
                                  <a:pt x="4289" y="0"/>
                                </a:lnTo>
                                <a:lnTo>
                                  <a:pt x="4289" y="15"/>
                                </a:lnTo>
                                <a:lnTo>
                                  <a:pt x="4334" y="15"/>
                                </a:lnTo>
                                <a:lnTo>
                                  <a:pt x="4334" y="0"/>
                                </a:lnTo>
                                <a:close/>
                                <a:moveTo>
                                  <a:pt x="4409" y="0"/>
                                </a:moveTo>
                                <a:lnTo>
                                  <a:pt x="4364" y="0"/>
                                </a:lnTo>
                                <a:lnTo>
                                  <a:pt x="4364" y="15"/>
                                </a:lnTo>
                                <a:lnTo>
                                  <a:pt x="4409" y="15"/>
                                </a:lnTo>
                                <a:lnTo>
                                  <a:pt x="4409" y="0"/>
                                </a:lnTo>
                                <a:close/>
                                <a:moveTo>
                                  <a:pt x="4484" y="0"/>
                                </a:moveTo>
                                <a:lnTo>
                                  <a:pt x="4439" y="0"/>
                                </a:lnTo>
                                <a:lnTo>
                                  <a:pt x="4439" y="15"/>
                                </a:lnTo>
                                <a:lnTo>
                                  <a:pt x="4484" y="15"/>
                                </a:lnTo>
                                <a:lnTo>
                                  <a:pt x="4484" y="0"/>
                                </a:lnTo>
                                <a:close/>
                                <a:moveTo>
                                  <a:pt x="4560" y="0"/>
                                </a:moveTo>
                                <a:lnTo>
                                  <a:pt x="4515" y="0"/>
                                </a:lnTo>
                                <a:lnTo>
                                  <a:pt x="4515" y="15"/>
                                </a:lnTo>
                                <a:lnTo>
                                  <a:pt x="4560" y="15"/>
                                </a:lnTo>
                                <a:lnTo>
                                  <a:pt x="4560" y="0"/>
                                </a:lnTo>
                                <a:close/>
                                <a:moveTo>
                                  <a:pt x="4635" y="0"/>
                                </a:moveTo>
                                <a:lnTo>
                                  <a:pt x="4590" y="0"/>
                                </a:lnTo>
                                <a:lnTo>
                                  <a:pt x="4590" y="15"/>
                                </a:lnTo>
                                <a:lnTo>
                                  <a:pt x="4635" y="15"/>
                                </a:lnTo>
                                <a:lnTo>
                                  <a:pt x="4635" y="0"/>
                                </a:lnTo>
                                <a:close/>
                                <a:moveTo>
                                  <a:pt x="4710" y="0"/>
                                </a:moveTo>
                                <a:lnTo>
                                  <a:pt x="4665" y="0"/>
                                </a:lnTo>
                                <a:lnTo>
                                  <a:pt x="4665" y="15"/>
                                </a:lnTo>
                                <a:lnTo>
                                  <a:pt x="4710" y="15"/>
                                </a:lnTo>
                                <a:lnTo>
                                  <a:pt x="4710" y="0"/>
                                </a:lnTo>
                                <a:close/>
                                <a:moveTo>
                                  <a:pt x="4785" y="0"/>
                                </a:moveTo>
                                <a:lnTo>
                                  <a:pt x="4740" y="0"/>
                                </a:lnTo>
                                <a:lnTo>
                                  <a:pt x="4740" y="15"/>
                                </a:lnTo>
                                <a:lnTo>
                                  <a:pt x="4785" y="15"/>
                                </a:lnTo>
                                <a:lnTo>
                                  <a:pt x="4785" y="0"/>
                                </a:lnTo>
                                <a:close/>
                                <a:moveTo>
                                  <a:pt x="4860" y="0"/>
                                </a:moveTo>
                                <a:lnTo>
                                  <a:pt x="4815" y="0"/>
                                </a:lnTo>
                                <a:lnTo>
                                  <a:pt x="4815" y="15"/>
                                </a:lnTo>
                                <a:lnTo>
                                  <a:pt x="4860" y="15"/>
                                </a:lnTo>
                                <a:lnTo>
                                  <a:pt x="4860" y="0"/>
                                </a:lnTo>
                                <a:close/>
                                <a:moveTo>
                                  <a:pt x="4936" y="0"/>
                                </a:moveTo>
                                <a:lnTo>
                                  <a:pt x="4891" y="0"/>
                                </a:lnTo>
                                <a:lnTo>
                                  <a:pt x="4891" y="15"/>
                                </a:lnTo>
                                <a:lnTo>
                                  <a:pt x="4936" y="15"/>
                                </a:lnTo>
                                <a:lnTo>
                                  <a:pt x="4936" y="0"/>
                                </a:lnTo>
                                <a:close/>
                                <a:moveTo>
                                  <a:pt x="5011" y="0"/>
                                </a:moveTo>
                                <a:lnTo>
                                  <a:pt x="4966" y="0"/>
                                </a:lnTo>
                                <a:lnTo>
                                  <a:pt x="4966" y="15"/>
                                </a:lnTo>
                                <a:lnTo>
                                  <a:pt x="5011" y="15"/>
                                </a:lnTo>
                                <a:lnTo>
                                  <a:pt x="5011" y="0"/>
                                </a:lnTo>
                                <a:close/>
                                <a:moveTo>
                                  <a:pt x="5086" y="0"/>
                                </a:moveTo>
                                <a:lnTo>
                                  <a:pt x="5041" y="0"/>
                                </a:lnTo>
                                <a:lnTo>
                                  <a:pt x="5041" y="15"/>
                                </a:lnTo>
                                <a:lnTo>
                                  <a:pt x="5086" y="15"/>
                                </a:lnTo>
                                <a:lnTo>
                                  <a:pt x="5086" y="0"/>
                                </a:lnTo>
                                <a:close/>
                                <a:moveTo>
                                  <a:pt x="5161" y="0"/>
                                </a:moveTo>
                                <a:lnTo>
                                  <a:pt x="5116" y="0"/>
                                </a:lnTo>
                                <a:lnTo>
                                  <a:pt x="5116" y="15"/>
                                </a:lnTo>
                                <a:lnTo>
                                  <a:pt x="5161" y="15"/>
                                </a:lnTo>
                                <a:lnTo>
                                  <a:pt x="5161" y="0"/>
                                </a:lnTo>
                                <a:close/>
                                <a:moveTo>
                                  <a:pt x="5237" y="0"/>
                                </a:moveTo>
                                <a:lnTo>
                                  <a:pt x="5192" y="0"/>
                                </a:lnTo>
                                <a:lnTo>
                                  <a:pt x="5192" y="15"/>
                                </a:lnTo>
                                <a:lnTo>
                                  <a:pt x="5237" y="15"/>
                                </a:lnTo>
                                <a:lnTo>
                                  <a:pt x="5237" y="0"/>
                                </a:lnTo>
                                <a:close/>
                                <a:moveTo>
                                  <a:pt x="5312" y="0"/>
                                </a:moveTo>
                                <a:lnTo>
                                  <a:pt x="5267" y="0"/>
                                </a:lnTo>
                                <a:lnTo>
                                  <a:pt x="5267" y="15"/>
                                </a:lnTo>
                                <a:lnTo>
                                  <a:pt x="5312" y="15"/>
                                </a:lnTo>
                                <a:lnTo>
                                  <a:pt x="5312" y="0"/>
                                </a:lnTo>
                                <a:close/>
                                <a:moveTo>
                                  <a:pt x="5387" y="0"/>
                                </a:moveTo>
                                <a:lnTo>
                                  <a:pt x="5342" y="0"/>
                                </a:lnTo>
                                <a:lnTo>
                                  <a:pt x="5342" y="15"/>
                                </a:lnTo>
                                <a:lnTo>
                                  <a:pt x="5387" y="15"/>
                                </a:lnTo>
                                <a:lnTo>
                                  <a:pt x="5387" y="0"/>
                                </a:lnTo>
                                <a:close/>
                                <a:moveTo>
                                  <a:pt x="5462" y="0"/>
                                </a:moveTo>
                                <a:lnTo>
                                  <a:pt x="5417" y="0"/>
                                </a:lnTo>
                                <a:lnTo>
                                  <a:pt x="5417" y="15"/>
                                </a:lnTo>
                                <a:lnTo>
                                  <a:pt x="5462" y="15"/>
                                </a:lnTo>
                                <a:lnTo>
                                  <a:pt x="5462" y="0"/>
                                </a:lnTo>
                                <a:close/>
                                <a:moveTo>
                                  <a:pt x="5538" y="0"/>
                                </a:moveTo>
                                <a:lnTo>
                                  <a:pt x="5493" y="0"/>
                                </a:lnTo>
                                <a:lnTo>
                                  <a:pt x="5493" y="15"/>
                                </a:lnTo>
                                <a:lnTo>
                                  <a:pt x="5538" y="15"/>
                                </a:lnTo>
                                <a:lnTo>
                                  <a:pt x="5538" y="0"/>
                                </a:lnTo>
                                <a:close/>
                                <a:moveTo>
                                  <a:pt x="5613" y="0"/>
                                </a:moveTo>
                                <a:lnTo>
                                  <a:pt x="5568" y="0"/>
                                </a:lnTo>
                                <a:lnTo>
                                  <a:pt x="5568" y="15"/>
                                </a:lnTo>
                                <a:lnTo>
                                  <a:pt x="5613" y="15"/>
                                </a:lnTo>
                                <a:lnTo>
                                  <a:pt x="5613" y="0"/>
                                </a:lnTo>
                                <a:close/>
                                <a:moveTo>
                                  <a:pt x="5688" y="0"/>
                                </a:moveTo>
                                <a:lnTo>
                                  <a:pt x="5643" y="0"/>
                                </a:lnTo>
                                <a:lnTo>
                                  <a:pt x="5643" y="15"/>
                                </a:lnTo>
                                <a:lnTo>
                                  <a:pt x="5688" y="15"/>
                                </a:lnTo>
                                <a:lnTo>
                                  <a:pt x="5688" y="0"/>
                                </a:lnTo>
                                <a:close/>
                                <a:moveTo>
                                  <a:pt x="5763" y="0"/>
                                </a:moveTo>
                                <a:lnTo>
                                  <a:pt x="5718" y="0"/>
                                </a:lnTo>
                                <a:lnTo>
                                  <a:pt x="5718" y="15"/>
                                </a:lnTo>
                                <a:lnTo>
                                  <a:pt x="5763" y="15"/>
                                </a:lnTo>
                                <a:lnTo>
                                  <a:pt x="5763" y="0"/>
                                </a:lnTo>
                                <a:close/>
                                <a:moveTo>
                                  <a:pt x="5839" y="0"/>
                                </a:moveTo>
                                <a:lnTo>
                                  <a:pt x="5794" y="0"/>
                                </a:lnTo>
                                <a:lnTo>
                                  <a:pt x="5794" y="15"/>
                                </a:lnTo>
                                <a:lnTo>
                                  <a:pt x="5839" y="15"/>
                                </a:lnTo>
                                <a:lnTo>
                                  <a:pt x="5839" y="0"/>
                                </a:lnTo>
                                <a:close/>
                                <a:moveTo>
                                  <a:pt x="5914" y="0"/>
                                </a:moveTo>
                                <a:lnTo>
                                  <a:pt x="5869" y="0"/>
                                </a:lnTo>
                                <a:lnTo>
                                  <a:pt x="5869" y="15"/>
                                </a:lnTo>
                                <a:lnTo>
                                  <a:pt x="5914" y="15"/>
                                </a:lnTo>
                                <a:lnTo>
                                  <a:pt x="5914" y="0"/>
                                </a:lnTo>
                                <a:close/>
                                <a:moveTo>
                                  <a:pt x="5989" y="0"/>
                                </a:moveTo>
                                <a:lnTo>
                                  <a:pt x="5944" y="0"/>
                                </a:lnTo>
                                <a:lnTo>
                                  <a:pt x="5944" y="15"/>
                                </a:lnTo>
                                <a:lnTo>
                                  <a:pt x="5989" y="15"/>
                                </a:lnTo>
                                <a:lnTo>
                                  <a:pt x="5989" y="0"/>
                                </a:lnTo>
                                <a:close/>
                                <a:moveTo>
                                  <a:pt x="6064" y="0"/>
                                </a:moveTo>
                                <a:lnTo>
                                  <a:pt x="6019" y="0"/>
                                </a:lnTo>
                                <a:lnTo>
                                  <a:pt x="6019" y="15"/>
                                </a:lnTo>
                                <a:lnTo>
                                  <a:pt x="6064" y="15"/>
                                </a:lnTo>
                                <a:lnTo>
                                  <a:pt x="6064" y="0"/>
                                </a:lnTo>
                                <a:close/>
                                <a:moveTo>
                                  <a:pt x="6140" y="0"/>
                                </a:moveTo>
                                <a:lnTo>
                                  <a:pt x="6095" y="0"/>
                                </a:lnTo>
                                <a:lnTo>
                                  <a:pt x="6095" y="15"/>
                                </a:lnTo>
                                <a:lnTo>
                                  <a:pt x="6140" y="15"/>
                                </a:lnTo>
                                <a:lnTo>
                                  <a:pt x="6140" y="0"/>
                                </a:lnTo>
                                <a:close/>
                                <a:moveTo>
                                  <a:pt x="6215" y="0"/>
                                </a:moveTo>
                                <a:lnTo>
                                  <a:pt x="6170" y="0"/>
                                </a:lnTo>
                                <a:lnTo>
                                  <a:pt x="6170" y="15"/>
                                </a:lnTo>
                                <a:lnTo>
                                  <a:pt x="6215" y="15"/>
                                </a:lnTo>
                                <a:lnTo>
                                  <a:pt x="6215" y="0"/>
                                </a:lnTo>
                                <a:close/>
                                <a:moveTo>
                                  <a:pt x="6290" y="0"/>
                                </a:moveTo>
                                <a:lnTo>
                                  <a:pt x="6245" y="0"/>
                                </a:lnTo>
                                <a:lnTo>
                                  <a:pt x="6245" y="15"/>
                                </a:lnTo>
                                <a:lnTo>
                                  <a:pt x="6290" y="15"/>
                                </a:lnTo>
                                <a:lnTo>
                                  <a:pt x="6290" y="0"/>
                                </a:lnTo>
                                <a:close/>
                                <a:moveTo>
                                  <a:pt x="6365" y="0"/>
                                </a:moveTo>
                                <a:lnTo>
                                  <a:pt x="6320" y="0"/>
                                </a:lnTo>
                                <a:lnTo>
                                  <a:pt x="6320" y="15"/>
                                </a:lnTo>
                                <a:lnTo>
                                  <a:pt x="6365" y="15"/>
                                </a:lnTo>
                                <a:lnTo>
                                  <a:pt x="6365" y="0"/>
                                </a:lnTo>
                                <a:close/>
                                <a:moveTo>
                                  <a:pt x="6441" y="0"/>
                                </a:moveTo>
                                <a:lnTo>
                                  <a:pt x="6396" y="0"/>
                                </a:lnTo>
                                <a:lnTo>
                                  <a:pt x="6396" y="15"/>
                                </a:lnTo>
                                <a:lnTo>
                                  <a:pt x="6441" y="15"/>
                                </a:lnTo>
                                <a:lnTo>
                                  <a:pt x="6441" y="0"/>
                                </a:lnTo>
                                <a:close/>
                                <a:moveTo>
                                  <a:pt x="6516" y="0"/>
                                </a:moveTo>
                                <a:lnTo>
                                  <a:pt x="6471" y="0"/>
                                </a:lnTo>
                                <a:lnTo>
                                  <a:pt x="6471" y="15"/>
                                </a:lnTo>
                                <a:lnTo>
                                  <a:pt x="6516" y="15"/>
                                </a:lnTo>
                                <a:lnTo>
                                  <a:pt x="6516" y="0"/>
                                </a:lnTo>
                                <a:close/>
                                <a:moveTo>
                                  <a:pt x="6591" y="0"/>
                                </a:moveTo>
                                <a:lnTo>
                                  <a:pt x="6546" y="0"/>
                                </a:lnTo>
                                <a:lnTo>
                                  <a:pt x="6546" y="15"/>
                                </a:lnTo>
                                <a:lnTo>
                                  <a:pt x="6591" y="15"/>
                                </a:lnTo>
                                <a:lnTo>
                                  <a:pt x="6591" y="0"/>
                                </a:lnTo>
                                <a:close/>
                                <a:moveTo>
                                  <a:pt x="6666" y="0"/>
                                </a:moveTo>
                                <a:lnTo>
                                  <a:pt x="6621" y="0"/>
                                </a:lnTo>
                                <a:lnTo>
                                  <a:pt x="6621" y="15"/>
                                </a:lnTo>
                                <a:lnTo>
                                  <a:pt x="6666" y="15"/>
                                </a:lnTo>
                                <a:lnTo>
                                  <a:pt x="6666" y="0"/>
                                </a:lnTo>
                                <a:close/>
                                <a:moveTo>
                                  <a:pt x="6742" y="0"/>
                                </a:moveTo>
                                <a:lnTo>
                                  <a:pt x="6697" y="0"/>
                                </a:lnTo>
                                <a:lnTo>
                                  <a:pt x="6697" y="15"/>
                                </a:lnTo>
                                <a:lnTo>
                                  <a:pt x="6742" y="15"/>
                                </a:lnTo>
                                <a:lnTo>
                                  <a:pt x="6742" y="0"/>
                                </a:lnTo>
                                <a:close/>
                                <a:moveTo>
                                  <a:pt x="6817" y="0"/>
                                </a:moveTo>
                                <a:lnTo>
                                  <a:pt x="6772" y="0"/>
                                </a:lnTo>
                                <a:lnTo>
                                  <a:pt x="6772" y="15"/>
                                </a:lnTo>
                                <a:lnTo>
                                  <a:pt x="6817" y="15"/>
                                </a:lnTo>
                                <a:lnTo>
                                  <a:pt x="6817" y="0"/>
                                </a:lnTo>
                                <a:close/>
                                <a:moveTo>
                                  <a:pt x="6892" y="0"/>
                                </a:moveTo>
                                <a:lnTo>
                                  <a:pt x="6847" y="0"/>
                                </a:lnTo>
                                <a:lnTo>
                                  <a:pt x="6847" y="15"/>
                                </a:lnTo>
                                <a:lnTo>
                                  <a:pt x="6892" y="15"/>
                                </a:lnTo>
                                <a:lnTo>
                                  <a:pt x="6892" y="0"/>
                                </a:lnTo>
                                <a:close/>
                                <a:moveTo>
                                  <a:pt x="6967" y="0"/>
                                </a:moveTo>
                                <a:lnTo>
                                  <a:pt x="6922" y="0"/>
                                </a:lnTo>
                                <a:lnTo>
                                  <a:pt x="6922" y="15"/>
                                </a:lnTo>
                                <a:lnTo>
                                  <a:pt x="6967" y="15"/>
                                </a:lnTo>
                                <a:lnTo>
                                  <a:pt x="6967" y="0"/>
                                </a:lnTo>
                                <a:close/>
                                <a:moveTo>
                                  <a:pt x="7042" y="0"/>
                                </a:moveTo>
                                <a:lnTo>
                                  <a:pt x="6997" y="0"/>
                                </a:lnTo>
                                <a:lnTo>
                                  <a:pt x="6997" y="15"/>
                                </a:lnTo>
                                <a:lnTo>
                                  <a:pt x="7042" y="15"/>
                                </a:lnTo>
                                <a:lnTo>
                                  <a:pt x="7042" y="0"/>
                                </a:lnTo>
                                <a:close/>
                                <a:moveTo>
                                  <a:pt x="7118" y="0"/>
                                </a:moveTo>
                                <a:lnTo>
                                  <a:pt x="7073" y="0"/>
                                </a:lnTo>
                                <a:lnTo>
                                  <a:pt x="7073" y="15"/>
                                </a:lnTo>
                                <a:lnTo>
                                  <a:pt x="7118" y="15"/>
                                </a:lnTo>
                                <a:lnTo>
                                  <a:pt x="7118" y="0"/>
                                </a:lnTo>
                                <a:close/>
                                <a:moveTo>
                                  <a:pt x="7193" y="0"/>
                                </a:moveTo>
                                <a:lnTo>
                                  <a:pt x="7148" y="0"/>
                                </a:lnTo>
                                <a:lnTo>
                                  <a:pt x="7148" y="15"/>
                                </a:lnTo>
                                <a:lnTo>
                                  <a:pt x="7193" y="15"/>
                                </a:lnTo>
                                <a:lnTo>
                                  <a:pt x="7193" y="0"/>
                                </a:lnTo>
                                <a:close/>
                                <a:moveTo>
                                  <a:pt x="7268" y="0"/>
                                </a:moveTo>
                                <a:lnTo>
                                  <a:pt x="7223" y="0"/>
                                </a:lnTo>
                                <a:lnTo>
                                  <a:pt x="7223" y="15"/>
                                </a:lnTo>
                                <a:lnTo>
                                  <a:pt x="7268" y="15"/>
                                </a:lnTo>
                                <a:lnTo>
                                  <a:pt x="7268" y="0"/>
                                </a:lnTo>
                                <a:close/>
                                <a:moveTo>
                                  <a:pt x="7343" y="0"/>
                                </a:moveTo>
                                <a:lnTo>
                                  <a:pt x="7298" y="0"/>
                                </a:lnTo>
                                <a:lnTo>
                                  <a:pt x="7298" y="15"/>
                                </a:lnTo>
                                <a:lnTo>
                                  <a:pt x="7343" y="15"/>
                                </a:lnTo>
                                <a:lnTo>
                                  <a:pt x="7343" y="0"/>
                                </a:lnTo>
                                <a:close/>
                                <a:moveTo>
                                  <a:pt x="7419" y="0"/>
                                </a:moveTo>
                                <a:lnTo>
                                  <a:pt x="7374" y="0"/>
                                </a:lnTo>
                                <a:lnTo>
                                  <a:pt x="7374" y="15"/>
                                </a:lnTo>
                                <a:lnTo>
                                  <a:pt x="7419" y="15"/>
                                </a:lnTo>
                                <a:lnTo>
                                  <a:pt x="7419" y="0"/>
                                </a:lnTo>
                                <a:close/>
                                <a:moveTo>
                                  <a:pt x="7494" y="0"/>
                                </a:moveTo>
                                <a:lnTo>
                                  <a:pt x="7449" y="0"/>
                                </a:lnTo>
                                <a:lnTo>
                                  <a:pt x="7449" y="15"/>
                                </a:lnTo>
                                <a:lnTo>
                                  <a:pt x="7494" y="15"/>
                                </a:lnTo>
                                <a:lnTo>
                                  <a:pt x="7494" y="0"/>
                                </a:lnTo>
                                <a:close/>
                                <a:moveTo>
                                  <a:pt x="7569" y="0"/>
                                </a:moveTo>
                                <a:lnTo>
                                  <a:pt x="7524" y="0"/>
                                </a:lnTo>
                                <a:lnTo>
                                  <a:pt x="7524" y="15"/>
                                </a:lnTo>
                                <a:lnTo>
                                  <a:pt x="7569" y="15"/>
                                </a:lnTo>
                                <a:lnTo>
                                  <a:pt x="7569" y="0"/>
                                </a:lnTo>
                                <a:close/>
                                <a:moveTo>
                                  <a:pt x="7644" y="0"/>
                                </a:moveTo>
                                <a:lnTo>
                                  <a:pt x="7599" y="0"/>
                                </a:lnTo>
                                <a:lnTo>
                                  <a:pt x="7599" y="15"/>
                                </a:lnTo>
                                <a:lnTo>
                                  <a:pt x="7644" y="15"/>
                                </a:lnTo>
                                <a:lnTo>
                                  <a:pt x="7644" y="0"/>
                                </a:lnTo>
                                <a:close/>
                                <a:moveTo>
                                  <a:pt x="7720" y="0"/>
                                </a:moveTo>
                                <a:lnTo>
                                  <a:pt x="7675" y="0"/>
                                </a:lnTo>
                                <a:lnTo>
                                  <a:pt x="7675" y="15"/>
                                </a:lnTo>
                                <a:lnTo>
                                  <a:pt x="7720" y="15"/>
                                </a:lnTo>
                                <a:lnTo>
                                  <a:pt x="7720" y="0"/>
                                </a:lnTo>
                                <a:close/>
                                <a:moveTo>
                                  <a:pt x="7795" y="0"/>
                                </a:moveTo>
                                <a:lnTo>
                                  <a:pt x="7750" y="0"/>
                                </a:lnTo>
                                <a:lnTo>
                                  <a:pt x="7750" y="15"/>
                                </a:lnTo>
                                <a:lnTo>
                                  <a:pt x="7795" y="15"/>
                                </a:lnTo>
                                <a:lnTo>
                                  <a:pt x="7795" y="0"/>
                                </a:lnTo>
                                <a:close/>
                                <a:moveTo>
                                  <a:pt x="7870" y="0"/>
                                </a:moveTo>
                                <a:lnTo>
                                  <a:pt x="7825" y="0"/>
                                </a:lnTo>
                                <a:lnTo>
                                  <a:pt x="7825" y="15"/>
                                </a:lnTo>
                                <a:lnTo>
                                  <a:pt x="7870" y="15"/>
                                </a:lnTo>
                                <a:lnTo>
                                  <a:pt x="7870" y="0"/>
                                </a:lnTo>
                                <a:close/>
                                <a:moveTo>
                                  <a:pt x="7945" y="0"/>
                                </a:moveTo>
                                <a:lnTo>
                                  <a:pt x="7900" y="0"/>
                                </a:lnTo>
                                <a:lnTo>
                                  <a:pt x="7900" y="15"/>
                                </a:lnTo>
                                <a:lnTo>
                                  <a:pt x="7945" y="15"/>
                                </a:lnTo>
                                <a:lnTo>
                                  <a:pt x="7945" y="0"/>
                                </a:lnTo>
                                <a:close/>
                                <a:moveTo>
                                  <a:pt x="8021" y="0"/>
                                </a:moveTo>
                                <a:lnTo>
                                  <a:pt x="7976" y="0"/>
                                </a:lnTo>
                                <a:lnTo>
                                  <a:pt x="7976" y="15"/>
                                </a:lnTo>
                                <a:lnTo>
                                  <a:pt x="8021" y="15"/>
                                </a:lnTo>
                                <a:lnTo>
                                  <a:pt x="8021" y="0"/>
                                </a:lnTo>
                                <a:close/>
                                <a:moveTo>
                                  <a:pt x="8096" y="0"/>
                                </a:moveTo>
                                <a:lnTo>
                                  <a:pt x="8051" y="0"/>
                                </a:lnTo>
                                <a:lnTo>
                                  <a:pt x="8051" y="15"/>
                                </a:lnTo>
                                <a:lnTo>
                                  <a:pt x="8096" y="15"/>
                                </a:lnTo>
                                <a:lnTo>
                                  <a:pt x="8096" y="0"/>
                                </a:lnTo>
                                <a:close/>
                                <a:moveTo>
                                  <a:pt x="8171" y="0"/>
                                </a:moveTo>
                                <a:lnTo>
                                  <a:pt x="8126" y="0"/>
                                </a:lnTo>
                                <a:lnTo>
                                  <a:pt x="8126" y="15"/>
                                </a:lnTo>
                                <a:lnTo>
                                  <a:pt x="8171" y="15"/>
                                </a:lnTo>
                                <a:lnTo>
                                  <a:pt x="8171" y="0"/>
                                </a:lnTo>
                                <a:close/>
                                <a:moveTo>
                                  <a:pt x="8246" y="0"/>
                                </a:moveTo>
                                <a:lnTo>
                                  <a:pt x="8201" y="0"/>
                                </a:lnTo>
                                <a:lnTo>
                                  <a:pt x="8201" y="15"/>
                                </a:lnTo>
                                <a:lnTo>
                                  <a:pt x="8246" y="15"/>
                                </a:lnTo>
                                <a:lnTo>
                                  <a:pt x="8246" y="0"/>
                                </a:lnTo>
                                <a:close/>
                                <a:moveTo>
                                  <a:pt x="8322" y="0"/>
                                </a:moveTo>
                                <a:lnTo>
                                  <a:pt x="8277" y="0"/>
                                </a:lnTo>
                                <a:lnTo>
                                  <a:pt x="8277" y="15"/>
                                </a:lnTo>
                                <a:lnTo>
                                  <a:pt x="8322" y="15"/>
                                </a:lnTo>
                                <a:lnTo>
                                  <a:pt x="8322" y="0"/>
                                </a:lnTo>
                                <a:close/>
                                <a:moveTo>
                                  <a:pt x="8397" y="0"/>
                                </a:moveTo>
                                <a:lnTo>
                                  <a:pt x="8352" y="0"/>
                                </a:lnTo>
                                <a:lnTo>
                                  <a:pt x="8352" y="15"/>
                                </a:lnTo>
                                <a:lnTo>
                                  <a:pt x="8397" y="15"/>
                                </a:lnTo>
                                <a:lnTo>
                                  <a:pt x="8397" y="0"/>
                                </a:lnTo>
                                <a:close/>
                                <a:moveTo>
                                  <a:pt x="8472" y="0"/>
                                </a:moveTo>
                                <a:lnTo>
                                  <a:pt x="8427" y="0"/>
                                </a:lnTo>
                                <a:lnTo>
                                  <a:pt x="8427" y="15"/>
                                </a:lnTo>
                                <a:lnTo>
                                  <a:pt x="8472" y="15"/>
                                </a:lnTo>
                                <a:lnTo>
                                  <a:pt x="8472" y="0"/>
                                </a:lnTo>
                                <a:close/>
                                <a:moveTo>
                                  <a:pt x="8547" y="0"/>
                                </a:moveTo>
                                <a:lnTo>
                                  <a:pt x="8502" y="0"/>
                                </a:lnTo>
                                <a:lnTo>
                                  <a:pt x="8502" y="15"/>
                                </a:lnTo>
                                <a:lnTo>
                                  <a:pt x="8547" y="15"/>
                                </a:lnTo>
                                <a:lnTo>
                                  <a:pt x="8547" y="0"/>
                                </a:lnTo>
                                <a:close/>
                                <a:moveTo>
                                  <a:pt x="8623" y="0"/>
                                </a:moveTo>
                                <a:lnTo>
                                  <a:pt x="8578" y="0"/>
                                </a:lnTo>
                                <a:lnTo>
                                  <a:pt x="8578" y="15"/>
                                </a:lnTo>
                                <a:lnTo>
                                  <a:pt x="8623" y="15"/>
                                </a:lnTo>
                                <a:lnTo>
                                  <a:pt x="8623" y="0"/>
                                </a:lnTo>
                                <a:close/>
                                <a:moveTo>
                                  <a:pt x="8698" y="0"/>
                                </a:moveTo>
                                <a:lnTo>
                                  <a:pt x="8653" y="0"/>
                                </a:lnTo>
                                <a:lnTo>
                                  <a:pt x="8653" y="15"/>
                                </a:lnTo>
                                <a:lnTo>
                                  <a:pt x="8698" y="15"/>
                                </a:lnTo>
                                <a:lnTo>
                                  <a:pt x="8698" y="0"/>
                                </a:lnTo>
                                <a:close/>
                                <a:moveTo>
                                  <a:pt x="8773" y="0"/>
                                </a:moveTo>
                                <a:lnTo>
                                  <a:pt x="8728" y="0"/>
                                </a:lnTo>
                                <a:lnTo>
                                  <a:pt x="8728" y="15"/>
                                </a:lnTo>
                                <a:lnTo>
                                  <a:pt x="8773" y="15"/>
                                </a:lnTo>
                                <a:lnTo>
                                  <a:pt x="8773" y="0"/>
                                </a:lnTo>
                                <a:close/>
                                <a:moveTo>
                                  <a:pt x="8848" y="0"/>
                                </a:moveTo>
                                <a:lnTo>
                                  <a:pt x="8803" y="0"/>
                                </a:lnTo>
                                <a:lnTo>
                                  <a:pt x="8803" y="15"/>
                                </a:lnTo>
                                <a:lnTo>
                                  <a:pt x="8848" y="15"/>
                                </a:lnTo>
                                <a:lnTo>
                                  <a:pt x="8848" y="0"/>
                                </a:lnTo>
                                <a:close/>
                                <a:moveTo>
                                  <a:pt x="8924" y="0"/>
                                </a:moveTo>
                                <a:lnTo>
                                  <a:pt x="8879" y="0"/>
                                </a:lnTo>
                                <a:lnTo>
                                  <a:pt x="8879" y="15"/>
                                </a:lnTo>
                                <a:lnTo>
                                  <a:pt x="8924" y="15"/>
                                </a:lnTo>
                                <a:lnTo>
                                  <a:pt x="8924" y="0"/>
                                </a:lnTo>
                                <a:close/>
                                <a:moveTo>
                                  <a:pt x="8999" y="0"/>
                                </a:moveTo>
                                <a:lnTo>
                                  <a:pt x="8954" y="0"/>
                                </a:lnTo>
                                <a:lnTo>
                                  <a:pt x="8954" y="15"/>
                                </a:lnTo>
                                <a:lnTo>
                                  <a:pt x="8999" y="15"/>
                                </a:lnTo>
                                <a:lnTo>
                                  <a:pt x="8999" y="0"/>
                                </a:lnTo>
                                <a:close/>
                                <a:moveTo>
                                  <a:pt x="9074" y="0"/>
                                </a:moveTo>
                                <a:lnTo>
                                  <a:pt x="9029" y="0"/>
                                </a:lnTo>
                                <a:lnTo>
                                  <a:pt x="9029" y="15"/>
                                </a:lnTo>
                                <a:lnTo>
                                  <a:pt x="9074" y="15"/>
                                </a:lnTo>
                                <a:lnTo>
                                  <a:pt x="9074" y="0"/>
                                </a:lnTo>
                                <a:close/>
                                <a:moveTo>
                                  <a:pt x="9149" y="0"/>
                                </a:moveTo>
                                <a:lnTo>
                                  <a:pt x="9104" y="0"/>
                                </a:lnTo>
                                <a:lnTo>
                                  <a:pt x="9104" y="15"/>
                                </a:lnTo>
                                <a:lnTo>
                                  <a:pt x="9149" y="15"/>
                                </a:lnTo>
                                <a:lnTo>
                                  <a:pt x="9149" y="0"/>
                                </a:lnTo>
                                <a:close/>
                                <a:moveTo>
                                  <a:pt x="9225" y="0"/>
                                </a:moveTo>
                                <a:lnTo>
                                  <a:pt x="9180" y="0"/>
                                </a:lnTo>
                                <a:lnTo>
                                  <a:pt x="9180" y="15"/>
                                </a:lnTo>
                                <a:lnTo>
                                  <a:pt x="9225" y="15"/>
                                </a:lnTo>
                                <a:lnTo>
                                  <a:pt x="9225" y="0"/>
                                </a:lnTo>
                                <a:close/>
                                <a:moveTo>
                                  <a:pt x="9300" y="0"/>
                                </a:moveTo>
                                <a:lnTo>
                                  <a:pt x="9255" y="0"/>
                                </a:lnTo>
                                <a:lnTo>
                                  <a:pt x="9255" y="15"/>
                                </a:lnTo>
                                <a:lnTo>
                                  <a:pt x="9300" y="15"/>
                                </a:lnTo>
                                <a:lnTo>
                                  <a:pt x="9300" y="0"/>
                                </a:lnTo>
                                <a:close/>
                                <a:moveTo>
                                  <a:pt x="9375" y="0"/>
                                </a:moveTo>
                                <a:lnTo>
                                  <a:pt x="9330" y="0"/>
                                </a:lnTo>
                                <a:lnTo>
                                  <a:pt x="9330" y="15"/>
                                </a:lnTo>
                                <a:lnTo>
                                  <a:pt x="9375" y="15"/>
                                </a:lnTo>
                                <a:lnTo>
                                  <a:pt x="9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0" y="683"/>
                            <a:ext cx="937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9367" y="0"/>
                            <a:ext cx="0" cy="6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AutoShape 3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2964" cy="690"/>
                          </a:xfrm>
                          <a:custGeom>
                            <a:avLst/>
                            <a:gdLst>
                              <a:gd name="T0" fmla="*/ 15 w 2964"/>
                              <a:gd name="T1" fmla="*/ 645 h 690"/>
                              <a:gd name="T2" fmla="*/ 0 w 2964"/>
                              <a:gd name="T3" fmla="*/ 645 h 690"/>
                              <a:gd name="T4" fmla="*/ 0 w 2964"/>
                              <a:gd name="T5" fmla="*/ 690 h 690"/>
                              <a:gd name="T6" fmla="*/ 15 w 2964"/>
                              <a:gd name="T7" fmla="*/ 690 h 690"/>
                              <a:gd name="T8" fmla="*/ 15 w 2964"/>
                              <a:gd name="T9" fmla="*/ 645 h 690"/>
                              <a:gd name="T10" fmla="*/ 15 w 2964"/>
                              <a:gd name="T11" fmla="*/ 573 h 690"/>
                              <a:gd name="T12" fmla="*/ 0 w 2964"/>
                              <a:gd name="T13" fmla="*/ 573 h 690"/>
                              <a:gd name="T14" fmla="*/ 0 w 2964"/>
                              <a:gd name="T15" fmla="*/ 618 h 690"/>
                              <a:gd name="T16" fmla="*/ 15 w 2964"/>
                              <a:gd name="T17" fmla="*/ 618 h 690"/>
                              <a:gd name="T18" fmla="*/ 15 w 2964"/>
                              <a:gd name="T19" fmla="*/ 573 h 690"/>
                              <a:gd name="T20" fmla="*/ 15 w 2964"/>
                              <a:gd name="T21" fmla="*/ 502 h 690"/>
                              <a:gd name="T22" fmla="*/ 0 w 2964"/>
                              <a:gd name="T23" fmla="*/ 502 h 690"/>
                              <a:gd name="T24" fmla="*/ 0 w 2964"/>
                              <a:gd name="T25" fmla="*/ 547 h 690"/>
                              <a:gd name="T26" fmla="*/ 15 w 2964"/>
                              <a:gd name="T27" fmla="*/ 547 h 690"/>
                              <a:gd name="T28" fmla="*/ 15 w 2964"/>
                              <a:gd name="T29" fmla="*/ 502 h 690"/>
                              <a:gd name="T30" fmla="*/ 15 w 2964"/>
                              <a:gd name="T31" fmla="*/ 430 h 690"/>
                              <a:gd name="T32" fmla="*/ 0 w 2964"/>
                              <a:gd name="T33" fmla="*/ 430 h 690"/>
                              <a:gd name="T34" fmla="*/ 0 w 2964"/>
                              <a:gd name="T35" fmla="*/ 475 h 690"/>
                              <a:gd name="T36" fmla="*/ 15 w 2964"/>
                              <a:gd name="T37" fmla="*/ 475 h 690"/>
                              <a:gd name="T38" fmla="*/ 15 w 2964"/>
                              <a:gd name="T39" fmla="*/ 430 h 690"/>
                              <a:gd name="T40" fmla="*/ 15 w 2964"/>
                              <a:gd name="T41" fmla="*/ 358 h 690"/>
                              <a:gd name="T42" fmla="*/ 0 w 2964"/>
                              <a:gd name="T43" fmla="*/ 358 h 690"/>
                              <a:gd name="T44" fmla="*/ 0 w 2964"/>
                              <a:gd name="T45" fmla="*/ 403 h 690"/>
                              <a:gd name="T46" fmla="*/ 15 w 2964"/>
                              <a:gd name="T47" fmla="*/ 403 h 690"/>
                              <a:gd name="T48" fmla="*/ 15 w 2964"/>
                              <a:gd name="T49" fmla="*/ 358 h 690"/>
                              <a:gd name="T50" fmla="*/ 15 w 2964"/>
                              <a:gd name="T51" fmla="*/ 287 h 690"/>
                              <a:gd name="T52" fmla="*/ 0 w 2964"/>
                              <a:gd name="T53" fmla="*/ 287 h 690"/>
                              <a:gd name="T54" fmla="*/ 0 w 2964"/>
                              <a:gd name="T55" fmla="*/ 332 h 690"/>
                              <a:gd name="T56" fmla="*/ 15 w 2964"/>
                              <a:gd name="T57" fmla="*/ 332 h 690"/>
                              <a:gd name="T58" fmla="*/ 15 w 2964"/>
                              <a:gd name="T59" fmla="*/ 287 h 690"/>
                              <a:gd name="T60" fmla="*/ 15 w 2964"/>
                              <a:gd name="T61" fmla="*/ 215 h 690"/>
                              <a:gd name="T62" fmla="*/ 0 w 2964"/>
                              <a:gd name="T63" fmla="*/ 215 h 690"/>
                              <a:gd name="T64" fmla="*/ 0 w 2964"/>
                              <a:gd name="T65" fmla="*/ 260 h 690"/>
                              <a:gd name="T66" fmla="*/ 15 w 2964"/>
                              <a:gd name="T67" fmla="*/ 260 h 690"/>
                              <a:gd name="T68" fmla="*/ 15 w 2964"/>
                              <a:gd name="T69" fmla="*/ 215 h 690"/>
                              <a:gd name="T70" fmla="*/ 15 w 2964"/>
                              <a:gd name="T71" fmla="*/ 143 h 690"/>
                              <a:gd name="T72" fmla="*/ 0 w 2964"/>
                              <a:gd name="T73" fmla="*/ 143 h 690"/>
                              <a:gd name="T74" fmla="*/ 0 w 2964"/>
                              <a:gd name="T75" fmla="*/ 188 h 690"/>
                              <a:gd name="T76" fmla="*/ 15 w 2964"/>
                              <a:gd name="T77" fmla="*/ 188 h 690"/>
                              <a:gd name="T78" fmla="*/ 15 w 2964"/>
                              <a:gd name="T79" fmla="*/ 143 h 690"/>
                              <a:gd name="T80" fmla="*/ 15 w 2964"/>
                              <a:gd name="T81" fmla="*/ 72 h 690"/>
                              <a:gd name="T82" fmla="*/ 0 w 2964"/>
                              <a:gd name="T83" fmla="*/ 72 h 690"/>
                              <a:gd name="T84" fmla="*/ 0 w 2964"/>
                              <a:gd name="T85" fmla="*/ 117 h 690"/>
                              <a:gd name="T86" fmla="*/ 15 w 2964"/>
                              <a:gd name="T87" fmla="*/ 117 h 690"/>
                              <a:gd name="T88" fmla="*/ 15 w 2964"/>
                              <a:gd name="T89" fmla="*/ 72 h 690"/>
                              <a:gd name="T90" fmla="*/ 15 w 2964"/>
                              <a:gd name="T91" fmla="*/ 0 h 690"/>
                              <a:gd name="T92" fmla="*/ 0 w 2964"/>
                              <a:gd name="T93" fmla="*/ 0 h 690"/>
                              <a:gd name="T94" fmla="*/ 0 w 2964"/>
                              <a:gd name="T95" fmla="*/ 45 h 690"/>
                              <a:gd name="T96" fmla="*/ 15 w 2964"/>
                              <a:gd name="T97" fmla="*/ 45 h 690"/>
                              <a:gd name="T98" fmla="*/ 15 w 2964"/>
                              <a:gd name="T99" fmla="*/ 0 h 690"/>
                              <a:gd name="T100" fmla="*/ 2963 w 2964"/>
                              <a:gd name="T101" fmla="*/ 435 h 690"/>
                              <a:gd name="T102" fmla="*/ 1041 w 2964"/>
                              <a:gd name="T103" fmla="*/ 435 h 690"/>
                              <a:gd name="T104" fmla="*/ 1041 w 2964"/>
                              <a:gd name="T105" fmla="*/ 450 h 690"/>
                              <a:gd name="T106" fmla="*/ 2963 w 2964"/>
                              <a:gd name="T107" fmla="*/ 450 h 690"/>
                              <a:gd name="T108" fmla="*/ 2963 w 2964"/>
                              <a:gd name="T109" fmla="*/ 435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964" h="690">
                                <a:moveTo>
                                  <a:pt x="15" y="645"/>
                                </a:moveTo>
                                <a:lnTo>
                                  <a:pt x="0" y="645"/>
                                </a:lnTo>
                                <a:lnTo>
                                  <a:pt x="0" y="690"/>
                                </a:lnTo>
                                <a:lnTo>
                                  <a:pt x="15" y="690"/>
                                </a:lnTo>
                                <a:lnTo>
                                  <a:pt x="15" y="645"/>
                                </a:lnTo>
                                <a:close/>
                                <a:moveTo>
                                  <a:pt x="15" y="573"/>
                                </a:moveTo>
                                <a:lnTo>
                                  <a:pt x="0" y="573"/>
                                </a:lnTo>
                                <a:lnTo>
                                  <a:pt x="0" y="618"/>
                                </a:lnTo>
                                <a:lnTo>
                                  <a:pt x="15" y="618"/>
                                </a:lnTo>
                                <a:lnTo>
                                  <a:pt x="15" y="573"/>
                                </a:lnTo>
                                <a:close/>
                                <a:moveTo>
                                  <a:pt x="15" y="502"/>
                                </a:moveTo>
                                <a:lnTo>
                                  <a:pt x="0" y="502"/>
                                </a:lnTo>
                                <a:lnTo>
                                  <a:pt x="0" y="547"/>
                                </a:lnTo>
                                <a:lnTo>
                                  <a:pt x="15" y="547"/>
                                </a:lnTo>
                                <a:lnTo>
                                  <a:pt x="15" y="502"/>
                                </a:lnTo>
                                <a:close/>
                                <a:moveTo>
                                  <a:pt x="15" y="430"/>
                                </a:moveTo>
                                <a:lnTo>
                                  <a:pt x="0" y="430"/>
                                </a:lnTo>
                                <a:lnTo>
                                  <a:pt x="0" y="475"/>
                                </a:lnTo>
                                <a:lnTo>
                                  <a:pt x="15" y="475"/>
                                </a:lnTo>
                                <a:lnTo>
                                  <a:pt x="15" y="430"/>
                                </a:lnTo>
                                <a:close/>
                                <a:moveTo>
                                  <a:pt x="15" y="358"/>
                                </a:moveTo>
                                <a:lnTo>
                                  <a:pt x="0" y="358"/>
                                </a:lnTo>
                                <a:lnTo>
                                  <a:pt x="0" y="403"/>
                                </a:lnTo>
                                <a:lnTo>
                                  <a:pt x="15" y="403"/>
                                </a:lnTo>
                                <a:lnTo>
                                  <a:pt x="15" y="358"/>
                                </a:lnTo>
                                <a:close/>
                                <a:moveTo>
                                  <a:pt x="15" y="287"/>
                                </a:moveTo>
                                <a:lnTo>
                                  <a:pt x="0" y="287"/>
                                </a:lnTo>
                                <a:lnTo>
                                  <a:pt x="0" y="332"/>
                                </a:lnTo>
                                <a:lnTo>
                                  <a:pt x="15" y="332"/>
                                </a:lnTo>
                                <a:lnTo>
                                  <a:pt x="15" y="287"/>
                                </a:lnTo>
                                <a:close/>
                                <a:moveTo>
                                  <a:pt x="15" y="215"/>
                                </a:moveTo>
                                <a:lnTo>
                                  <a:pt x="0" y="215"/>
                                </a:lnTo>
                                <a:lnTo>
                                  <a:pt x="0" y="260"/>
                                </a:lnTo>
                                <a:lnTo>
                                  <a:pt x="15" y="260"/>
                                </a:lnTo>
                                <a:lnTo>
                                  <a:pt x="15" y="215"/>
                                </a:lnTo>
                                <a:close/>
                                <a:moveTo>
                                  <a:pt x="15" y="143"/>
                                </a:moveTo>
                                <a:lnTo>
                                  <a:pt x="0" y="143"/>
                                </a:lnTo>
                                <a:lnTo>
                                  <a:pt x="0" y="188"/>
                                </a:lnTo>
                                <a:lnTo>
                                  <a:pt x="15" y="188"/>
                                </a:lnTo>
                                <a:lnTo>
                                  <a:pt x="15" y="143"/>
                                </a:lnTo>
                                <a:close/>
                                <a:moveTo>
                                  <a:pt x="15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117"/>
                                </a:lnTo>
                                <a:lnTo>
                                  <a:pt x="15" y="117"/>
                                </a:lnTo>
                                <a:lnTo>
                                  <a:pt x="15" y="72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15" y="45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2963" y="435"/>
                                </a:moveTo>
                                <a:lnTo>
                                  <a:pt x="1041" y="435"/>
                                </a:lnTo>
                                <a:lnTo>
                                  <a:pt x="1041" y="450"/>
                                </a:lnTo>
                                <a:lnTo>
                                  <a:pt x="2963" y="450"/>
                                </a:lnTo>
                                <a:lnTo>
                                  <a:pt x="2963" y="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15"/>
                            <a:ext cx="9345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2030C5" w14:textId="77777777" w:rsidR="00B9738E" w:rsidRDefault="00592588">
                              <w:pPr>
                                <w:spacing w:before="139"/>
                                <w:ind w:left="141"/>
                                <w:rPr>
                                  <w:rFonts w:ascii="Roboto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6.3</w:t>
                              </w:r>
                              <w:r>
                                <w:rPr>
                                  <w:rFonts w:ascii="Roboto"/>
                                  <w:b/>
                                  <w:spacing w:val="1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Re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</w:rPr>
                                <w:t>ports</w:t>
                              </w:r>
                              <w:r>
                                <w:rPr>
                                  <w:rFonts w:ascii="Roboto"/>
                                  <w:b/>
                                  <w:spacing w:val="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</w:rPr>
                                <w:t>from</w:t>
                              </w:r>
                              <w:r>
                                <w:rPr>
                                  <w:rFonts w:ascii="Roboto"/>
                                  <w:b/>
                                  <w:spacing w:val="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</w:rPr>
                                <w:t>JIRA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AA07DC" id="Group 33" o:spid="_x0000_s1089" style="width:468.75pt;height:34.55pt;mso-position-horizontal-relative:char;mso-position-vertical-relative:line" coordsize="9375,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">
                <v:rect id="Rectangle 39" o:spid="_x0000_s1090" style="position:absolute;width:9375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" fillcolor="#cfd0d9" stroked="f"/>
                <v:shape id="AutoShape 38" o:spid="_x0000_s1091" style="position:absolute;left:-1;width:9375;height:15;visibility:visible;mso-wrap-style:square;v-text-anchor:top" coordsize="93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" path="m45,l,,,15r45,l45,xm120,l75,r,15l120,15,120,xm195,l150,r,15l195,15,195,xm271,l226,r,15l271,15,271,xm346,l301,r,15l346,15,346,xm421,l376,r,15l421,15,421,xm496,l451,r,15l496,15,496,xm572,l527,r,15l572,15,572,xm647,l602,r,15l647,15,647,xm722,l677,r,15l722,15,722,xm797,l752,r,15l797,15,797,xm873,l828,r,15l873,15,873,xm948,l903,r,15l948,15,948,xm1023,l978,r,15l1023,15r,-15xm1098,r-45,l1053,15r45,l1098,xm1174,r-45,l1129,15r45,l1174,xm1249,r-45,l1204,15r45,l1249,xm1324,r-45,l1279,15r45,l1324,xm1399,r-45,l1354,15r45,l1399,xm1475,r-45,l1430,15r45,l1475,xm1550,r-45,l1505,15r45,l1550,xm1625,r-45,l1580,15r45,l1625,xm1700,r-45,l1655,15r45,l1700,xm1776,r-45,l1731,15r45,l1776,xm1851,r-45,l1806,15r45,l1851,xm1926,r-45,l1881,15r45,l1926,xm2001,r-45,l1956,15r45,l2001,xm2077,r-45,l2032,15r45,l2077,xm2152,r-45,l2107,15r45,l2152,xm2227,r-45,l2182,15r45,l2227,xm2302,r-45,l2257,15r45,l2302,xm2377,r-45,l2332,15r45,l2377,xm2453,r-45,l2408,15r45,l2453,xm2528,r-45,l2483,15r45,l2528,xm2603,r-45,l2558,15r45,l2603,xm2678,r-45,l2633,15r45,l2678,xm2754,r-45,l2709,15r45,l2754,xm2829,r-45,l2784,15r45,l2829,xm2904,r-45,l2859,15r45,l2904,xm2979,r-45,l2934,15r45,l2979,xm3055,r-45,l3010,15r45,l3055,xm3130,r-45,l3085,15r45,l3130,xm3205,r-45,l3160,15r45,l3205,xm3280,r-45,l3235,15r45,l3280,xm3356,r-45,l3311,15r45,l3356,xm3431,r-45,l3386,15r45,l3431,xm3506,r-45,l3461,15r45,l3506,xm3581,r-45,l3536,15r45,l3581,xm3657,r-45,l3612,15r45,l3657,xm3732,r-45,l3687,15r45,l3732,xm3807,r-45,l3762,15r45,l3807,xm3882,r-45,l3837,15r45,l3882,xm3958,r-45,l3913,15r45,l3958,xm4033,r-45,l3988,15r45,l4033,xm4108,r-45,l4063,15r45,l4108,xm4183,r-45,l4138,15r45,l4183,xm4259,r-45,l4214,15r45,l4259,xm4334,r-45,l4289,15r45,l4334,xm4409,r-45,l4364,15r45,l4409,xm4484,r-45,l4439,15r45,l4484,xm4560,r-45,l4515,15r45,l4560,xm4635,r-45,l4590,15r45,l4635,xm4710,r-45,l4665,15r45,l4710,xm4785,r-45,l4740,15r45,l4785,xm4860,r-45,l4815,15r45,l4860,xm4936,r-45,l4891,15r45,l4936,xm5011,r-45,l4966,15r45,l5011,xm5086,r-45,l5041,15r45,l5086,xm5161,r-45,l5116,15r45,l5161,xm5237,r-45,l5192,15r45,l5237,xm5312,r-45,l5267,15r45,l5312,xm5387,r-45,l5342,15r45,l5387,xm5462,r-45,l5417,15r45,l5462,xm5538,r-45,l5493,15r45,l5538,xm5613,r-45,l5568,15r45,l5613,xm5688,r-45,l5643,15r45,l5688,xm5763,r-45,l5718,15r45,l5763,xm5839,r-45,l5794,15r45,l5839,xm5914,r-45,l5869,15r45,l5914,xm5989,r-45,l5944,15r45,l5989,xm6064,r-45,l6019,15r45,l6064,xm6140,r-45,l6095,15r45,l6140,xm6215,r-45,l6170,15r45,l6215,xm6290,r-45,l6245,15r45,l6290,xm6365,r-45,l6320,15r45,l6365,xm6441,r-45,l6396,15r45,l6441,xm6516,r-45,l6471,15r45,l6516,xm6591,r-45,l6546,15r45,l6591,xm6666,r-45,l6621,15r45,l6666,xm6742,r-45,l6697,15r45,l6742,xm6817,r-45,l6772,15r45,l6817,xm6892,r-45,l6847,15r45,l6892,xm6967,r-45,l6922,15r45,l6967,xm7042,r-45,l6997,15r45,l7042,xm7118,r-45,l7073,15r45,l7118,xm7193,r-45,l7148,15r45,l7193,xm7268,r-45,l7223,15r45,l7268,xm7343,r-45,l7298,15r45,l7343,xm7419,r-45,l7374,15r45,l7419,xm7494,r-45,l7449,15r45,l7494,xm7569,r-45,l7524,15r45,l7569,xm7644,r-45,l7599,15r45,l7644,xm7720,r-45,l7675,15r45,l7720,xm7795,r-45,l7750,15r45,l7795,xm7870,r-45,l7825,15r45,l7870,xm7945,r-45,l7900,15r45,l7945,xm8021,r-45,l7976,15r45,l8021,xm8096,r-45,l8051,15r45,l8096,xm8171,r-45,l8126,15r45,l8171,xm8246,r-45,l8201,15r45,l8246,xm8322,r-45,l8277,15r45,l8322,xm8397,r-45,l8352,15r45,l8397,xm8472,r-45,l8427,15r45,l8472,xm8547,r-45,l8502,15r45,l8547,xm8623,r-45,l8578,15r45,l8623,xm8698,r-45,l8653,15r45,l8698,xm8773,r-45,l8728,15r45,l8773,xm8848,r-45,l8803,15r45,l8848,xm8924,r-45,l8879,15r45,l8924,xm8999,r-45,l8954,15r45,l8999,xm9074,r-45,l9029,15r45,l9074,xm9149,r-45,l9104,15r45,l9149,xm9225,r-45,l9180,15r45,l9225,xm9300,r-45,l9255,15r45,l9300,xm9375,r-45,l9330,15r45,l9375,xe" fillcolor="black" stroked="f">
                  <v:path arrowok="t" o:connecttype="custom" o:connectlocs="120,0;271,0;421,0;572,0;722,0;873,0;1023,0;1174,0;1324,0;1475,0;1625,0;1776,0;1926,0;2077,0;2227,0;2377,0;2528,0;2678,0;2829,0;2979,0;3130,0;3280,0;3431,0;3581,0;3732,0;3882,0;4033,0;4183,0;4334,0;4484,0;4635,0;4785,0;4936,0;5086,0;5237,0;5387,0;5538,0;5688,0;5839,0;5989,0;6140,0;6290,0;6441,0;6591,0;6742,0;6892,0;7042,0;7193,0;7343,0;7494,0;7644,0;7795,0;7945,0;8096,0;8246,0;8397,0;8547,0;8698,0;8848,0;8999,0;9149,0;9300,0" o:connectangles="0,0,0,0,0,0,0,0,0,0,0,0,0,0,0,0,0,0,0,0,0,0,0,0,0,0,0,0,0,0,0,0,0,0,0,0,0,0,0,0,0,0,0,0,0,0,0,0,0,0,0,0,0,0,0,0,0,0,0,0,0,0"/>
                </v:shape>
                <v:line id="Line 37" o:spid="_x0000_s1092" style="position:absolute;visibility:visible;mso-wrap-style:square" from="0,683" to="9375,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">
                  <v:stroke dashstyle="3 1"/>
                </v:line>
                <v:line id="Line 36" o:spid="_x0000_s1093" style="position:absolute;visibility:visible;mso-wrap-style:square" from="9367,0" to="9367,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">
                  <v:stroke dashstyle="3 1"/>
                </v:line>
                <v:shape id="AutoShape 35" o:spid="_x0000_s1094" style="position:absolute;left:-1;width:2964;height:690;visibility:visible;mso-wrap-style:square;v-text-anchor:top" coordsize="2964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" path="m15,645l,645r,45l15,690r,-45xm15,573l,573r,45l15,618r,-45xm15,502l,502r,45l15,547r,-45xm15,430l,430r,45l15,475r,-45xm15,358l,358r,45l15,403r,-45xm15,287l,287r,45l15,332r,-45xm15,215l,215r,45l15,260r,-45xm15,143l,143r,45l15,188r,-45xm15,72l,72r,45l15,117r,-45xm15,l,,,45r15,l15,xm2963,435r-1922,l1041,450r1922,l2963,435xe" fillcolor="black" stroked="f">
                  <v:path arrowok="t" o:connecttype="custom" o:connectlocs="15,645;0,645;0,690;15,690;15,645;15,573;0,573;0,618;15,618;15,573;15,502;0,502;0,547;15,547;15,502;15,430;0,430;0,475;15,475;15,430;15,358;0,358;0,403;15,403;15,358;15,287;0,287;0,332;15,332;15,287;15,215;0,215;0,260;15,260;15,215;15,143;0,143;0,188;15,188;15,143;15,72;0,72;0,117;15,117;15,72;15,0;0,0;0,45;15,45;15,0;2963,435;1041,435;1041,450;2963,450;2963,435" o:connectangles="0,0,0,0,0,0,0,0,0,0,0,0,0,0,0,0,0,0,0,0,0,0,0,0,0,0,0,0,0,0,0,0,0,0,0,0,0,0,0,0,0,0,0,0,0,0,0,0,0,0,0,0,0,0,0"/>
                </v:shape>
                <v:shape id="Text Box 34" o:spid="_x0000_s1095" type="#_x0000_t202" style="position:absolute;left:15;top:15;width:9345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+9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L3tT73EAAAA2wAAAA8A&#10;AAAAAAAAAAAAAAAABwIAAGRycy9kb3ducmV2LnhtbFBLBQYAAAAAAwADALcAAAD4AgAAAAA=&#10;" filled="f" stroked="f">
                  <v:textbox inset="0,0,0,0">
                    <w:txbxContent>
                      <w:p w14:paraId="552030C5" w14:textId="77777777" w:rsidR="00B9738E" w:rsidRDefault="00592588">
                        <w:pPr>
                          <w:spacing w:before="139"/>
                          <w:ind w:left="141"/>
                          <w:rPr>
                            <w:rFonts w:ascii="Roboto"/>
                            <w:b/>
                            <w:sz w:val="28"/>
                          </w:rPr>
                        </w:pP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6.3</w:t>
                        </w:r>
                        <w:r>
                          <w:rPr>
                            <w:rFonts w:ascii="Roboto"/>
                            <w:b/>
                            <w:spacing w:val="1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Re</w:t>
                        </w:r>
                        <w:r>
                          <w:rPr>
                            <w:rFonts w:ascii="Roboto"/>
                            <w:b/>
                            <w:sz w:val="28"/>
                          </w:rPr>
                          <w:t>ports</w:t>
                        </w:r>
                        <w:r>
                          <w:rPr>
                            <w:rFonts w:ascii="Roboto"/>
                            <w:b/>
                            <w:spacing w:val="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</w:rPr>
                          <w:t>from</w:t>
                        </w:r>
                        <w:r>
                          <w:rPr>
                            <w:rFonts w:ascii="Roboto"/>
                            <w:b/>
                            <w:spacing w:val="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</w:rPr>
                          <w:t>JIRA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35EC3B8" w14:textId="77777777" w:rsidR="00B9738E" w:rsidRDefault="00B9738E">
      <w:pPr>
        <w:pStyle w:val="BodyText"/>
        <w:spacing w:before="2"/>
        <w:rPr>
          <w:sz w:val="21"/>
        </w:rPr>
      </w:pPr>
    </w:p>
    <w:p w14:paraId="15876C4C" w14:textId="2B5DAF21" w:rsidR="00B9738E" w:rsidRDefault="00BD4F51">
      <w:pPr>
        <w:spacing w:before="90" w:line="300" w:lineRule="auto"/>
        <w:ind w:left="959" w:right="1016" w:firstLine="540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1" locked="0" layoutInCell="1" allowOverlap="1" wp14:anchorId="088E0161" wp14:editId="7CC84DCD">
                <wp:simplePos x="0" y="0"/>
                <wp:positionH relativeFrom="page">
                  <wp:posOffset>914400</wp:posOffset>
                </wp:positionH>
                <wp:positionV relativeFrom="paragraph">
                  <wp:posOffset>-374650</wp:posOffset>
                </wp:positionV>
                <wp:extent cx="1318260" cy="168910"/>
                <wp:effectExtent l="0" t="0" r="0" b="0"/>
                <wp:wrapNone/>
                <wp:docPr id="56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260" cy="168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620530" w14:textId="77777777" w:rsidR="00B9738E" w:rsidRDefault="00592588">
                            <w:pPr>
                              <w:spacing w:line="266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Reports</w:t>
                            </w:r>
                            <w:r>
                              <w:rPr>
                                <w:b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from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JIRA: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8E0161" id="Text Box 32" o:spid="_x0000_s1096" type="#_x0000_t202" style="position:absolute;left:0;text-align:left;margin-left:1in;margin-top:-29.5pt;width:103.8pt;height:13.3pt;z-index:-2516582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" filled="f" stroked="f">
                <v:textbox inset="0,0,0,0">
                  <w:txbxContent>
                    <w:p w14:paraId="2C620530" w14:textId="77777777" w:rsidR="00B9738E" w:rsidRDefault="00592588">
                      <w:pPr>
                        <w:spacing w:line="266" w:lineRule="exact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Reports</w:t>
                      </w:r>
                      <w:r>
                        <w:rPr>
                          <w:b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from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JIRA: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24"/>
        </w:rPr>
        <w:t>Jira helps teams plan, assign, track, report, and manage work and brings teams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together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everything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agile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software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customer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support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start-ups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and enterprises. Software teams build better with Jira Software, the #1 tool for agile teams.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As a Jira administrator, you can create project categories so your team can view work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across related projects in one place. Your team can use categories in advanced search,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filters,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reports,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more.</w:t>
      </w:r>
    </w:p>
    <w:p w14:paraId="07525C3B" w14:textId="77777777" w:rsidR="00B9738E" w:rsidRDefault="00B9738E">
      <w:pPr>
        <w:pStyle w:val="BodyText"/>
        <w:rPr>
          <w:b/>
          <w:sz w:val="20"/>
        </w:rPr>
      </w:pPr>
    </w:p>
    <w:p w14:paraId="7DA8F4E2" w14:textId="77777777" w:rsidR="00B9738E" w:rsidRDefault="00B9738E">
      <w:pPr>
        <w:pStyle w:val="BodyText"/>
        <w:rPr>
          <w:b/>
          <w:sz w:val="20"/>
        </w:rPr>
      </w:pPr>
    </w:p>
    <w:p w14:paraId="55C77DCF" w14:textId="77777777" w:rsidR="00B9738E" w:rsidRDefault="00B9738E">
      <w:pPr>
        <w:pStyle w:val="BodyText"/>
        <w:rPr>
          <w:b/>
          <w:sz w:val="20"/>
        </w:rPr>
      </w:pPr>
    </w:p>
    <w:p w14:paraId="613243D7" w14:textId="77777777" w:rsidR="00B9738E" w:rsidRDefault="00B9738E">
      <w:pPr>
        <w:pStyle w:val="BodyText"/>
        <w:rPr>
          <w:b/>
          <w:sz w:val="20"/>
        </w:rPr>
      </w:pPr>
    </w:p>
    <w:p w14:paraId="6061808C" w14:textId="77777777" w:rsidR="00B9738E" w:rsidRDefault="00B9738E">
      <w:pPr>
        <w:pStyle w:val="BodyText"/>
        <w:rPr>
          <w:b/>
          <w:sz w:val="20"/>
        </w:rPr>
      </w:pPr>
    </w:p>
    <w:p w14:paraId="23FCE871" w14:textId="7006FECB" w:rsidR="00B9738E" w:rsidRPr="00BD0997" w:rsidRDefault="00592588" w:rsidP="00BD0997">
      <w:pPr>
        <w:pStyle w:val="BodyText"/>
        <w:spacing w:before="10"/>
        <w:rPr>
          <w:b/>
          <w:sz w:val="17"/>
        </w:rPr>
        <w:sectPr w:rsidR="00B9738E" w:rsidRPr="00BD0997">
          <w:pgSz w:w="12240" w:h="15840"/>
          <w:pgMar w:top="1500" w:right="440" w:bottom="280" w:left="48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58242" behindDoc="0" locked="0" layoutInCell="1" allowOverlap="1" wp14:anchorId="4AD79A2A" wp14:editId="4C421260">
            <wp:simplePos x="0" y="0"/>
            <wp:positionH relativeFrom="page">
              <wp:posOffset>914400</wp:posOffset>
            </wp:positionH>
            <wp:positionV relativeFrom="paragraph">
              <wp:posOffset>155443</wp:posOffset>
            </wp:positionV>
            <wp:extent cx="5918200" cy="221932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95544" w14:textId="3F2ACFFC" w:rsidR="00BD0997" w:rsidRDefault="00BD4F51" w:rsidP="00BD0997">
      <w:pPr>
        <w:pStyle w:val="Heading1"/>
        <w:ind w:left="0"/>
        <w:jc w:val="left"/>
      </w:pPr>
      <w:r>
        <w:lastRenderedPageBreak/>
        <w:t xml:space="preserve">      </w:t>
      </w:r>
      <w:r w:rsidR="00BD0997">
        <w:t>CODING &amp; SOLUTIONING</w:t>
      </w:r>
    </w:p>
    <w:p w14:paraId="13391162" w14:textId="77777777" w:rsidR="00BD0997" w:rsidRDefault="00BD0997" w:rsidP="00BD0997">
      <w:pPr>
        <w:spacing w:before="206" w:line="300" w:lineRule="auto"/>
        <w:ind w:left="859" w:right="897"/>
        <w:jc w:val="center"/>
        <w:rPr>
          <w:b/>
          <w:sz w:val="48"/>
        </w:rPr>
      </w:pPr>
      <w:r>
        <w:rPr>
          <w:b/>
          <w:sz w:val="48"/>
        </w:rPr>
        <w:t>(Explain</w:t>
      </w:r>
      <w:r>
        <w:rPr>
          <w:b/>
          <w:spacing w:val="-6"/>
          <w:sz w:val="48"/>
        </w:rPr>
        <w:t xml:space="preserve"> </w:t>
      </w:r>
      <w:r>
        <w:rPr>
          <w:b/>
          <w:sz w:val="48"/>
        </w:rPr>
        <w:t>the</w:t>
      </w:r>
      <w:r>
        <w:rPr>
          <w:b/>
          <w:spacing w:val="-6"/>
          <w:sz w:val="48"/>
        </w:rPr>
        <w:t xml:space="preserve"> </w:t>
      </w:r>
      <w:r>
        <w:rPr>
          <w:b/>
          <w:sz w:val="48"/>
        </w:rPr>
        <w:t>features</w:t>
      </w:r>
      <w:r>
        <w:rPr>
          <w:b/>
          <w:spacing w:val="-5"/>
          <w:sz w:val="48"/>
        </w:rPr>
        <w:t xml:space="preserve"> </w:t>
      </w:r>
      <w:r>
        <w:rPr>
          <w:b/>
          <w:sz w:val="48"/>
        </w:rPr>
        <w:t>added</w:t>
      </w:r>
      <w:r>
        <w:rPr>
          <w:b/>
          <w:spacing w:val="-6"/>
          <w:sz w:val="48"/>
        </w:rPr>
        <w:t xml:space="preserve"> </w:t>
      </w:r>
      <w:r>
        <w:rPr>
          <w:b/>
          <w:sz w:val="48"/>
        </w:rPr>
        <w:t>in</w:t>
      </w:r>
      <w:r>
        <w:rPr>
          <w:b/>
          <w:spacing w:val="-6"/>
          <w:sz w:val="48"/>
        </w:rPr>
        <w:t xml:space="preserve"> </w:t>
      </w:r>
      <w:r>
        <w:rPr>
          <w:b/>
          <w:sz w:val="48"/>
        </w:rPr>
        <w:t>the</w:t>
      </w:r>
      <w:r>
        <w:rPr>
          <w:b/>
          <w:spacing w:val="-5"/>
          <w:sz w:val="48"/>
        </w:rPr>
        <w:t xml:space="preserve"> </w:t>
      </w:r>
      <w:r>
        <w:rPr>
          <w:b/>
          <w:sz w:val="48"/>
        </w:rPr>
        <w:t>project</w:t>
      </w:r>
      <w:r>
        <w:rPr>
          <w:b/>
          <w:spacing w:val="-117"/>
          <w:sz w:val="48"/>
        </w:rPr>
        <w:t xml:space="preserve"> </w:t>
      </w:r>
      <w:r>
        <w:rPr>
          <w:b/>
          <w:sz w:val="48"/>
        </w:rPr>
        <w:t>along with code)</w:t>
      </w:r>
    </w:p>
    <w:p w14:paraId="2314F215" w14:textId="5FAE136C" w:rsidR="00B9738E" w:rsidRDefault="00B9738E">
      <w:pPr>
        <w:pStyle w:val="BodyText"/>
        <w:ind w:left="1034"/>
        <w:rPr>
          <w:sz w:val="20"/>
        </w:rPr>
      </w:pPr>
    </w:p>
    <w:p w14:paraId="7597CCD8" w14:textId="77777777" w:rsidR="00B9738E" w:rsidRDefault="00B9738E">
      <w:pPr>
        <w:pStyle w:val="BodyText"/>
        <w:rPr>
          <w:b/>
          <w:sz w:val="20"/>
        </w:rPr>
      </w:pPr>
    </w:p>
    <w:p w14:paraId="5B9A63AB" w14:textId="77777777" w:rsidR="00B9738E" w:rsidRDefault="00B9738E">
      <w:pPr>
        <w:pStyle w:val="BodyText"/>
        <w:spacing w:before="11"/>
        <w:rPr>
          <w:b/>
          <w:sz w:val="27"/>
        </w:rPr>
      </w:pPr>
    </w:p>
    <w:p w14:paraId="4CEE71DC" w14:textId="77777777" w:rsidR="00B9738E" w:rsidRDefault="00592588">
      <w:pPr>
        <w:pStyle w:val="BodyText"/>
        <w:spacing w:before="90" w:line="300" w:lineRule="auto"/>
        <w:ind w:left="959" w:right="2124"/>
      </w:pP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sign</w:t>
      </w:r>
      <w:r>
        <w:rPr>
          <w:spacing w:val="-1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sign</w:t>
      </w:r>
      <w:r>
        <w:rPr>
          <w:spacing w:val="-1"/>
        </w:rPr>
        <w:t xml:space="preserve"> </w:t>
      </w:r>
      <w:r>
        <w:t>language</w:t>
      </w:r>
      <w:r>
        <w:rPr>
          <w:spacing w:val="-57"/>
        </w:rPr>
        <w:t xml:space="preserve"> </w:t>
      </w:r>
      <w:r>
        <w:t>standards that exist.</w:t>
      </w:r>
    </w:p>
    <w:p w14:paraId="7292DD7C" w14:textId="77777777" w:rsidR="00B9738E" w:rsidRDefault="00592588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251658243" behindDoc="0" locked="0" layoutInCell="1" allowOverlap="1" wp14:anchorId="5B567A50" wp14:editId="1F9F38DD">
            <wp:simplePos x="0" y="0"/>
            <wp:positionH relativeFrom="page">
              <wp:posOffset>914400</wp:posOffset>
            </wp:positionH>
            <wp:positionV relativeFrom="paragraph">
              <wp:posOffset>228030</wp:posOffset>
            </wp:positionV>
            <wp:extent cx="5957991" cy="394335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991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47D2B7" w14:textId="77777777" w:rsidR="00B9738E" w:rsidRDefault="00B9738E">
      <w:pPr>
        <w:pStyle w:val="BodyText"/>
        <w:spacing w:before="8"/>
        <w:rPr>
          <w:sz w:val="19"/>
        </w:rPr>
      </w:pPr>
    </w:p>
    <w:p w14:paraId="696B62E9" w14:textId="77777777" w:rsidR="00B9738E" w:rsidRDefault="00592588">
      <w:pPr>
        <w:pStyle w:val="BodyText"/>
        <w:spacing w:before="90"/>
        <w:ind w:left="959"/>
      </w:pPr>
      <w:r>
        <w:rPr>
          <w:u w:val="single"/>
        </w:rPr>
        <w:t>MODEL BUILDING</w:t>
      </w:r>
    </w:p>
    <w:p w14:paraId="57BE79D5" w14:textId="77777777" w:rsidR="00B9738E" w:rsidRDefault="00B9738E">
      <w:pPr>
        <w:pStyle w:val="BodyText"/>
        <w:spacing w:before="2"/>
        <w:rPr>
          <w:sz w:val="28"/>
        </w:rPr>
      </w:pPr>
    </w:p>
    <w:p w14:paraId="4154BD84" w14:textId="77777777" w:rsidR="00B9738E" w:rsidRDefault="00B9738E">
      <w:pPr>
        <w:rPr>
          <w:sz w:val="28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6AF74253" w14:textId="77777777" w:rsidR="00B9738E" w:rsidRDefault="00592588">
      <w:pPr>
        <w:spacing w:before="90"/>
        <w:ind w:left="959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keras.models</w:t>
      </w:r>
      <w:proofErr w:type="spellEnd"/>
      <w:proofErr w:type="gramEnd"/>
      <w:r>
        <w:rPr>
          <w:spacing w:val="-2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Sequential</w:t>
      </w:r>
    </w:p>
    <w:p w14:paraId="2AB84E09" w14:textId="77777777" w:rsidR="00B9738E" w:rsidRDefault="00592588">
      <w:pPr>
        <w:spacing w:before="69"/>
        <w:ind w:left="959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keras.layers</w:t>
      </w:r>
      <w:proofErr w:type="spellEnd"/>
      <w:proofErr w:type="gramEnd"/>
      <w:r>
        <w:rPr>
          <w:spacing w:val="-2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Dense</w:t>
      </w:r>
    </w:p>
    <w:p w14:paraId="7B9667B0" w14:textId="77777777" w:rsidR="00B9738E" w:rsidRDefault="00592588">
      <w:pPr>
        <w:spacing w:before="69"/>
        <w:ind w:left="959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keras.layers</w:t>
      </w:r>
      <w:proofErr w:type="spellEnd"/>
      <w:proofErr w:type="gramEnd"/>
      <w:r>
        <w:rPr>
          <w:spacing w:val="-2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Convolution2D</w:t>
      </w:r>
    </w:p>
    <w:p w14:paraId="5414C286" w14:textId="77777777" w:rsidR="00B9738E" w:rsidRDefault="00592588">
      <w:pPr>
        <w:spacing w:before="69"/>
        <w:ind w:left="959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5"/>
          <w:sz w:val="24"/>
        </w:rPr>
        <w:t xml:space="preserve"> </w:t>
      </w:r>
      <w:proofErr w:type="spellStart"/>
      <w:proofErr w:type="gramStart"/>
      <w:r>
        <w:rPr>
          <w:sz w:val="24"/>
        </w:rPr>
        <w:t>tensorflow.keras</w:t>
      </w:r>
      <w:proofErr w:type="gramEnd"/>
      <w:r>
        <w:rPr>
          <w:sz w:val="24"/>
        </w:rPr>
        <w:t>.layers</w:t>
      </w:r>
      <w:proofErr w:type="spellEnd"/>
      <w:r>
        <w:rPr>
          <w:spacing w:val="-5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Conv2D,</w:t>
      </w:r>
      <w:r>
        <w:rPr>
          <w:spacing w:val="-4"/>
          <w:sz w:val="24"/>
        </w:rPr>
        <w:t xml:space="preserve"> </w:t>
      </w:r>
      <w:r>
        <w:rPr>
          <w:sz w:val="24"/>
        </w:rPr>
        <w:t>MaxPooling2D</w:t>
      </w:r>
    </w:p>
    <w:p w14:paraId="3B77649F" w14:textId="77777777" w:rsidR="00B9738E" w:rsidRDefault="00592588">
      <w:pPr>
        <w:spacing w:before="69"/>
        <w:ind w:left="959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keras.layers</w:t>
      </w:r>
      <w:proofErr w:type="spellEnd"/>
      <w:proofErr w:type="gramEnd"/>
      <w:r>
        <w:rPr>
          <w:spacing w:val="-2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Dropout</w:t>
      </w:r>
    </w:p>
    <w:p w14:paraId="6E5C0EB6" w14:textId="77777777" w:rsidR="00B9738E" w:rsidRDefault="00592588">
      <w:pPr>
        <w:spacing w:before="69"/>
        <w:ind w:left="959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keras.layers</w:t>
      </w:r>
      <w:proofErr w:type="spellEnd"/>
      <w:proofErr w:type="gramEnd"/>
      <w:r>
        <w:rPr>
          <w:spacing w:val="-2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Flatten</w:t>
      </w:r>
    </w:p>
    <w:p w14:paraId="5CAD4BFC" w14:textId="77777777" w:rsidR="00B9738E" w:rsidRDefault="00B9738E">
      <w:pPr>
        <w:pStyle w:val="BodyText"/>
        <w:rPr>
          <w:sz w:val="36"/>
        </w:rPr>
      </w:pPr>
    </w:p>
    <w:p w14:paraId="7F48E3BA" w14:textId="18444D4A" w:rsidR="00B9738E" w:rsidRDefault="00592588">
      <w:pPr>
        <w:ind w:left="959"/>
        <w:rPr>
          <w:i/>
          <w:sz w:val="24"/>
        </w:rPr>
      </w:pPr>
      <w:r>
        <w:rPr>
          <w:i/>
          <w:sz w:val="24"/>
        </w:rPr>
        <w:t>#Creating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model</w:t>
      </w:r>
    </w:p>
    <w:p w14:paraId="63CBDEDF" w14:textId="0ABA6199" w:rsidR="00B9738E" w:rsidRDefault="00B9738E" w:rsidP="00BD0997">
      <w:pPr>
        <w:pStyle w:val="BodyText"/>
      </w:pPr>
    </w:p>
    <w:p w14:paraId="1F31FF9C" w14:textId="77777777" w:rsidR="00B9738E" w:rsidRDefault="00B9738E">
      <w:pPr>
        <w:jc w:val="center"/>
        <w:sectPr w:rsidR="00B9738E">
          <w:type w:val="continuous"/>
          <w:pgSz w:w="12240" w:h="15840"/>
          <w:pgMar w:top="1500" w:right="440" w:bottom="280" w:left="480" w:header="720" w:footer="720" w:gutter="0"/>
          <w:cols w:num="2" w:space="720" w:equalWidth="0">
            <w:col w:w="7013" w:space="1501"/>
            <w:col w:w="2806"/>
          </w:cols>
        </w:sectPr>
      </w:pPr>
    </w:p>
    <w:p w14:paraId="5C27BB0B" w14:textId="77777777" w:rsidR="00B9738E" w:rsidRDefault="00592588">
      <w:pPr>
        <w:pStyle w:val="BodyText"/>
        <w:spacing w:before="66"/>
        <w:ind w:left="959"/>
      </w:pPr>
      <w:r>
        <w:lastRenderedPageBreak/>
        <w:t>model</w:t>
      </w:r>
      <w:r>
        <w:rPr>
          <w:b/>
        </w:rPr>
        <w:t>=</w:t>
      </w:r>
      <w:proofErr w:type="gramStart"/>
      <w:r>
        <w:t>Sequential(</w:t>
      </w:r>
      <w:proofErr w:type="gramEnd"/>
      <w:r>
        <w:t>)</w:t>
      </w:r>
    </w:p>
    <w:p w14:paraId="7B3F77C0" w14:textId="77777777" w:rsidR="00B9738E" w:rsidRDefault="00592588">
      <w:pPr>
        <w:spacing w:before="69"/>
        <w:ind w:left="959"/>
        <w:rPr>
          <w:i/>
          <w:sz w:val="24"/>
        </w:rPr>
      </w:pPr>
      <w:r>
        <w:rPr>
          <w:i/>
          <w:sz w:val="24"/>
        </w:rPr>
        <w:t>#Adding the layers</w:t>
      </w:r>
    </w:p>
    <w:p w14:paraId="4CE1EA06" w14:textId="77777777" w:rsidR="00B9738E" w:rsidRDefault="00592588">
      <w:pPr>
        <w:pStyle w:val="BodyText"/>
        <w:spacing w:before="69" w:line="300" w:lineRule="auto"/>
        <w:ind w:left="959" w:right="2682"/>
      </w:pPr>
      <w:proofErr w:type="spellStart"/>
      <w:proofErr w:type="gramStart"/>
      <w:r>
        <w:t>model</w:t>
      </w:r>
      <w:r>
        <w:rPr>
          <w:b/>
        </w:rPr>
        <w:t>.</w:t>
      </w:r>
      <w:r>
        <w:t>add</w:t>
      </w:r>
      <w:proofErr w:type="spellEnd"/>
      <w:r>
        <w:t>(</w:t>
      </w:r>
      <w:proofErr w:type="gramEnd"/>
      <w:r>
        <w:t xml:space="preserve">Convolution2D(32,(3,3), </w:t>
      </w:r>
      <w:proofErr w:type="spellStart"/>
      <w:r>
        <w:t>input_shape</w:t>
      </w:r>
      <w:proofErr w:type="spellEnd"/>
      <w:r>
        <w:rPr>
          <w:b/>
        </w:rPr>
        <w:t>=</w:t>
      </w:r>
      <w:r>
        <w:t xml:space="preserve">(64,64,1), activation </w:t>
      </w:r>
      <w:r>
        <w:rPr>
          <w:b/>
        </w:rPr>
        <w:t xml:space="preserve">= </w:t>
      </w:r>
      <w:r>
        <w:t>'</w:t>
      </w:r>
      <w:proofErr w:type="spellStart"/>
      <w:r>
        <w:t>relu</w:t>
      </w:r>
      <w:proofErr w:type="spellEnd"/>
      <w:r>
        <w:t>'))</w:t>
      </w:r>
      <w:r>
        <w:rPr>
          <w:spacing w:val="-58"/>
        </w:rPr>
        <w:t xml:space="preserve"> </w:t>
      </w:r>
      <w:proofErr w:type="spellStart"/>
      <w:r>
        <w:t>model</w:t>
      </w:r>
      <w:r>
        <w:rPr>
          <w:b/>
        </w:rPr>
        <w:t>.</w:t>
      </w:r>
      <w:r>
        <w:t>add</w:t>
      </w:r>
      <w:proofErr w:type="spellEnd"/>
      <w:r>
        <w:t>(MaxPooling2D(</w:t>
      </w:r>
      <w:proofErr w:type="spellStart"/>
      <w:r>
        <w:t>pool_size</w:t>
      </w:r>
      <w:proofErr w:type="spellEnd"/>
      <w:r>
        <w:rPr>
          <w:b/>
        </w:rPr>
        <w:t>=</w:t>
      </w:r>
      <w:r>
        <w:t>(2,2)))</w:t>
      </w:r>
    </w:p>
    <w:p w14:paraId="11DBC9F7" w14:textId="77777777" w:rsidR="00B9738E" w:rsidRDefault="00592588">
      <w:pPr>
        <w:pStyle w:val="BodyText"/>
        <w:ind w:left="959"/>
      </w:pPr>
      <w:proofErr w:type="spellStart"/>
      <w:proofErr w:type="gramStart"/>
      <w:r>
        <w:t>model</w:t>
      </w:r>
      <w:r>
        <w:rPr>
          <w:b/>
        </w:rPr>
        <w:t>.</w:t>
      </w:r>
      <w:r>
        <w:t>add</w:t>
      </w:r>
      <w:proofErr w:type="spellEnd"/>
      <w:r>
        <w:t>(</w:t>
      </w:r>
      <w:proofErr w:type="gramEnd"/>
      <w:r>
        <w:t>Flatten())</w:t>
      </w:r>
    </w:p>
    <w:p w14:paraId="37DFBDC8" w14:textId="77777777" w:rsidR="00B9738E" w:rsidRDefault="00B9738E">
      <w:pPr>
        <w:pStyle w:val="BodyText"/>
        <w:rPr>
          <w:sz w:val="36"/>
        </w:rPr>
      </w:pPr>
    </w:p>
    <w:p w14:paraId="1D806C36" w14:textId="77777777" w:rsidR="00B9738E" w:rsidRDefault="00592588">
      <w:pPr>
        <w:pStyle w:val="BodyText"/>
        <w:spacing w:line="300" w:lineRule="auto"/>
        <w:ind w:left="959" w:right="6392"/>
      </w:pPr>
      <w:r>
        <w:rPr>
          <w:i/>
        </w:rPr>
        <w:t>#adding hidden layers</w:t>
      </w:r>
      <w:r>
        <w:rPr>
          <w:i/>
          <w:spacing w:val="1"/>
        </w:rPr>
        <w:t xml:space="preserve"> </w:t>
      </w:r>
      <w:proofErr w:type="spellStart"/>
      <w:proofErr w:type="gramStart"/>
      <w:r>
        <w:t>model</w:t>
      </w:r>
      <w:r>
        <w:rPr>
          <w:b/>
        </w:rPr>
        <w:t>.</w:t>
      </w:r>
      <w:r>
        <w:t>add</w:t>
      </w:r>
      <w:proofErr w:type="spellEnd"/>
      <w:r>
        <w:t>(</w:t>
      </w:r>
      <w:proofErr w:type="gramEnd"/>
      <w:r>
        <w:t>Dense(400, activation</w:t>
      </w:r>
      <w:r>
        <w:rPr>
          <w:b/>
        </w:rPr>
        <w:t>=</w:t>
      </w:r>
      <w:r>
        <w:t>'</w:t>
      </w:r>
      <w:proofErr w:type="spellStart"/>
      <w:r>
        <w:t>relu</w:t>
      </w:r>
      <w:proofErr w:type="spellEnd"/>
      <w:r>
        <w:t>'))</w:t>
      </w:r>
      <w:r>
        <w:rPr>
          <w:spacing w:val="-57"/>
        </w:rPr>
        <w:t xml:space="preserve"> </w:t>
      </w:r>
      <w:proofErr w:type="spellStart"/>
      <w:r>
        <w:t>model</w:t>
      </w:r>
      <w:r>
        <w:rPr>
          <w:b/>
        </w:rPr>
        <w:t>.</w:t>
      </w:r>
      <w:r>
        <w:t>add</w:t>
      </w:r>
      <w:proofErr w:type="spellEnd"/>
      <w:r>
        <w:t>(Dense(200, activation</w:t>
      </w:r>
      <w:r>
        <w:rPr>
          <w:b/>
        </w:rPr>
        <w:t>=</w:t>
      </w:r>
      <w:r>
        <w:t>'</w:t>
      </w:r>
      <w:proofErr w:type="spellStart"/>
      <w:r>
        <w:t>relu</w:t>
      </w:r>
      <w:proofErr w:type="spellEnd"/>
      <w:r>
        <w:t>'))</w:t>
      </w:r>
      <w:r>
        <w:rPr>
          <w:spacing w:val="-57"/>
        </w:rPr>
        <w:t xml:space="preserve"> </w:t>
      </w:r>
      <w:proofErr w:type="spellStart"/>
      <w:r>
        <w:t>model</w:t>
      </w:r>
      <w:r>
        <w:rPr>
          <w:b/>
        </w:rPr>
        <w:t>.</w:t>
      </w:r>
      <w:r>
        <w:t>add</w:t>
      </w:r>
      <w:proofErr w:type="spellEnd"/>
      <w:r>
        <w:t>(Dense(100,</w:t>
      </w:r>
      <w:r>
        <w:rPr>
          <w:spacing w:val="-13"/>
        </w:rPr>
        <w:t xml:space="preserve"> </w:t>
      </w:r>
      <w:r>
        <w:t>activation</w:t>
      </w:r>
      <w:r>
        <w:rPr>
          <w:b/>
        </w:rPr>
        <w:t>=</w:t>
      </w:r>
      <w:r>
        <w:t>'</w:t>
      </w:r>
      <w:proofErr w:type="spellStart"/>
      <w:r>
        <w:t>relu</w:t>
      </w:r>
      <w:proofErr w:type="spellEnd"/>
      <w:r>
        <w:t>'))</w:t>
      </w:r>
    </w:p>
    <w:p w14:paraId="62C42330" w14:textId="77777777" w:rsidR="00B9738E" w:rsidRDefault="00B9738E">
      <w:pPr>
        <w:pStyle w:val="BodyText"/>
        <w:spacing w:before="2"/>
        <w:rPr>
          <w:sz w:val="22"/>
        </w:rPr>
      </w:pPr>
    </w:p>
    <w:p w14:paraId="1986E4E5" w14:textId="77777777" w:rsidR="00B9738E" w:rsidRDefault="00B9738E">
      <w:pPr>
        <w:sectPr w:rsidR="00B9738E">
          <w:pgSz w:w="12240" w:h="15840"/>
          <w:pgMar w:top="1360" w:right="440" w:bottom="280" w:left="480" w:header="720" w:footer="720" w:gutter="0"/>
          <w:cols w:space="720"/>
        </w:sectPr>
      </w:pPr>
    </w:p>
    <w:p w14:paraId="6707F3B7" w14:textId="77777777" w:rsidR="00B9738E" w:rsidRDefault="00592588">
      <w:pPr>
        <w:spacing w:before="90"/>
        <w:ind w:left="959"/>
        <w:rPr>
          <w:i/>
          <w:sz w:val="24"/>
        </w:rPr>
      </w:pPr>
      <w:r>
        <w:rPr>
          <w:i/>
          <w:sz w:val="24"/>
        </w:rPr>
        <w:t>#Adding the output layer</w:t>
      </w:r>
    </w:p>
    <w:p w14:paraId="371D9B1B" w14:textId="77777777" w:rsidR="00B9738E" w:rsidRDefault="00592588">
      <w:pPr>
        <w:pStyle w:val="BodyText"/>
        <w:spacing w:before="69" w:line="600" w:lineRule="auto"/>
        <w:ind w:left="959" w:right="-3"/>
      </w:pPr>
      <w:proofErr w:type="spellStart"/>
      <w:proofErr w:type="gramStart"/>
      <w:r>
        <w:t>model</w:t>
      </w:r>
      <w:r>
        <w:rPr>
          <w:b/>
        </w:rPr>
        <w:t>.</w:t>
      </w:r>
      <w:r>
        <w:t>add</w:t>
      </w:r>
      <w:proofErr w:type="spellEnd"/>
      <w:r>
        <w:t>(</w:t>
      </w:r>
      <w:proofErr w:type="gramEnd"/>
      <w:r>
        <w:t>Dense(9, activation</w:t>
      </w:r>
      <w:r>
        <w:rPr>
          <w:b/>
        </w:rPr>
        <w:t>=</w:t>
      </w:r>
      <w:r>
        <w:t>'</w:t>
      </w:r>
      <w:proofErr w:type="spellStart"/>
      <w:r>
        <w:t>softmax</w:t>
      </w:r>
      <w:proofErr w:type="spellEnd"/>
      <w:r>
        <w:t>'))</w:t>
      </w:r>
      <w:r>
        <w:rPr>
          <w:spacing w:val="1"/>
        </w:rPr>
        <w:t xml:space="preserve"> </w:t>
      </w:r>
      <w:proofErr w:type="spellStart"/>
      <w:r>
        <w:t>model</w:t>
      </w:r>
      <w:r>
        <w:rPr>
          <w:b/>
        </w:rPr>
        <w:t>.</w:t>
      </w:r>
      <w:r>
        <w:t>compile</w:t>
      </w:r>
      <w:proofErr w:type="spellEnd"/>
      <w:r>
        <w:t>(loss</w:t>
      </w:r>
      <w:r>
        <w:rPr>
          <w:b/>
        </w:rPr>
        <w:t>=</w:t>
      </w:r>
      <w:r>
        <w:t>'</w:t>
      </w:r>
      <w:proofErr w:type="spellStart"/>
      <w:r>
        <w:t>categorical_crossentropy</w:t>
      </w:r>
      <w:proofErr w:type="spellEnd"/>
      <w:r>
        <w:t>',</w:t>
      </w:r>
      <w:r>
        <w:rPr>
          <w:spacing w:val="-9"/>
        </w:rPr>
        <w:t xml:space="preserve"> </w:t>
      </w:r>
      <w:r>
        <w:t>optimizer</w:t>
      </w:r>
      <w:r>
        <w:rPr>
          <w:b/>
        </w:rPr>
        <w:t>=</w:t>
      </w:r>
      <w:r>
        <w:t>'</w:t>
      </w:r>
      <w:proofErr w:type="spellStart"/>
      <w:r>
        <w:t>adam</w:t>
      </w:r>
      <w:proofErr w:type="spellEnd"/>
      <w:r>
        <w:t>',</w:t>
      </w:r>
      <w:r>
        <w:rPr>
          <w:spacing w:val="-8"/>
        </w:rPr>
        <w:t xml:space="preserve"> </w:t>
      </w:r>
      <w:r>
        <w:t>metrics</w:t>
      </w:r>
      <w:r>
        <w:rPr>
          <w:b/>
        </w:rPr>
        <w:t>=</w:t>
      </w:r>
      <w:r>
        <w:t>['accuracy'])</w:t>
      </w:r>
    </w:p>
    <w:p w14:paraId="05D43CAB" w14:textId="77777777" w:rsidR="00B9738E" w:rsidRDefault="00592588">
      <w:pPr>
        <w:pStyle w:val="BodyText"/>
        <w:spacing w:line="300" w:lineRule="auto"/>
        <w:ind w:left="959" w:right="2435"/>
      </w:pPr>
      <w:proofErr w:type="spellStart"/>
      <w:r>
        <w:t>model</w:t>
      </w:r>
      <w:r>
        <w:rPr>
          <w:b/>
        </w:rPr>
        <w:t>.</w:t>
      </w:r>
      <w:r>
        <w:t>fit_</w:t>
      </w:r>
      <w:proofErr w:type="gramStart"/>
      <w:r>
        <w:t>generator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steps_per_epoch</w:t>
      </w:r>
      <w:proofErr w:type="spellEnd"/>
      <w:r>
        <w:rPr>
          <w:b/>
        </w:rPr>
        <w:t>=</w:t>
      </w:r>
      <w:r>
        <w:t>30, epochs</w:t>
      </w:r>
      <w:r>
        <w:rPr>
          <w:b/>
        </w:rPr>
        <w:t>=</w:t>
      </w:r>
      <w:r>
        <w:t>10,</w:t>
      </w:r>
      <w:r>
        <w:rPr>
          <w:spacing w:val="-57"/>
        </w:rPr>
        <w:t xml:space="preserve"> </w:t>
      </w:r>
      <w:proofErr w:type="spellStart"/>
      <w:r>
        <w:t>validation_data</w:t>
      </w:r>
      <w:proofErr w:type="spellEnd"/>
      <w:r>
        <w:rPr>
          <w:b/>
        </w:rPr>
        <w:t>=</w:t>
      </w:r>
      <w:proofErr w:type="spellStart"/>
      <w:r>
        <w:t>x_test,validation_steps</w:t>
      </w:r>
      <w:proofErr w:type="spellEnd"/>
      <w:r>
        <w:rPr>
          <w:b/>
        </w:rPr>
        <w:t>=</w:t>
      </w:r>
      <w:r>
        <w:t>50)</w:t>
      </w:r>
    </w:p>
    <w:p w14:paraId="3A282824" w14:textId="77777777" w:rsidR="00B9738E" w:rsidRDefault="00592588">
      <w:pPr>
        <w:pStyle w:val="BodyText"/>
        <w:ind w:left="959"/>
      </w:pPr>
      <w:r>
        <w:t>Epoch 1/10</w:t>
      </w:r>
    </w:p>
    <w:p w14:paraId="3198B383" w14:textId="77777777" w:rsidR="00B9738E" w:rsidRDefault="00592588">
      <w:pPr>
        <w:pStyle w:val="BodyText"/>
        <w:spacing w:before="69"/>
        <w:ind w:left="959"/>
      </w:pPr>
      <w:r>
        <w:t>/</w:t>
      </w:r>
      <w:proofErr w:type="spellStart"/>
      <w:r>
        <w:t>usr</w:t>
      </w:r>
      <w:proofErr w:type="spellEnd"/>
      <w:r>
        <w:t>/local/lib/python3.7/</w:t>
      </w:r>
      <w:proofErr w:type="spellStart"/>
      <w:r>
        <w:t>dist</w:t>
      </w:r>
      <w:proofErr w:type="spellEnd"/>
      <w:r>
        <w:t>-packages/ipykernel_launcher.py:1:</w:t>
      </w:r>
      <w:r>
        <w:rPr>
          <w:spacing w:val="-15"/>
        </w:rPr>
        <w:t xml:space="preserve"> </w:t>
      </w:r>
      <w:proofErr w:type="spellStart"/>
      <w:r>
        <w:t>UserWarning</w:t>
      </w:r>
      <w:proofErr w:type="spellEnd"/>
      <w:r>
        <w:t>:</w:t>
      </w:r>
    </w:p>
    <w:p w14:paraId="4A2B788A" w14:textId="77777777" w:rsidR="00B9738E" w:rsidRDefault="00592588">
      <w:pPr>
        <w:pStyle w:val="BodyText"/>
        <w:spacing w:before="69"/>
        <w:ind w:left="959"/>
      </w:pPr>
      <w:r>
        <w:t>`</w:t>
      </w:r>
      <w:proofErr w:type="spellStart"/>
      <w:r>
        <w:t>Model.fit_generator</w:t>
      </w:r>
      <w:proofErr w:type="spellEnd"/>
      <w:r>
        <w:t>` is deprecated and will be removed in a future version. Please use</w:t>
      </w:r>
    </w:p>
    <w:p w14:paraId="00BC18B5" w14:textId="77777777" w:rsidR="00B9738E" w:rsidRDefault="00592588">
      <w:pPr>
        <w:pStyle w:val="BodyText"/>
        <w:spacing w:before="69"/>
        <w:ind w:left="959"/>
      </w:pPr>
      <w:r>
        <w:t>`</w:t>
      </w:r>
      <w:proofErr w:type="spellStart"/>
      <w:r>
        <w:t>Model.fit</w:t>
      </w:r>
      <w:proofErr w:type="spellEnd"/>
      <w:r>
        <w:t>`, which supports generat</w:t>
      </w:r>
      <w:r>
        <w:t>ors.</w:t>
      </w:r>
    </w:p>
    <w:p w14:paraId="4B0C91AC" w14:textId="77777777" w:rsidR="00B9738E" w:rsidRDefault="00592588">
      <w:pPr>
        <w:pStyle w:val="BodyText"/>
        <w:spacing w:before="69"/>
        <w:ind w:left="1079"/>
      </w:pPr>
      <w:r>
        <w:t xml:space="preserve">"""Entry point for launching an </w:t>
      </w:r>
      <w:proofErr w:type="spellStart"/>
      <w:r>
        <w:t>IPython</w:t>
      </w:r>
      <w:proofErr w:type="spellEnd"/>
      <w:r>
        <w:t xml:space="preserve"> kernel.</w:t>
      </w:r>
    </w:p>
    <w:p w14:paraId="3C3D5CFC" w14:textId="77777777" w:rsidR="00B9738E" w:rsidRDefault="00592588">
      <w:pPr>
        <w:pStyle w:val="BodyText"/>
        <w:rPr>
          <w:sz w:val="26"/>
        </w:rPr>
      </w:pPr>
      <w:r>
        <w:br w:type="column"/>
      </w:r>
    </w:p>
    <w:p w14:paraId="19250B43" w14:textId="77777777" w:rsidR="00B9738E" w:rsidRDefault="00B9738E">
      <w:pPr>
        <w:pStyle w:val="BodyText"/>
        <w:rPr>
          <w:sz w:val="26"/>
        </w:rPr>
      </w:pPr>
    </w:p>
    <w:p w14:paraId="3D2DC967" w14:textId="77777777" w:rsidR="00B9738E" w:rsidRDefault="00592588">
      <w:pPr>
        <w:pStyle w:val="BodyText"/>
        <w:spacing w:before="182"/>
        <w:ind w:left="40"/>
      </w:pPr>
      <w:r>
        <w:t>In [102]:</w:t>
      </w:r>
    </w:p>
    <w:p w14:paraId="209459E0" w14:textId="77777777" w:rsidR="00B9738E" w:rsidRDefault="00B9738E">
      <w:pPr>
        <w:pStyle w:val="BodyText"/>
        <w:rPr>
          <w:sz w:val="36"/>
        </w:rPr>
      </w:pPr>
    </w:p>
    <w:p w14:paraId="7648979A" w14:textId="77777777" w:rsidR="00B9738E" w:rsidRDefault="00592588">
      <w:pPr>
        <w:pStyle w:val="BodyText"/>
        <w:ind w:left="40"/>
      </w:pPr>
      <w:r>
        <w:t>In [157]:</w:t>
      </w:r>
    </w:p>
    <w:p w14:paraId="59ECD5BF" w14:textId="77777777" w:rsidR="00B9738E" w:rsidRDefault="00B9738E">
      <w:pPr>
        <w:sectPr w:rsidR="00B9738E">
          <w:type w:val="continuous"/>
          <w:pgSz w:w="12240" w:h="15840"/>
          <w:pgMar w:top="1500" w:right="440" w:bottom="280" w:left="480" w:header="720" w:footer="720" w:gutter="0"/>
          <w:cols w:num="2" w:space="720" w:equalWidth="0">
            <w:col w:w="9393" w:space="40"/>
            <w:col w:w="1887"/>
          </w:cols>
        </w:sectPr>
      </w:pPr>
    </w:p>
    <w:p w14:paraId="6DD0E251" w14:textId="77777777" w:rsidR="00B9738E" w:rsidRDefault="00592588">
      <w:pPr>
        <w:pStyle w:val="BodyText"/>
        <w:spacing w:before="69"/>
        <w:ind w:left="959"/>
      </w:pPr>
      <w:r>
        <w:t>30/30</w:t>
      </w:r>
      <w:r>
        <w:rPr>
          <w:spacing w:val="-2"/>
        </w:rPr>
        <w:t xml:space="preserve"> </w:t>
      </w:r>
      <w:r>
        <w:t>[==============================]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ETA:</w:t>
      </w:r>
      <w:r>
        <w:rPr>
          <w:spacing w:val="-2"/>
        </w:rPr>
        <w:t xml:space="preserve"> </w:t>
      </w:r>
      <w:r>
        <w:t>0s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loss:</w:t>
      </w:r>
      <w:r>
        <w:rPr>
          <w:spacing w:val="-2"/>
        </w:rPr>
        <w:t xml:space="preserve"> </w:t>
      </w:r>
      <w:r>
        <w:t>0.0083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accuracy:</w:t>
      </w:r>
      <w:r>
        <w:rPr>
          <w:spacing w:val="-2"/>
        </w:rPr>
        <w:t xml:space="preserve"> </w:t>
      </w:r>
      <w:r>
        <w:t>0.9957</w:t>
      </w:r>
    </w:p>
    <w:p w14:paraId="018726C7" w14:textId="77777777" w:rsidR="00B9738E" w:rsidRDefault="00592588">
      <w:pPr>
        <w:pStyle w:val="BodyText"/>
        <w:spacing w:before="69" w:line="300" w:lineRule="auto"/>
        <w:ind w:left="959" w:right="1378"/>
      </w:pPr>
      <w:proofErr w:type="spellStart"/>
      <w:proofErr w:type="gramStart"/>
      <w:r>
        <w:t>WARNING:tensorflow</w:t>
      </w:r>
      <w:proofErr w:type="gramEnd"/>
      <w:r>
        <w:t>:Your</w:t>
      </w:r>
      <w:proofErr w:type="spellEnd"/>
      <w:r>
        <w:t xml:space="preserve"> input ran out of data; interrupting training. Make sure that your</w:t>
      </w:r>
      <w:r>
        <w:rPr>
          <w:spacing w:val="-57"/>
        </w:rPr>
        <w:t xml:space="preserve"> </w:t>
      </w:r>
      <w:r>
        <w:t>dataset or generator can generate at least `</w:t>
      </w:r>
      <w:proofErr w:type="spellStart"/>
      <w:r>
        <w:t>steps_per_epoch</w:t>
      </w:r>
      <w:proofErr w:type="spellEnd"/>
      <w:r>
        <w:t xml:space="preserve"> * epochs` batches (in this case, 50</w:t>
      </w:r>
      <w:r>
        <w:rPr>
          <w:spacing w:val="-57"/>
        </w:rPr>
        <w:t xml:space="preserve"> </w:t>
      </w:r>
      <w:r>
        <w:t>batches).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need to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t>repeat(</w:t>
      </w:r>
      <w:proofErr w:type="gramEnd"/>
      <w:r>
        <w:t>) function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building</w:t>
      </w:r>
      <w:r>
        <w:rPr>
          <w:spacing w:val="-1"/>
        </w:rPr>
        <w:t xml:space="preserve"> </w:t>
      </w:r>
      <w:r>
        <w:t>your dataset.</w:t>
      </w:r>
    </w:p>
    <w:p w14:paraId="38E762C1" w14:textId="77777777" w:rsidR="00B9738E" w:rsidRDefault="00592588">
      <w:pPr>
        <w:pStyle w:val="BodyText"/>
        <w:ind w:left="959"/>
      </w:pPr>
      <w:r>
        <w:t>30/30 [======</w:t>
      </w:r>
      <w:r>
        <w:t>========================] - 18s 587ms/step - loss: 0.0083 - accuracy:</w:t>
      </w:r>
    </w:p>
    <w:p w14:paraId="1FC46460" w14:textId="77777777" w:rsidR="00B9738E" w:rsidRDefault="00592588">
      <w:pPr>
        <w:pStyle w:val="BodyText"/>
        <w:spacing w:before="69" w:line="300" w:lineRule="auto"/>
        <w:ind w:left="959" w:right="5655"/>
      </w:pPr>
      <w:r>
        <w:t xml:space="preserve">0.9957 - </w:t>
      </w:r>
      <w:proofErr w:type="spellStart"/>
      <w:r>
        <w:t>val_loss</w:t>
      </w:r>
      <w:proofErr w:type="spellEnd"/>
      <w:r>
        <w:t xml:space="preserve">: 0.2910 - </w:t>
      </w:r>
      <w:proofErr w:type="spellStart"/>
      <w:r>
        <w:t>val_accuracy</w:t>
      </w:r>
      <w:proofErr w:type="spellEnd"/>
      <w:r>
        <w:t>: 0.9693</w:t>
      </w:r>
      <w:r>
        <w:rPr>
          <w:spacing w:val="-57"/>
        </w:rPr>
        <w:t xml:space="preserve"> </w:t>
      </w:r>
      <w:r>
        <w:t>Epoch 2/10</w:t>
      </w:r>
    </w:p>
    <w:p w14:paraId="4C4B8925" w14:textId="77777777" w:rsidR="00B9738E" w:rsidRDefault="00592588">
      <w:pPr>
        <w:pStyle w:val="BodyText"/>
        <w:ind w:left="959"/>
      </w:pPr>
      <w:r>
        <w:t>30/30 [==============================] - 12s 402ms/step - loss: 0.0081 - accuracy:</w:t>
      </w:r>
    </w:p>
    <w:p w14:paraId="08D93B38" w14:textId="77777777" w:rsidR="00B9738E" w:rsidRDefault="00592588">
      <w:pPr>
        <w:pStyle w:val="BodyText"/>
        <w:spacing w:before="69"/>
        <w:ind w:left="959"/>
      </w:pPr>
      <w:r>
        <w:t>0.9980</w:t>
      </w:r>
    </w:p>
    <w:p w14:paraId="10C1809B" w14:textId="77777777" w:rsidR="00B9738E" w:rsidRDefault="00592588">
      <w:pPr>
        <w:pStyle w:val="BodyText"/>
        <w:spacing w:before="69"/>
        <w:ind w:left="959"/>
      </w:pPr>
      <w:r>
        <w:t>Epoch 3/10</w:t>
      </w:r>
    </w:p>
    <w:p w14:paraId="6A6F62B1" w14:textId="77777777" w:rsidR="00B9738E" w:rsidRDefault="00592588">
      <w:pPr>
        <w:pStyle w:val="BodyText"/>
        <w:spacing w:before="70"/>
        <w:ind w:left="959"/>
      </w:pPr>
      <w:r>
        <w:t>30/30 [==================</w:t>
      </w:r>
      <w:r>
        <w:t>============] - 12s 400ms/step - loss: 0.0102 - accuracy:</w:t>
      </w:r>
    </w:p>
    <w:p w14:paraId="4E2A1CD5" w14:textId="77777777" w:rsidR="00B9738E" w:rsidRDefault="00592588">
      <w:pPr>
        <w:pStyle w:val="BodyText"/>
        <w:spacing w:before="69"/>
        <w:ind w:left="959"/>
      </w:pPr>
      <w:r>
        <w:t>0.9963</w:t>
      </w:r>
    </w:p>
    <w:p w14:paraId="40A0ECDF" w14:textId="77777777" w:rsidR="00B9738E" w:rsidRDefault="00592588">
      <w:pPr>
        <w:pStyle w:val="BodyText"/>
        <w:spacing w:before="69"/>
        <w:ind w:left="959"/>
      </w:pPr>
      <w:r>
        <w:t>Epoch 4/10</w:t>
      </w:r>
    </w:p>
    <w:p w14:paraId="78AC0A83" w14:textId="77777777" w:rsidR="00B9738E" w:rsidRDefault="00592588">
      <w:pPr>
        <w:pStyle w:val="BodyText"/>
        <w:spacing w:before="69"/>
        <w:ind w:left="959"/>
      </w:pPr>
      <w:r>
        <w:t>30/30 [==============================] - 12s 402ms/step - loss: 0.0049 - accuracy:</w:t>
      </w:r>
    </w:p>
    <w:p w14:paraId="7B1C4C2E" w14:textId="77777777" w:rsidR="00B9738E" w:rsidRDefault="00B9738E">
      <w:pPr>
        <w:sectPr w:rsidR="00B9738E">
          <w:type w:val="continuous"/>
          <w:pgSz w:w="12240" w:h="15840"/>
          <w:pgMar w:top="1500" w:right="440" w:bottom="280" w:left="480" w:header="720" w:footer="720" w:gutter="0"/>
          <w:cols w:space="720"/>
        </w:sectPr>
      </w:pPr>
    </w:p>
    <w:p w14:paraId="07A38603" w14:textId="77777777" w:rsidR="00B9738E" w:rsidRDefault="00592588">
      <w:pPr>
        <w:pStyle w:val="BodyText"/>
        <w:spacing w:before="66"/>
        <w:ind w:left="959"/>
      </w:pPr>
      <w:r>
        <w:lastRenderedPageBreak/>
        <w:t>0.9993</w:t>
      </w:r>
    </w:p>
    <w:p w14:paraId="2758D9F6" w14:textId="77777777" w:rsidR="00B9738E" w:rsidRDefault="00592588">
      <w:pPr>
        <w:pStyle w:val="BodyText"/>
        <w:spacing w:before="69"/>
        <w:ind w:left="959"/>
      </w:pPr>
      <w:r>
        <w:t>Epoch 5/10</w:t>
      </w:r>
    </w:p>
    <w:p w14:paraId="16AE870A" w14:textId="77777777" w:rsidR="00B9738E" w:rsidRDefault="00592588">
      <w:pPr>
        <w:pStyle w:val="BodyText"/>
        <w:spacing w:before="69"/>
        <w:ind w:left="959"/>
      </w:pPr>
      <w:r>
        <w:t>30/30 [==============================] - 12s 402ms/step - loss: 0.0</w:t>
      </w:r>
      <w:r>
        <w:t>030 - accuracy:</w:t>
      </w:r>
    </w:p>
    <w:p w14:paraId="407F47D9" w14:textId="77777777" w:rsidR="00B9738E" w:rsidRDefault="00592588">
      <w:pPr>
        <w:pStyle w:val="BodyText"/>
        <w:spacing w:before="69"/>
        <w:ind w:left="959"/>
      </w:pPr>
      <w:r>
        <w:t>0.9997</w:t>
      </w:r>
    </w:p>
    <w:p w14:paraId="6DF43907" w14:textId="77777777" w:rsidR="00B9738E" w:rsidRDefault="00592588">
      <w:pPr>
        <w:pStyle w:val="BodyText"/>
        <w:spacing w:before="69"/>
        <w:ind w:left="959"/>
      </w:pPr>
      <w:r>
        <w:t>Epoch 6/10</w:t>
      </w:r>
    </w:p>
    <w:p w14:paraId="4D3CC2A5" w14:textId="77777777" w:rsidR="00B9738E" w:rsidRDefault="00592588">
      <w:pPr>
        <w:pStyle w:val="BodyText"/>
        <w:spacing w:before="69"/>
        <w:ind w:left="959"/>
      </w:pPr>
      <w:r>
        <w:t>30/30 [==============================] - 12s 394ms/step - loss: 0.0019 - accuracy:</w:t>
      </w:r>
    </w:p>
    <w:p w14:paraId="2F040C95" w14:textId="77777777" w:rsidR="00B9738E" w:rsidRDefault="00592588">
      <w:pPr>
        <w:pStyle w:val="BodyText"/>
        <w:spacing w:before="69"/>
        <w:ind w:left="959"/>
      </w:pPr>
      <w:r>
        <w:t>0.9997</w:t>
      </w:r>
    </w:p>
    <w:p w14:paraId="49638566" w14:textId="77777777" w:rsidR="00B9738E" w:rsidRDefault="00592588">
      <w:pPr>
        <w:pStyle w:val="BodyText"/>
        <w:spacing w:before="69"/>
        <w:ind w:left="959"/>
      </w:pPr>
      <w:r>
        <w:t>Epoch 7/10</w:t>
      </w:r>
    </w:p>
    <w:p w14:paraId="0A0168A8" w14:textId="77777777" w:rsidR="00B9738E" w:rsidRDefault="00592588">
      <w:pPr>
        <w:pStyle w:val="BodyText"/>
        <w:spacing w:before="69"/>
        <w:ind w:left="959"/>
      </w:pPr>
      <w:r>
        <w:t>30/30 [==============================] - 12s 401ms/step - loss: 0.0081 - accuracy:</w:t>
      </w:r>
    </w:p>
    <w:p w14:paraId="7318BD42" w14:textId="77777777" w:rsidR="00B9738E" w:rsidRDefault="00592588">
      <w:pPr>
        <w:pStyle w:val="BodyText"/>
        <w:spacing w:before="69"/>
        <w:ind w:left="959"/>
      </w:pPr>
      <w:r>
        <w:t>0.9973</w:t>
      </w:r>
    </w:p>
    <w:p w14:paraId="17219114" w14:textId="77777777" w:rsidR="00B9738E" w:rsidRDefault="00592588">
      <w:pPr>
        <w:pStyle w:val="BodyText"/>
        <w:spacing w:before="69"/>
        <w:ind w:left="959"/>
      </w:pPr>
      <w:r>
        <w:t>Epoch 8/10</w:t>
      </w:r>
    </w:p>
    <w:p w14:paraId="7DC768BB" w14:textId="77777777" w:rsidR="00B9738E" w:rsidRDefault="00592588">
      <w:pPr>
        <w:pStyle w:val="BodyText"/>
        <w:spacing w:before="69"/>
        <w:ind w:left="959"/>
      </w:pPr>
      <w:r>
        <w:t xml:space="preserve">30/30 </w:t>
      </w:r>
      <w:r>
        <w:t>[==============================] - 12s 402ms/step - loss: 0.0124 - accuracy:</w:t>
      </w:r>
    </w:p>
    <w:p w14:paraId="6609BE2D" w14:textId="77777777" w:rsidR="00B9738E" w:rsidRDefault="00592588">
      <w:pPr>
        <w:pStyle w:val="BodyText"/>
        <w:spacing w:before="69"/>
        <w:ind w:left="959"/>
      </w:pPr>
      <w:r>
        <w:t>0.9960</w:t>
      </w:r>
    </w:p>
    <w:p w14:paraId="1ED1A216" w14:textId="77777777" w:rsidR="00B9738E" w:rsidRDefault="00592588">
      <w:pPr>
        <w:pStyle w:val="BodyText"/>
        <w:spacing w:before="69"/>
        <w:ind w:left="959"/>
      </w:pPr>
      <w:r>
        <w:t>Epoch 9/10</w:t>
      </w:r>
    </w:p>
    <w:p w14:paraId="6B43E262" w14:textId="77777777" w:rsidR="00B9738E" w:rsidRDefault="00592588">
      <w:pPr>
        <w:pStyle w:val="BodyText"/>
        <w:spacing w:before="69"/>
        <w:ind w:left="959"/>
      </w:pPr>
      <w:r>
        <w:t>30/30 [==============================] - 12s 401ms/step - loss: 0.0070 - accuracy:</w:t>
      </w:r>
    </w:p>
    <w:p w14:paraId="2650B2E1" w14:textId="77777777" w:rsidR="00B9738E" w:rsidRDefault="00592588">
      <w:pPr>
        <w:pStyle w:val="BodyText"/>
        <w:spacing w:before="69"/>
        <w:ind w:left="959"/>
      </w:pPr>
      <w:r>
        <w:t>0.9987</w:t>
      </w:r>
    </w:p>
    <w:p w14:paraId="00EB1D29" w14:textId="77777777" w:rsidR="00B9738E" w:rsidRDefault="00592588">
      <w:pPr>
        <w:pStyle w:val="BodyText"/>
        <w:spacing w:before="69"/>
        <w:ind w:left="959"/>
      </w:pPr>
      <w:r>
        <w:t>Epoch 10/10</w:t>
      </w:r>
    </w:p>
    <w:p w14:paraId="56CA62F1" w14:textId="77777777" w:rsidR="00B9738E" w:rsidRDefault="00592588">
      <w:pPr>
        <w:pStyle w:val="BodyText"/>
        <w:spacing w:before="69"/>
        <w:ind w:left="959"/>
      </w:pPr>
      <w:r>
        <w:t>30/30 [==============================] - 12s 399ms/step - l</w:t>
      </w:r>
      <w:r>
        <w:t>oss: 0.0089 - accuracy:</w:t>
      </w:r>
    </w:p>
    <w:p w14:paraId="2D42A878" w14:textId="77777777" w:rsidR="00B9738E" w:rsidRDefault="00592588">
      <w:pPr>
        <w:pStyle w:val="BodyText"/>
        <w:spacing w:before="69"/>
        <w:ind w:left="959"/>
      </w:pPr>
      <w:r>
        <w:t>0.9973</w:t>
      </w:r>
    </w:p>
    <w:p w14:paraId="7145DEA1" w14:textId="77777777" w:rsidR="00B9738E" w:rsidRDefault="00B9738E">
      <w:pPr>
        <w:pStyle w:val="BodyText"/>
        <w:rPr>
          <w:sz w:val="26"/>
        </w:rPr>
      </w:pPr>
    </w:p>
    <w:p w14:paraId="207ABAEE" w14:textId="77777777" w:rsidR="00B9738E" w:rsidRDefault="00B9738E">
      <w:pPr>
        <w:pStyle w:val="BodyText"/>
        <w:spacing w:before="11"/>
        <w:rPr>
          <w:sz w:val="26"/>
        </w:rPr>
      </w:pPr>
    </w:p>
    <w:p w14:paraId="1F61FA6E" w14:textId="77777777" w:rsidR="00B9738E" w:rsidRDefault="00592588">
      <w:pPr>
        <w:pStyle w:val="BodyText"/>
        <w:ind w:left="959"/>
      </w:pPr>
      <w:proofErr w:type="spellStart"/>
      <w:proofErr w:type="gramStart"/>
      <w:r>
        <w:rPr>
          <w:color w:val="202020"/>
        </w:rPr>
        <w:t>model</w:t>
      </w:r>
      <w:r>
        <w:rPr>
          <w:b/>
          <w:color w:val="202020"/>
        </w:rPr>
        <w:t>.</w:t>
      </w:r>
      <w:r>
        <w:rPr>
          <w:color w:val="202020"/>
        </w:rPr>
        <w:t>save</w:t>
      </w:r>
      <w:proofErr w:type="spellEnd"/>
      <w:proofErr w:type="gramEnd"/>
      <w:r>
        <w:rPr>
          <w:color w:val="202020"/>
        </w:rPr>
        <w:t>('Real_time.h5')</w:t>
      </w:r>
    </w:p>
    <w:p w14:paraId="0CD109C2" w14:textId="77777777" w:rsidR="00B9738E" w:rsidRDefault="00B9738E">
      <w:pPr>
        <w:pStyle w:val="BodyText"/>
        <w:rPr>
          <w:sz w:val="20"/>
        </w:rPr>
      </w:pPr>
    </w:p>
    <w:p w14:paraId="4A700901" w14:textId="77777777" w:rsidR="00B9738E" w:rsidRDefault="00B9738E">
      <w:pPr>
        <w:pStyle w:val="BodyText"/>
        <w:rPr>
          <w:sz w:val="20"/>
        </w:rPr>
      </w:pPr>
    </w:p>
    <w:p w14:paraId="471647AD" w14:textId="77777777" w:rsidR="00B9738E" w:rsidRDefault="00B9738E">
      <w:pPr>
        <w:pStyle w:val="BodyText"/>
        <w:spacing w:before="4"/>
        <w:rPr>
          <w:sz w:val="27"/>
        </w:rPr>
      </w:pPr>
    </w:p>
    <w:p w14:paraId="3CC8894C" w14:textId="77777777" w:rsidR="00B9738E" w:rsidRDefault="00B9738E">
      <w:pPr>
        <w:rPr>
          <w:sz w:val="27"/>
        </w:rPr>
        <w:sectPr w:rsidR="00B9738E">
          <w:pgSz w:w="12240" w:h="15840"/>
          <w:pgMar w:top="1360" w:right="440" w:bottom="280" w:left="480" w:header="720" w:footer="720" w:gutter="0"/>
          <w:cols w:space="720"/>
        </w:sectPr>
      </w:pPr>
    </w:p>
    <w:p w14:paraId="7447ED17" w14:textId="4D41BEB0" w:rsidR="00B9738E" w:rsidRDefault="00BD4F51">
      <w:pPr>
        <w:pStyle w:val="BodyText"/>
        <w:spacing w:before="90"/>
        <w:ind w:left="95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3A553C0B" wp14:editId="5B0AED62">
                <wp:simplePos x="0" y="0"/>
                <wp:positionH relativeFrom="page">
                  <wp:posOffset>914400</wp:posOffset>
                </wp:positionH>
                <wp:positionV relativeFrom="paragraph">
                  <wp:posOffset>208915</wp:posOffset>
                </wp:positionV>
                <wp:extent cx="1278255" cy="9525"/>
                <wp:effectExtent l="0" t="0" r="0" b="0"/>
                <wp:wrapNone/>
                <wp:docPr id="55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8255" cy="9525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90A835" id="Rectangle 30" o:spid="_x0000_s1026" style="position:absolute;margin-left:1in;margin-top:16.45pt;width:100.65pt;height:.75pt;z-index:25165825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" fillcolor="black" stroked="f">
                <v:fill opacity="57054f"/>
                <w10:wrap anchorx="page"/>
              </v:rect>
            </w:pict>
          </mc:Fallback>
        </mc:AlternateContent>
      </w:r>
      <w:r>
        <w:t>TEST THE MODEL</w:t>
      </w:r>
    </w:p>
    <w:p w14:paraId="065F8C50" w14:textId="77777777" w:rsidR="00B9738E" w:rsidRDefault="00B9738E">
      <w:pPr>
        <w:pStyle w:val="BodyText"/>
        <w:spacing w:before="7"/>
        <w:rPr>
          <w:sz w:val="21"/>
        </w:rPr>
      </w:pPr>
    </w:p>
    <w:p w14:paraId="1A967D68" w14:textId="77777777" w:rsidR="00B9738E" w:rsidRDefault="00592588">
      <w:pPr>
        <w:spacing w:line="300" w:lineRule="auto"/>
        <w:ind w:left="959" w:right="35"/>
        <w:rPr>
          <w:sz w:val="24"/>
        </w:rPr>
      </w:pPr>
      <w:r>
        <w:rPr>
          <w:b/>
          <w:sz w:val="24"/>
        </w:rPr>
        <w:t xml:space="preserve">from </w:t>
      </w:r>
      <w:proofErr w:type="spellStart"/>
      <w:proofErr w:type="gramStart"/>
      <w:r>
        <w:rPr>
          <w:sz w:val="24"/>
        </w:rPr>
        <w:t>tensorflow.keras</w:t>
      </w:r>
      <w:proofErr w:type="gramEnd"/>
      <w:r>
        <w:rPr>
          <w:sz w:val="24"/>
        </w:rPr>
        <w:t>.models</w:t>
      </w:r>
      <w:proofErr w:type="spellEnd"/>
      <w:r>
        <w:rPr>
          <w:sz w:val="24"/>
        </w:rPr>
        <w:t xml:space="preserve"> </w:t>
      </w:r>
      <w:r>
        <w:rPr>
          <w:b/>
          <w:sz w:val="24"/>
        </w:rPr>
        <w:t xml:space="preserve">import </w:t>
      </w:r>
      <w:proofErr w:type="spellStart"/>
      <w:r>
        <w:rPr>
          <w:sz w:val="24"/>
        </w:rPr>
        <w:t>load_model</w:t>
      </w:r>
      <w:proofErr w:type="spellEnd"/>
      <w:r>
        <w:rPr>
          <w:spacing w:val="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1"/>
          <w:sz w:val="24"/>
        </w:rPr>
        <w:t xml:space="preserve"> </w:t>
      </w:r>
      <w:proofErr w:type="spellStart"/>
      <w:r>
        <w:rPr>
          <w:sz w:val="24"/>
        </w:rPr>
        <w:t>tensorflow.keras.preprocessing</w:t>
      </w:r>
      <w:proofErr w:type="spellEnd"/>
      <w:r>
        <w:rPr>
          <w:spacing w:val="-12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image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sz w:val="24"/>
        </w:rPr>
        <w:t>numpy</w:t>
      </w:r>
      <w:proofErr w:type="spellEnd"/>
      <w:r>
        <w:rPr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np</w:t>
      </w:r>
    </w:p>
    <w:p w14:paraId="1A55B5EE" w14:textId="77777777" w:rsidR="00B9738E" w:rsidRDefault="00592588">
      <w:pPr>
        <w:ind w:left="959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cv2</w:t>
      </w:r>
    </w:p>
    <w:p w14:paraId="6531394F" w14:textId="77777777" w:rsidR="00B9738E" w:rsidRDefault="00B9738E">
      <w:pPr>
        <w:pStyle w:val="BodyText"/>
        <w:rPr>
          <w:sz w:val="36"/>
        </w:rPr>
      </w:pPr>
    </w:p>
    <w:p w14:paraId="2C708157" w14:textId="77777777" w:rsidR="00B9738E" w:rsidRDefault="00592588">
      <w:pPr>
        <w:pStyle w:val="BodyText"/>
        <w:ind w:left="959"/>
      </w:pPr>
      <w:r>
        <w:t>model</w:t>
      </w:r>
      <w:r>
        <w:rPr>
          <w:spacing w:val="-1"/>
        </w:rPr>
        <w:t xml:space="preserve"> </w:t>
      </w:r>
      <w:r>
        <w:rPr>
          <w:b/>
        </w:rPr>
        <w:t>=</w:t>
      </w:r>
      <w:r>
        <w:rPr>
          <w:b/>
          <w:spacing w:val="-1"/>
        </w:rPr>
        <w:t xml:space="preserve"> </w:t>
      </w:r>
      <w:proofErr w:type="spellStart"/>
      <w:r>
        <w:t>load_model</w:t>
      </w:r>
      <w:proofErr w:type="spellEnd"/>
      <w:r>
        <w:t>('/content/Real_time.h5')</w:t>
      </w:r>
    </w:p>
    <w:p w14:paraId="731EA0D2" w14:textId="77777777" w:rsidR="00B9738E" w:rsidRDefault="00592588">
      <w:pPr>
        <w:pStyle w:val="BodyText"/>
        <w:rPr>
          <w:sz w:val="26"/>
        </w:rPr>
      </w:pPr>
      <w:r>
        <w:br w:type="column"/>
      </w:r>
    </w:p>
    <w:p w14:paraId="790C9DA9" w14:textId="77777777" w:rsidR="00B9738E" w:rsidRDefault="00B9738E">
      <w:pPr>
        <w:pStyle w:val="BodyText"/>
        <w:rPr>
          <w:sz w:val="26"/>
        </w:rPr>
      </w:pPr>
    </w:p>
    <w:p w14:paraId="74094285" w14:textId="77777777" w:rsidR="00B9738E" w:rsidRDefault="00B9738E">
      <w:pPr>
        <w:pStyle w:val="BodyText"/>
        <w:rPr>
          <w:sz w:val="26"/>
        </w:rPr>
      </w:pPr>
    </w:p>
    <w:p w14:paraId="2249D856" w14:textId="77777777" w:rsidR="00B9738E" w:rsidRDefault="00B9738E">
      <w:pPr>
        <w:pStyle w:val="BodyText"/>
        <w:rPr>
          <w:sz w:val="26"/>
        </w:rPr>
      </w:pPr>
    </w:p>
    <w:p w14:paraId="05FD2400" w14:textId="77777777" w:rsidR="00B9738E" w:rsidRDefault="00B9738E">
      <w:pPr>
        <w:pStyle w:val="BodyText"/>
        <w:rPr>
          <w:sz w:val="26"/>
        </w:rPr>
      </w:pPr>
    </w:p>
    <w:p w14:paraId="5B5AD5C9" w14:textId="77777777" w:rsidR="00B9738E" w:rsidRDefault="00B9738E">
      <w:pPr>
        <w:pStyle w:val="BodyText"/>
        <w:rPr>
          <w:sz w:val="26"/>
        </w:rPr>
      </w:pPr>
    </w:p>
    <w:p w14:paraId="46C86C4A" w14:textId="77777777" w:rsidR="00B9738E" w:rsidRDefault="00592588">
      <w:pPr>
        <w:pStyle w:val="BodyText"/>
        <w:spacing w:before="201"/>
        <w:ind w:left="941" w:right="979"/>
        <w:jc w:val="center"/>
      </w:pPr>
      <w:r>
        <w:t>In [105]:</w:t>
      </w:r>
    </w:p>
    <w:p w14:paraId="11EF3EC8" w14:textId="77777777" w:rsidR="00B9738E" w:rsidRDefault="00B9738E">
      <w:pPr>
        <w:pStyle w:val="BodyText"/>
        <w:rPr>
          <w:sz w:val="36"/>
        </w:rPr>
      </w:pPr>
    </w:p>
    <w:p w14:paraId="224847B7" w14:textId="77777777" w:rsidR="00B9738E" w:rsidRDefault="00592588">
      <w:pPr>
        <w:pStyle w:val="BodyText"/>
        <w:ind w:left="941" w:right="979"/>
        <w:jc w:val="center"/>
      </w:pPr>
      <w:r>
        <w:t>In [151]:</w:t>
      </w:r>
    </w:p>
    <w:p w14:paraId="49F3EEC7" w14:textId="77777777" w:rsidR="00B9738E" w:rsidRDefault="00B9738E">
      <w:pPr>
        <w:jc w:val="center"/>
        <w:sectPr w:rsidR="00B9738E">
          <w:type w:val="continuous"/>
          <w:pgSz w:w="12240" w:h="15840"/>
          <w:pgMar w:top="1500" w:right="440" w:bottom="280" w:left="480" w:header="720" w:footer="720" w:gutter="0"/>
          <w:cols w:num="2" w:space="720" w:equalWidth="0">
            <w:col w:w="5945" w:space="2568"/>
            <w:col w:w="2807"/>
          </w:cols>
        </w:sectPr>
      </w:pPr>
    </w:p>
    <w:p w14:paraId="2E1C2415" w14:textId="77777777" w:rsidR="00B9738E" w:rsidRDefault="00592588">
      <w:pPr>
        <w:pStyle w:val="BodyText"/>
        <w:spacing w:before="69"/>
        <w:ind w:left="959"/>
      </w:pPr>
      <w:proofErr w:type="spellStart"/>
      <w:r>
        <w:t>img</w:t>
      </w:r>
      <w:proofErr w:type="spellEnd"/>
      <w:r>
        <w:rPr>
          <w:spacing w:val="-1"/>
        </w:rPr>
        <w:t xml:space="preserve"> </w:t>
      </w:r>
      <w:r>
        <w:rPr>
          <w:b/>
        </w:rPr>
        <w:t>=</w:t>
      </w:r>
      <w:r>
        <w:rPr>
          <w:b/>
          <w:spacing w:val="-2"/>
        </w:rPr>
        <w:t xml:space="preserve"> </w:t>
      </w:r>
      <w:proofErr w:type="spellStart"/>
      <w:proofErr w:type="gramStart"/>
      <w:r>
        <w:t>image</w:t>
      </w:r>
      <w:r>
        <w:rPr>
          <w:b/>
        </w:rPr>
        <w:t>.</w:t>
      </w:r>
      <w:r>
        <w:t>load</w:t>
      </w:r>
      <w:proofErr w:type="gramEnd"/>
      <w:r>
        <w:t>_img</w:t>
      </w:r>
      <w:proofErr w:type="spellEnd"/>
      <w:r>
        <w:t>('/content/Dataset/</w:t>
      </w:r>
      <w:proofErr w:type="spellStart"/>
      <w:r>
        <w:t>test_set</w:t>
      </w:r>
      <w:proofErr w:type="spellEnd"/>
      <w:r>
        <w:t>/H/107.png',target_size</w:t>
      </w:r>
      <w:r>
        <w:rPr>
          <w:spacing w:val="-2"/>
        </w:rPr>
        <w:t xml:space="preserve"> </w:t>
      </w:r>
      <w:r>
        <w:rPr>
          <w:b/>
        </w:rPr>
        <w:t>=</w:t>
      </w:r>
      <w:r>
        <w:rPr>
          <w:b/>
          <w:spacing w:val="-2"/>
        </w:rPr>
        <w:t xml:space="preserve"> </w:t>
      </w:r>
      <w:r>
        <w:t>(100,100))</w:t>
      </w:r>
      <w:proofErr w:type="spellStart"/>
      <w:r>
        <w:t>img</w:t>
      </w:r>
      <w:proofErr w:type="spellEnd"/>
    </w:p>
    <w:p w14:paraId="08A100AA" w14:textId="77777777" w:rsidR="00B9738E" w:rsidRDefault="00B9738E">
      <w:pPr>
        <w:sectPr w:rsidR="00B9738E">
          <w:type w:val="continuous"/>
          <w:pgSz w:w="12240" w:h="15840"/>
          <w:pgMar w:top="1500" w:right="440" w:bottom="280" w:left="480" w:header="720" w:footer="720" w:gutter="0"/>
          <w:cols w:space="720"/>
        </w:sectPr>
      </w:pPr>
    </w:p>
    <w:p w14:paraId="23A334BA" w14:textId="77777777" w:rsidR="00B9738E" w:rsidRDefault="00592588">
      <w:pPr>
        <w:pStyle w:val="BodyText"/>
        <w:ind w:left="9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ED4FF4" wp14:editId="15213B4E">
            <wp:extent cx="952500" cy="952500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9B89" w14:textId="77777777" w:rsidR="00B9738E" w:rsidRDefault="00B9738E">
      <w:pPr>
        <w:pStyle w:val="BodyText"/>
        <w:rPr>
          <w:sz w:val="20"/>
        </w:rPr>
      </w:pPr>
    </w:p>
    <w:p w14:paraId="489DBA0D" w14:textId="77777777" w:rsidR="00B9738E" w:rsidRDefault="00B9738E">
      <w:pPr>
        <w:pStyle w:val="BodyText"/>
        <w:rPr>
          <w:sz w:val="20"/>
        </w:rPr>
      </w:pPr>
    </w:p>
    <w:p w14:paraId="65F7520C" w14:textId="77777777" w:rsidR="00B9738E" w:rsidRDefault="00B9738E">
      <w:pPr>
        <w:pStyle w:val="BodyText"/>
        <w:spacing w:before="8"/>
        <w:rPr>
          <w:sz w:val="22"/>
        </w:rPr>
      </w:pPr>
    </w:p>
    <w:p w14:paraId="5C138195" w14:textId="77777777" w:rsidR="00B9738E" w:rsidRDefault="00B9738E">
      <w:pPr>
        <w:sectPr w:rsidR="00B9738E">
          <w:pgSz w:w="12240" w:h="15840"/>
          <w:pgMar w:top="1440" w:right="440" w:bottom="280" w:left="480" w:header="720" w:footer="720" w:gutter="0"/>
          <w:cols w:space="720"/>
        </w:sectPr>
      </w:pPr>
    </w:p>
    <w:p w14:paraId="735F0831" w14:textId="77777777" w:rsidR="00B9738E" w:rsidRDefault="00592588">
      <w:pPr>
        <w:spacing w:before="90"/>
        <w:ind w:left="959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skimage.transform</w:t>
      </w:r>
      <w:proofErr w:type="spellEnd"/>
      <w:proofErr w:type="gramEnd"/>
      <w:r>
        <w:rPr>
          <w:spacing w:val="-2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resize</w:t>
      </w:r>
    </w:p>
    <w:p w14:paraId="1FCA428E" w14:textId="77777777" w:rsidR="00B9738E" w:rsidRDefault="00592588">
      <w:pPr>
        <w:pStyle w:val="BodyText"/>
        <w:spacing w:before="69" w:line="300" w:lineRule="auto"/>
        <w:ind w:left="1199" w:right="2646" w:hanging="240"/>
      </w:pPr>
      <w:r>
        <w:rPr>
          <w:b/>
        </w:rPr>
        <w:t xml:space="preserve">def </w:t>
      </w:r>
      <w:r>
        <w:t>detect(frame):</w:t>
      </w:r>
      <w:r>
        <w:rPr>
          <w:spacing w:val="1"/>
        </w:rPr>
        <w:t xml:space="preserve"> </w:t>
      </w:r>
      <w:proofErr w:type="spellStart"/>
      <w:r>
        <w:t>img</w:t>
      </w:r>
      <w:proofErr w:type="spellEnd"/>
      <w:r>
        <w:rPr>
          <w:b/>
        </w:rPr>
        <w:t>=</w:t>
      </w:r>
      <w:proofErr w:type="spellStart"/>
      <w:r>
        <w:t>image</w:t>
      </w:r>
      <w:r>
        <w:rPr>
          <w:b/>
        </w:rPr>
        <w:t>.</w:t>
      </w:r>
      <w:r>
        <w:t>img_to_array</w:t>
      </w:r>
      <w:proofErr w:type="spellEnd"/>
      <w:r>
        <w:t>(frame)</w:t>
      </w:r>
      <w:r>
        <w:rPr>
          <w:spacing w:val="-57"/>
        </w:rPr>
        <w:t xml:space="preserve"> </w:t>
      </w:r>
      <w:proofErr w:type="spellStart"/>
      <w:r>
        <w:t>img</w:t>
      </w:r>
      <w:proofErr w:type="spellEnd"/>
      <w:r>
        <w:t xml:space="preserve"> </w:t>
      </w:r>
      <w:r>
        <w:rPr>
          <w:b/>
        </w:rPr>
        <w:t>=</w:t>
      </w:r>
      <w:r>
        <w:rPr>
          <w:b/>
          <w:spacing w:val="-1"/>
        </w:rPr>
        <w:t xml:space="preserve"> </w:t>
      </w:r>
      <w:r>
        <w:t>resize(</w:t>
      </w:r>
      <w:proofErr w:type="spellStart"/>
      <w:proofErr w:type="gramStart"/>
      <w:r>
        <w:t>img</w:t>
      </w:r>
      <w:proofErr w:type="spellEnd"/>
      <w:r>
        <w:t>,(</w:t>
      </w:r>
      <w:proofErr w:type="gramEnd"/>
      <w:r>
        <w:t>64,64,1))</w:t>
      </w:r>
    </w:p>
    <w:p w14:paraId="2D67F3B7" w14:textId="77777777" w:rsidR="00B9738E" w:rsidRDefault="00592588">
      <w:pPr>
        <w:pStyle w:val="BodyText"/>
        <w:spacing w:line="300" w:lineRule="auto"/>
        <w:ind w:left="1199"/>
      </w:pPr>
      <w:proofErr w:type="spellStart"/>
      <w:r>
        <w:t>img</w:t>
      </w:r>
      <w:proofErr w:type="spellEnd"/>
      <w:r>
        <w:t xml:space="preserve"> </w:t>
      </w:r>
      <w:r>
        <w:rPr>
          <w:b/>
        </w:rPr>
        <w:t xml:space="preserve">= </w:t>
      </w:r>
      <w:proofErr w:type="spellStart"/>
      <w:proofErr w:type="gramStart"/>
      <w:r>
        <w:t>np</w:t>
      </w:r>
      <w:r>
        <w:rPr>
          <w:b/>
        </w:rPr>
        <w:t>.</w:t>
      </w:r>
      <w:r>
        <w:t>expand</w:t>
      </w:r>
      <w:proofErr w:type="gramEnd"/>
      <w:r>
        <w:t>_dims</w:t>
      </w:r>
      <w:proofErr w:type="spellEnd"/>
      <w:r>
        <w:t>(</w:t>
      </w:r>
      <w:proofErr w:type="spellStart"/>
      <w:r>
        <w:t>img,axis</w:t>
      </w:r>
      <w:proofErr w:type="spellEnd"/>
      <w:r>
        <w:rPr>
          <w:b/>
        </w:rPr>
        <w:t>=</w:t>
      </w:r>
      <w:r>
        <w:t>0)</w:t>
      </w:r>
      <w:r>
        <w:rPr>
          <w:spacing w:val="1"/>
        </w:rPr>
        <w:t xml:space="preserve"> </w:t>
      </w:r>
      <w:r>
        <w:rPr>
          <w:spacing w:val="-1"/>
        </w:rPr>
        <w:t>pred</w:t>
      </w:r>
      <w:r>
        <w:rPr>
          <w:b/>
          <w:spacing w:val="-1"/>
        </w:rPr>
        <w:t>=</w:t>
      </w:r>
      <w:proofErr w:type="spellStart"/>
      <w:r>
        <w:rPr>
          <w:spacing w:val="-1"/>
        </w:rPr>
        <w:t>np</w:t>
      </w:r>
      <w:r>
        <w:rPr>
          <w:b/>
          <w:spacing w:val="-1"/>
        </w:rPr>
        <w:t>.</w:t>
      </w:r>
      <w:r>
        <w:rPr>
          <w:spacing w:val="-1"/>
        </w:rPr>
        <w:t>argmax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model</w:t>
      </w:r>
      <w:r>
        <w:rPr>
          <w:b/>
          <w:spacing w:val="-1"/>
        </w:rPr>
        <w:t>.</w:t>
      </w:r>
      <w:r>
        <w:rPr>
          <w:spacing w:val="-1"/>
        </w:rPr>
        <w:t>predict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img</w:t>
      </w:r>
      <w:proofErr w:type="spellEnd"/>
      <w:r>
        <w:rPr>
          <w:spacing w:val="-1"/>
        </w:rPr>
        <w:t>))</w:t>
      </w:r>
      <w:r>
        <w:rPr>
          <w:spacing w:val="-57"/>
        </w:rPr>
        <w:t xml:space="preserve"> </w:t>
      </w:r>
      <w:r>
        <w:t>op</w:t>
      </w:r>
      <w:r>
        <w:rPr>
          <w:b/>
        </w:rPr>
        <w:t>=</w:t>
      </w:r>
      <w:r>
        <w:t>['A','B','C','D','E','F','G','H','I']</w:t>
      </w:r>
    </w:p>
    <w:p w14:paraId="07FD7AD1" w14:textId="77777777" w:rsidR="00B9738E" w:rsidRDefault="00592588">
      <w:pPr>
        <w:pStyle w:val="BodyText"/>
        <w:ind w:left="1199"/>
      </w:pPr>
      <w:proofErr w:type="gramStart"/>
      <w:r>
        <w:t>print(</w:t>
      </w:r>
      <w:proofErr w:type="gramEnd"/>
      <w:r>
        <w:t>"THE PREDICTED LETTER IS ",op[pred])</w:t>
      </w:r>
    </w:p>
    <w:p w14:paraId="225D5468" w14:textId="77777777" w:rsidR="00B9738E" w:rsidRDefault="00B9738E">
      <w:pPr>
        <w:pStyle w:val="BodyText"/>
        <w:rPr>
          <w:sz w:val="36"/>
        </w:rPr>
      </w:pPr>
    </w:p>
    <w:p w14:paraId="717BE143" w14:textId="77777777" w:rsidR="00B9738E" w:rsidRDefault="00592588">
      <w:pPr>
        <w:pStyle w:val="BodyText"/>
        <w:spacing w:line="300" w:lineRule="auto"/>
        <w:ind w:left="959" w:right="203"/>
      </w:pPr>
      <w:proofErr w:type="spellStart"/>
      <w:r>
        <w:t>img</w:t>
      </w:r>
      <w:proofErr w:type="spellEnd"/>
      <w:r>
        <w:rPr>
          <w:b/>
        </w:rPr>
        <w:t>=</w:t>
      </w:r>
      <w:proofErr w:type="spellStart"/>
      <w:proofErr w:type="gramStart"/>
      <w:r>
        <w:t>image</w:t>
      </w:r>
      <w:r>
        <w:rPr>
          <w:b/>
        </w:rPr>
        <w:t>.</w:t>
      </w:r>
      <w:r>
        <w:t>load</w:t>
      </w:r>
      <w:proofErr w:type="gramEnd"/>
      <w:r>
        <w:t>_img</w:t>
      </w:r>
      <w:proofErr w:type="spellEnd"/>
      <w:r>
        <w:t>("/content/Dataset/</w:t>
      </w:r>
      <w:proofErr w:type="spellStart"/>
      <w:r>
        <w:t>test_set</w:t>
      </w:r>
      <w:proofErr w:type="spellEnd"/>
      <w:r>
        <w:t>/H/107.png")</w:t>
      </w:r>
      <w:r>
        <w:rPr>
          <w:spacing w:val="-57"/>
        </w:rPr>
        <w:t xml:space="preserve"> </w:t>
      </w:r>
      <w:r>
        <w:t>detect(</w:t>
      </w:r>
      <w:proofErr w:type="spellStart"/>
      <w:r>
        <w:t>img</w:t>
      </w:r>
      <w:proofErr w:type="spellEnd"/>
      <w:r>
        <w:t>)</w:t>
      </w:r>
    </w:p>
    <w:p w14:paraId="387DAC1F" w14:textId="77777777" w:rsidR="00B9738E" w:rsidRDefault="00592588">
      <w:pPr>
        <w:pStyle w:val="BodyText"/>
        <w:spacing w:line="300" w:lineRule="auto"/>
        <w:ind w:left="959" w:right="21"/>
      </w:pPr>
      <w:r>
        <w:t>1/1 [==============================] - 0s 28ms/step</w:t>
      </w:r>
      <w:r>
        <w:rPr>
          <w:spacing w:val="-57"/>
        </w:rPr>
        <w:t xml:space="preserve"> </w:t>
      </w:r>
      <w:r>
        <w:t>THE PREDICTED LETTER IS</w:t>
      </w:r>
      <w:r>
        <w:rPr>
          <w:spacing w:val="1"/>
        </w:rPr>
        <w:t xml:space="preserve"> </w:t>
      </w:r>
      <w:r>
        <w:t>H</w:t>
      </w:r>
    </w:p>
    <w:p w14:paraId="4840E093" w14:textId="77777777" w:rsidR="00B9738E" w:rsidRDefault="00B9738E">
      <w:pPr>
        <w:pStyle w:val="BodyText"/>
        <w:rPr>
          <w:sz w:val="30"/>
        </w:rPr>
      </w:pPr>
    </w:p>
    <w:p w14:paraId="7BF453E5" w14:textId="77777777" w:rsidR="00B9738E" w:rsidRDefault="00592588">
      <w:pPr>
        <w:pStyle w:val="BodyText"/>
        <w:spacing w:line="300" w:lineRule="auto"/>
        <w:ind w:left="959" w:right="214"/>
      </w:pPr>
      <w:proofErr w:type="spellStart"/>
      <w:r>
        <w:t>img</w:t>
      </w:r>
      <w:proofErr w:type="spellEnd"/>
      <w:r>
        <w:rPr>
          <w:spacing w:val="-11"/>
        </w:rPr>
        <w:t xml:space="preserve"> </w:t>
      </w:r>
      <w:r>
        <w:rPr>
          <w:b/>
        </w:rPr>
        <w:t>=</w:t>
      </w:r>
      <w:r>
        <w:rPr>
          <w:b/>
          <w:spacing w:val="-11"/>
        </w:rPr>
        <w:t xml:space="preserve"> </w:t>
      </w:r>
      <w:proofErr w:type="spellStart"/>
      <w:proofErr w:type="gramStart"/>
      <w:r>
        <w:t>image</w:t>
      </w:r>
      <w:r>
        <w:rPr>
          <w:b/>
        </w:rPr>
        <w:t>.</w:t>
      </w:r>
      <w:r>
        <w:t>load</w:t>
      </w:r>
      <w:proofErr w:type="gramEnd"/>
      <w:r>
        <w:t>_img</w:t>
      </w:r>
      <w:proofErr w:type="spellEnd"/>
      <w:r>
        <w:t>('/content/Dataset/</w:t>
      </w:r>
      <w:proofErr w:type="spellStart"/>
      <w:r>
        <w:t>test_set</w:t>
      </w:r>
      <w:proofErr w:type="spellEnd"/>
      <w:r>
        <w:t>/A/110.png')</w:t>
      </w:r>
      <w:r>
        <w:rPr>
          <w:spacing w:val="-57"/>
        </w:rPr>
        <w:t xml:space="preserve"> </w:t>
      </w:r>
      <w:r>
        <w:t>pred</w:t>
      </w:r>
      <w:r>
        <w:rPr>
          <w:b/>
        </w:rPr>
        <w:t>=</w:t>
      </w:r>
      <w:r>
        <w:t>detect(</w:t>
      </w:r>
      <w:proofErr w:type="spellStart"/>
      <w:r>
        <w:t>img</w:t>
      </w:r>
      <w:proofErr w:type="spellEnd"/>
      <w:r>
        <w:t>)</w:t>
      </w:r>
    </w:p>
    <w:p w14:paraId="674378FE" w14:textId="77777777" w:rsidR="00B9738E" w:rsidRDefault="00592588">
      <w:pPr>
        <w:pStyle w:val="BodyText"/>
        <w:spacing w:line="300" w:lineRule="auto"/>
        <w:ind w:left="959" w:right="21"/>
      </w:pPr>
      <w:r>
        <w:t>1/1 [==============================] - 0s 26ms/s</w:t>
      </w:r>
      <w:r>
        <w:t>tep</w:t>
      </w:r>
      <w:r>
        <w:rPr>
          <w:spacing w:val="-57"/>
        </w:rPr>
        <w:t xml:space="preserve"> </w:t>
      </w:r>
      <w:r>
        <w:t>THE PREDICTED LETTER IS</w:t>
      </w:r>
      <w:r>
        <w:rPr>
          <w:spacing w:val="1"/>
        </w:rPr>
        <w:t xml:space="preserve"> </w:t>
      </w:r>
      <w:r>
        <w:t>A</w:t>
      </w:r>
    </w:p>
    <w:p w14:paraId="22858B68" w14:textId="77777777" w:rsidR="00B9738E" w:rsidRDefault="00B9738E">
      <w:pPr>
        <w:pStyle w:val="BodyText"/>
        <w:rPr>
          <w:sz w:val="30"/>
        </w:rPr>
      </w:pPr>
    </w:p>
    <w:p w14:paraId="7841D42B" w14:textId="77777777" w:rsidR="00B9738E" w:rsidRDefault="00592588">
      <w:pPr>
        <w:pStyle w:val="BodyText"/>
        <w:spacing w:line="300" w:lineRule="auto"/>
        <w:ind w:left="959"/>
      </w:pPr>
      <w:proofErr w:type="spellStart"/>
      <w:r>
        <w:rPr>
          <w:spacing w:val="-1"/>
        </w:rPr>
        <w:t>img</w:t>
      </w:r>
      <w:proofErr w:type="spellEnd"/>
      <w:r>
        <w:rPr>
          <w:b/>
          <w:spacing w:val="-1"/>
        </w:rPr>
        <w:t>=</w:t>
      </w:r>
      <w:proofErr w:type="spellStart"/>
      <w:proofErr w:type="gramStart"/>
      <w:r>
        <w:rPr>
          <w:spacing w:val="-1"/>
        </w:rPr>
        <w:t>image</w:t>
      </w:r>
      <w:r>
        <w:rPr>
          <w:b/>
          <w:spacing w:val="-1"/>
        </w:rPr>
        <w:t>.</w:t>
      </w:r>
      <w:r>
        <w:rPr>
          <w:spacing w:val="-1"/>
        </w:rPr>
        <w:t>load</w:t>
      </w:r>
      <w:proofErr w:type="gramEnd"/>
      <w:r>
        <w:rPr>
          <w:spacing w:val="-1"/>
        </w:rPr>
        <w:t>_img</w:t>
      </w:r>
      <w:proofErr w:type="spellEnd"/>
      <w:r>
        <w:rPr>
          <w:spacing w:val="-1"/>
        </w:rPr>
        <w:t>('/content/Dataset/</w:t>
      </w:r>
      <w:proofErr w:type="spellStart"/>
      <w:r>
        <w:rPr>
          <w:spacing w:val="-1"/>
        </w:rPr>
        <w:t>test_set</w:t>
      </w:r>
      <w:proofErr w:type="spellEnd"/>
      <w:r>
        <w:rPr>
          <w:spacing w:val="-1"/>
        </w:rPr>
        <w:t>/E/111.png')</w:t>
      </w:r>
      <w:r>
        <w:rPr>
          <w:spacing w:val="-57"/>
        </w:rPr>
        <w:t xml:space="preserve"> </w:t>
      </w:r>
      <w:r>
        <w:t>detect(</w:t>
      </w:r>
      <w:proofErr w:type="spellStart"/>
      <w:r>
        <w:t>img</w:t>
      </w:r>
      <w:proofErr w:type="spellEnd"/>
      <w:r>
        <w:t>)</w:t>
      </w:r>
    </w:p>
    <w:p w14:paraId="10756917" w14:textId="77777777" w:rsidR="00B9738E" w:rsidRDefault="00592588">
      <w:pPr>
        <w:pStyle w:val="BodyText"/>
        <w:spacing w:line="300" w:lineRule="auto"/>
        <w:ind w:left="959" w:right="21"/>
      </w:pPr>
      <w:r>
        <w:t>1/1 [==============================] - 0s 30ms/step</w:t>
      </w:r>
      <w:r>
        <w:rPr>
          <w:spacing w:val="-57"/>
        </w:rPr>
        <w:t xml:space="preserve"> </w:t>
      </w:r>
      <w:r>
        <w:t>THE PREDICTED LETTER IS</w:t>
      </w:r>
      <w:r>
        <w:rPr>
          <w:spacing w:val="1"/>
        </w:rPr>
        <w:t xml:space="preserve"> </w:t>
      </w:r>
      <w:r>
        <w:t>E</w:t>
      </w:r>
    </w:p>
    <w:p w14:paraId="034D4763" w14:textId="77777777" w:rsidR="00B9738E" w:rsidRDefault="00592588">
      <w:pPr>
        <w:pStyle w:val="BodyText"/>
        <w:rPr>
          <w:sz w:val="26"/>
        </w:rPr>
      </w:pPr>
      <w:r>
        <w:br w:type="column"/>
      </w:r>
    </w:p>
    <w:p w14:paraId="46B86500" w14:textId="77777777" w:rsidR="00B9738E" w:rsidRDefault="00B9738E">
      <w:pPr>
        <w:pStyle w:val="BodyText"/>
        <w:rPr>
          <w:sz w:val="26"/>
        </w:rPr>
      </w:pPr>
    </w:p>
    <w:p w14:paraId="2B078825" w14:textId="77777777" w:rsidR="00B9738E" w:rsidRDefault="00B9738E">
      <w:pPr>
        <w:pStyle w:val="BodyText"/>
        <w:rPr>
          <w:sz w:val="26"/>
        </w:rPr>
      </w:pPr>
    </w:p>
    <w:p w14:paraId="5AFEC76F" w14:textId="77777777" w:rsidR="00B9738E" w:rsidRDefault="00B9738E">
      <w:pPr>
        <w:pStyle w:val="BodyText"/>
        <w:rPr>
          <w:sz w:val="26"/>
        </w:rPr>
      </w:pPr>
    </w:p>
    <w:p w14:paraId="7B35DEEA" w14:textId="77777777" w:rsidR="00B9738E" w:rsidRDefault="00B9738E">
      <w:pPr>
        <w:pStyle w:val="BodyText"/>
        <w:rPr>
          <w:sz w:val="26"/>
        </w:rPr>
      </w:pPr>
    </w:p>
    <w:p w14:paraId="5CB59EEF" w14:textId="77777777" w:rsidR="00B9738E" w:rsidRDefault="00B9738E">
      <w:pPr>
        <w:pStyle w:val="BodyText"/>
        <w:rPr>
          <w:sz w:val="26"/>
        </w:rPr>
      </w:pPr>
    </w:p>
    <w:p w14:paraId="3E9F0E44" w14:textId="77777777" w:rsidR="00B9738E" w:rsidRDefault="00B9738E">
      <w:pPr>
        <w:pStyle w:val="BodyText"/>
        <w:rPr>
          <w:sz w:val="26"/>
        </w:rPr>
      </w:pPr>
    </w:p>
    <w:p w14:paraId="76F31F91" w14:textId="77777777" w:rsidR="00B9738E" w:rsidRDefault="00B9738E">
      <w:pPr>
        <w:pStyle w:val="BodyText"/>
        <w:rPr>
          <w:sz w:val="26"/>
        </w:rPr>
      </w:pPr>
    </w:p>
    <w:p w14:paraId="680EE7D9" w14:textId="77777777" w:rsidR="00B9738E" w:rsidRDefault="00B9738E">
      <w:pPr>
        <w:pStyle w:val="BodyText"/>
        <w:rPr>
          <w:sz w:val="26"/>
        </w:rPr>
      </w:pPr>
    </w:p>
    <w:p w14:paraId="1EE15882" w14:textId="77777777" w:rsidR="00B9738E" w:rsidRDefault="00592588">
      <w:pPr>
        <w:pStyle w:val="BodyText"/>
        <w:spacing w:before="159"/>
        <w:ind w:left="941" w:right="979"/>
        <w:jc w:val="center"/>
      </w:pPr>
      <w:r>
        <w:t>In [150]:</w:t>
      </w:r>
    </w:p>
    <w:p w14:paraId="460D438D" w14:textId="77777777" w:rsidR="00B9738E" w:rsidRDefault="00B9738E">
      <w:pPr>
        <w:pStyle w:val="BodyText"/>
        <w:rPr>
          <w:sz w:val="26"/>
        </w:rPr>
      </w:pPr>
    </w:p>
    <w:p w14:paraId="05E54747" w14:textId="77777777" w:rsidR="00B9738E" w:rsidRDefault="00B9738E">
      <w:pPr>
        <w:pStyle w:val="BodyText"/>
        <w:rPr>
          <w:sz w:val="26"/>
        </w:rPr>
      </w:pPr>
    </w:p>
    <w:p w14:paraId="47EC141B" w14:textId="77777777" w:rsidR="00B9738E" w:rsidRDefault="00B9738E">
      <w:pPr>
        <w:pStyle w:val="BodyText"/>
        <w:rPr>
          <w:sz w:val="26"/>
        </w:rPr>
      </w:pPr>
    </w:p>
    <w:p w14:paraId="46CC3B2E" w14:textId="77777777" w:rsidR="00B9738E" w:rsidRDefault="00B9738E">
      <w:pPr>
        <w:pStyle w:val="BodyText"/>
        <w:rPr>
          <w:sz w:val="26"/>
        </w:rPr>
      </w:pPr>
    </w:p>
    <w:p w14:paraId="240738B7" w14:textId="77777777" w:rsidR="00B9738E" w:rsidRDefault="00B9738E">
      <w:pPr>
        <w:pStyle w:val="BodyText"/>
        <w:rPr>
          <w:sz w:val="22"/>
        </w:rPr>
      </w:pPr>
    </w:p>
    <w:p w14:paraId="441798A0" w14:textId="77777777" w:rsidR="00B9738E" w:rsidRDefault="00592588">
      <w:pPr>
        <w:pStyle w:val="BodyText"/>
        <w:ind w:left="941" w:right="979"/>
        <w:jc w:val="center"/>
      </w:pPr>
      <w:r>
        <w:t>In [155]:</w:t>
      </w:r>
    </w:p>
    <w:p w14:paraId="58470B4A" w14:textId="77777777" w:rsidR="00B9738E" w:rsidRDefault="00B9738E">
      <w:pPr>
        <w:pStyle w:val="BodyText"/>
        <w:rPr>
          <w:sz w:val="26"/>
        </w:rPr>
      </w:pPr>
    </w:p>
    <w:p w14:paraId="3888F591" w14:textId="77777777" w:rsidR="00B9738E" w:rsidRDefault="00B9738E">
      <w:pPr>
        <w:pStyle w:val="BodyText"/>
        <w:rPr>
          <w:sz w:val="26"/>
        </w:rPr>
      </w:pPr>
    </w:p>
    <w:p w14:paraId="794193CA" w14:textId="77777777" w:rsidR="00B9738E" w:rsidRDefault="00B9738E">
      <w:pPr>
        <w:pStyle w:val="BodyText"/>
        <w:rPr>
          <w:sz w:val="26"/>
        </w:rPr>
      </w:pPr>
    </w:p>
    <w:p w14:paraId="63CF9D99" w14:textId="77777777" w:rsidR="00B9738E" w:rsidRDefault="00B9738E">
      <w:pPr>
        <w:pStyle w:val="BodyText"/>
        <w:rPr>
          <w:sz w:val="26"/>
        </w:rPr>
      </w:pPr>
    </w:p>
    <w:p w14:paraId="2EDDE21B" w14:textId="77777777" w:rsidR="00B9738E" w:rsidRDefault="00B9738E">
      <w:pPr>
        <w:pStyle w:val="BodyText"/>
        <w:rPr>
          <w:sz w:val="22"/>
        </w:rPr>
      </w:pPr>
    </w:p>
    <w:p w14:paraId="1137F263" w14:textId="77777777" w:rsidR="00B9738E" w:rsidRDefault="00592588">
      <w:pPr>
        <w:pStyle w:val="BodyText"/>
        <w:ind w:left="941" w:right="979"/>
        <w:jc w:val="center"/>
      </w:pPr>
      <w:r>
        <w:t>In [158]:</w:t>
      </w:r>
    </w:p>
    <w:p w14:paraId="2A5A8BDE" w14:textId="77777777" w:rsidR="00B9738E" w:rsidRDefault="00B9738E">
      <w:pPr>
        <w:jc w:val="center"/>
        <w:sectPr w:rsidR="00B9738E">
          <w:type w:val="continuous"/>
          <w:pgSz w:w="12240" w:h="15840"/>
          <w:pgMar w:top="1500" w:right="440" w:bottom="280" w:left="480" w:header="720" w:footer="720" w:gutter="0"/>
          <w:cols w:num="2" w:space="720" w:equalWidth="0">
            <w:col w:w="7034" w:space="1479"/>
            <w:col w:w="2807"/>
          </w:cols>
        </w:sectPr>
      </w:pPr>
    </w:p>
    <w:p w14:paraId="6EB49D8F" w14:textId="77777777" w:rsidR="00B9738E" w:rsidRDefault="00B9738E">
      <w:pPr>
        <w:pStyle w:val="BodyText"/>
        <w:spacing w:before="11"/>
        <w:rPr>
          <w:sz w:val="14"/>
        </w:rPr>
      </w:pPr>
    </w:p>
    <w:p w14:paraId="220D75F4" w14:textId="4253629E" w:rsidR="00B9738E" w:rsidRDefault="00BD4F51">
      <w:pPr>
        <w:pStyle w:val="BodyText"/>
        <w:ind w:left="97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6ECD5F6" wp14:editId="1A762AC4">
                <wp:extent cx="5953125" cy="438785"/>
                <wp:effectExtent l="0" t="4445" r="0" b="4445"/>
                <wp:docPr id="49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438785"/>
                          <a:chOff x="0" y="0"/>
                          <a:chExt cx="9375" cy="691"/>
                        </a:xfrm>
                      </wpg:grpSpPr>
                      <wps:wsp>
                        <wps:cNvPr id="50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75" cy="690"/>
                          </a:xfrm>
                          <a:prstGeom prst="rect">
                            <a:avLst/>
                          </a:prstGeom>
                          <a:solidFill>
                            <a:srgbClr val="CFD0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AutoShape 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9375" cy="690"/>
                          </a:xfrm>
                          <a:custGeom>
                            <a:avLst/>
                            <a:gdLst>
                              <a:gd name="T0" fmla="*/ 120 w 9375"/>
                              <a:gd name="T1" fmla="*/ 0 h 690"/>
                              <a:gd name="T2" fmla="*/ 271 w 9375"/>
                              <a:gd name="T3" fmla="*/ 0 h 690"/>
                              <a:gd name="T4" fmla="*/ 421 w 9375"/>
                              <a:gd name="T5" fmla="*/ 0 h 690"/>
                              <a:gd name="T6" fmla="*/ 572 w 9375"/>
                              <a:gd name="T7" fmla="*/ 0 h 690"/>
                              <a:gd name="T8" fmla="*/ 722 w 9375"/>
                              <a:gd name="T9" fmla="*/ 0 h 690"/>
                              <a:gd name="T10" fmla="*/ 873 w 9375"/>
                              <a:gd name="T11" fmla="*/ 0 h 690"/>
                              <a:gd name="T12" fmla="*/ 1023 w 9375"/>
                              <a:gd name="T13" fmla="*/ 0 h 690"/>
                              <a:gd name="T14" fmla="*/ 1174 w 9375"/>
                              <a:gd name="T15" fmla="*/ 0 h 690"/>
                              <a:gd name="T16" fmla="*/ 1324 w 9375"/>
                              <a:gd name="T17" fmla="*/ 0 h 690"/>
                              <a:gd name="T18" fmla="*/ 1475 w 9375"/>
                              <a:gd name="T19" fmla="*/ 0 h 690"/>
                              <a:gd name="T20" fmla="*/ 1625 w 9375"/>
                              <a:gd name="T21" fmla="*/ 0 h 690"/>
                              <a:gd name="T22" fmla="*/ 1776 w 9375"/>
                              <a:gd name="T23" fmla="*/ 0 h 690"/>
                              <a:gd name="T24" fmla="*/ 1926 w 9375"/>
                              <a:gd name="T25" fmla="*/ 0 h 690"/>
                              <a:gd name="T26" fmla="*/ 2077 w 9375"/>
                              <a:gd name="T27" fmla="*/ 0 h 690"/>
                              <a:gd name="T28" fmla="*/ 2227 w 9375"/>
                              <a:gd name="T29" fmla="*/ 0 h 690"/>
                              <a:gd name="T30" fmla="*/ 2377 w 9375"/>
                              <a:gd name="T31" fmla="*/ 0 h 690"/>
                              <a:gd name="T32" fmla="*/ 2528 w 9375"/>
                              <a:gd name="T33" fmla="*/ 0 h 690"/>
                              <a:gd name="T34" fmla="*/ 2678 w 9375"/>
                              <a:gd name="T35" fmla="*/ 0 h 690"/>
                              <a:gd name="T36" fmla="*/ 2829 w 9375"/>
                              <a:gd name="T37" fmla="*/ 0 h 690"/>
                              <a:gd name="T38" fmla="*/ 2979 w 9375"/>
                              <a:gd name="T39" fmla="*/ 0 h 690"/>
                              <a:gd name="T40" fmla="*/ 3130 w 9375"/>
                              <a:gd name="T41" fmla="*/ 0 h 690"/>
                              <a:gd name="T42" fmla="*/ 3280 w 9375"/>
                              <a:gd name="T43" fmla="*/ 0 h 690"/>
                              <a:gd name="T44" fmla="*/ 3431 w 9375"/>
                              <a:gd name="T45" fmla="*/ 0 h 690"/>
                              <a:gd name="T46" fmla="*/ 3581 w 9375"/>
                              <a:gd name="T47" fmla="*/ 0 h 690"/>
                              <a:gd name="T48" fmla="*/ 3732 w 9375"/>
                              <a:gd name="T49" fmla="*/ 0 h 690"/>
                              <a:gd name="T50" fmla="*/ 3882 w 9375"/>
                              <a:gd name="T51" fmla="*/ 0 h 690"/>
                              <a:gd name="T52" fmla="*/ 4033 w 9375"/>
                              <a:gd name="T53" fmla="*/ 0 h 690"/>
                              <a:gd name="T54" fmla="*/ 4183 w 9375"/>
                              <a:gd name="T55" fmla="*/ 0 h 690"/>
                              <a:gd name="T56" fmla="*/ 4334 w 9375"/>
                              <a:gd name="T57" fmla="*/ 0 h 690"/>
                              <a:gd name="T58" fmla="*/ 4484 w 9375"/>
                              <a:gd name="T59" fmla="*/ 0 h 690"/>
                              <a:gd name="T60" fmla="*/ 4635 w 9375"/>
                              <a:gd name="T61" fmla="*/ 0 h 690"/>
                              <a:gd name="T62" fmla="*/ 4785 w 9375"/>
                              <a:gd name="T63" fmla="*/ 0 h 690"/>
                              <a:gd name="T64" fmla="*/ 4936 w 9375"/>
                              <a:gd name="T65" fmla="*/ 0 h 690"/>
                              <a:gd name="T66" fmla="*/ 5086 w 9375"/>
                              <a:gd name="T67" fmla="*/ 0 h 690"/>
                              <a:gd name="T68" fmla="*/ 5237 w 9375"/>
                              <a:gd name="T69" fmla="*/ 0 h 690"/>
                              <a:gd name="T70" fmla="*/ 5387 w 9375"/>
                              <a:gd name="T71" fmla="*/ 0 h 690"/>
                              <a:gd name="T72" fmla="*/ 5538 w 9375"/>
                              <a:gd name="T73" fmla="*/ 0 h 690"/>
                              <a:gd name="T74" fmla="*/ 5688 w 9375"/>
                              <a:gd name="T75" fmla="*/ 0 h 690"/>
                              <a:gd name="T76" fmla="*/ 5839 w 9375"/>
                              <a:gd name="T77" fmla="*/ 0 h 690"/>
                              <a:gd name="T78" fmla="*/ 5989 w 9375"/>
                              <a:gd name="T79" fmla="*/ 0 h 690"/>
                              <a:gd name="T80" fmla="*/ 6140 w 9375"/>
                              <a:gd name="T81" fmla="*/ 0 h 690"/>
                              <a:gd name="T82" fmla="*/ 6290 w 9375"/>
                              <a:gd name="T83" fmla="*/ 0 h 690"/>
                              <a:gd name="T84" fmla="*/ 6441 w 9375"/>
                              <a:gd name="T85" fmla="*/ 0 h 690"/>
                              <a:gd name="T86" fmla="*/ 6591 w 9375"/>
                              <a:gd name="T87" fmla="*/ 0 h 690"/>
                              <a:gd name="T88" fmla="*/ 6742 w 9375"/>
                              <a:gd name="T89" fmla="*/ 0 h 690"/>
                              <a:gd name="T90" fmla="*/ 6892 w 9375"/>
                              <a:gd name="T91" fmla="*/ 0 h 690"/>
                              <a:gd name="T92" fmla="*/ 7042 w 9375"/>
                              <a:gd name="T93" fmla="*/ 0 h 690"/>
                              <a:gd name="T94" fmla="*/ 7193 w 9375"/>
                              <a:gd name="T95" fmla="*/ 0 h 690"/>
                              <a:gd name="T96" fmla="*/ 7343 w 9375"/>
                              <a:gd name="T97" fmla="*/ 0 h 690"/>
                              <a:gd name="T98" fmla="*/ 7494 w 9375"/>
                              <a:gd name="T99" fmla="*/ 0 h 690"/>
                              <a:gd name="T100" fmla="*/ 7644 w 9375"/>
                              <a:gd name="T101" fmla="*/ 0 h 690"/>
                              <a:gd name="T102" fmla="*/ 7795 w 9375"/>
                              <a:gd name="T103" fmla="*/ 0 h 690"/>
                              <a:gd name="T104" fmla="*/ 7945 w 9375"/>
                              <a:gd name="T105" fmla="*/ 0 h 690"/>
                              <a:gd name="T106" fmla="*/ 8096 w 9375"/>
                              <a:gd name="T107" fmla="*/ 0 h 690"/>
                              <a:gd name="T108" fmla="*/ 8246 w 9375"/>
                              <a:gd name="T109" fmla="*/ 0 h 690"/>
                              <a:gd name="T110" fmla="*/ 8397 w 9375"/>
                              <a:gd name="T111" fmla="*/ 0 h 690"/>
                              <a:gd name="T112" fmla="*/ 8547 w 9375"/>
                              <a:gd name="T113" fmla="*/ 0 h 690"/>
                              <a:gd name="T114" fmla="*/ 8698 w 9375"/>
                              <a:gd name="T115" fmla="*/ 0 h 690"/>
                              <a:gd name="T116" fmla="*/ 8848 w 9375"/>
                              <a:gd name="T117" fmla="*/ 0 h 690"/>
                              <a:gd name="T118" fmla="*/ 8999 w 9375"/>
                              <a:gd name="T119" fmla="*/ 0 h 690"/>
                              <a:gd name="T120" fmla="*/ 9149 w 9375"/>
                              <a:gd name="T121" fmla="*/ 0 h 690"/>
                              <a:gd name="T122" fmla="*/ 9300 w 9375"/>
                              <a:gd name="T123" fmla="*/ 0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9375" h="690">
                                <a:moveTo>
                                  <a:pt x="45" y="675"/>
                                </a:moveTo>
                                <a:lnTo>
                                  <a:pt x="0" y="675"/>
                                </a:lnTo>
                                <a:lnTo>
                                  <a:pt x="0" y="690"/>
                                </a:lnTo>
                                <a:lnTo>
                                  <a:pt x="45" y="690"/>
                                </a:lnTo>
                                <a:lnTo>
                                  <a:pt x="45" y="675"/>
                                </a:lnTo>
                                <a:close/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675"/>
                                </a:moveTo>
                                <a:lnTo>
                                  <a:pt x="75" y="675"/>
                                </a:lnTo>
                                <a:lnTo>
                                  <a:pt x="75" y="690"/>
                                </a:lnTo>
                                <a:lnTo>
                                  <a:pt x="120" y="690"/>
                                </a:lnTo>
                                <a:lnTo>
                                  <a:pt x="120" y="675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675"/>
                                </a:moveTo>
                                <a:lnTo>
                                  <a:pt x="150" y="675"/>
                                </a:lnTo>
                                <a:lnTo>
                                  <a:pt x="150" y="690"/>
                                </a:lnTo>
                                <a:lnTo>
                                  <a:pt x="195" y="690"/>
                                </a:lnTo>
                                <a:lnTo>
                                  <a:pt x="195" y="675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1" y="675"/>
                                </a:moveTo>
                                <a:lnTo>
                                  <a:pt x="226" y="675"/>
                                </a:lnTo>
                                <a:lnTo>
                                  <a:pt x="226" y="690"/>
                                </a:lnTo>
                                <a:lnTo>
                                  <a:pt x="271" y="690"/>
                                </a:lnTo>
                                <a:lnTo>
                                  <a:pt x="271" y="675"/>
                                </a:lnTo>
                                <a:close/>
                                <a:moveTo>
                                  <a:pt x="271" y="0"/>
                                </a:moveTo>
                                <a:lnTo>
                                  <a:pt x="226" y="0"/>
                                </a:lnTo>
                                <a:lnTo>
                                  <a:pt x="226" y="15"/>
                                </a:lnTo>
                                <a:lnTo>
                                  <a:pt x="271" y="15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346" y="675"/>
                                </a:moveTo>
                                <a:lnTo>
                                  <a:pt x="301" y="675"/>
                                </a:lnTo>
                                <a:lnTo>
                                  <a:pt x="301" y="690"/>
                                </a:lnTo>
                                <a:lnTo>
                                  <a:pt x="346" y="690"/>
                                </a:lnTo>
                                <a:lnTo>
                                  <a:pt x="346" y="675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675"/>
                                </a:moveTo>
                                <a:lnTo>
                                  <a:pt x="376" y="675"/>
                                </a:lnTo>
                                <a:lnTo>
                                  <a:pt x="376" y="690"/>
                                </a:lnTo>
                                <a:lnTo>
                                  <a:pt x="421" y="690"/>
                                </a:lnTo>
                                <a:lnTo>
                                  <a:pt x="421" y="675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675"/>
                                </a:moveTo>
                                <a:lnTo>
                                  <a:pt x="451" y="675"/>
                                </a:lnTo>
                                <a:lnTo>
                                  <a:pt x="451" y="690"/>
                                </a:lnTo>
                                <a:lnTo>
                                  <a:pt x="496" y="690"/>
                                </a:lnTo>
                                <a:lnTo>
                                  <a:pt x="496" y="675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2" y="675"/>
                                </a:moveTo>
                                <a:lnTo>
                                  <a:pt x="527" y="675"/>
                                </a:lnTo>
                                <a:lnTo>
                                  <a:pt x="527" y="690"/>
                                </a:lnTo>
                                <a:lnTo>
                                  <a:pt x="572" y="690"/>
                                </a:lnTo>
                                <a:lnTo>
                                  <a:pt x="572" y="675"/>
                                </a:lnTo>
                                <a:close/>
                                <a:moveTo>
                                  <a:pt x="572" y="0"/>
                                </a:moveTo>
                                <a:lnTo>
                                  <a:pt x="527" y="0"/>
                                </a:lnTo>
                                <a:lnTo>
                                  <a:pt x="527" y="15"/>
                                </a:lnTo>
                                <a:lnTo>
                                  <a:pt x="572" y="15"/>
                                </a:lnTo>
                                <a:lnTo>
                                  <a:pt x="572" y="0"/>
                                </a:lnTo>
                                <a:close/>
                                <a:moveTo>
                                  <a:pt x="647" y="675"/>
                                </a:moveTo>
                                <a:lnTo>
                                  <a:pt x="602" y="675"/>
                                </a:lnTo>
                                <a:lnTo>
                                  <a:pt x="602" y="690"/>
                                </a:lnTo>
                                <a:lnTo>
                                  <a:pt x="647" y="690"/>
                                </a:lnTo>
                                <a:lnTo>
                                  <a:pt x="647" y="675"/>
                                </a:lnTo>
                                <a:close/>
                                <a:moveTo>
                                  <a:pt x="647" y="0"/>
                                </a:moveTo>
                                <a:lnTo>
                                  <a:pt x="602" y="0"/>
                                </a:lnTo>
                                <a:lnTo>
                                  <a:pt x="602" y="15"/>
                                </a:lnTo>
                                <a:lnTo>
                                  <a:pt x="647" y="15"/>
                                </a:lnTo>
                                <a:lnTo>
                                  <a:pt x="647" y="0"/>
                                </a:lnTo>
                                <a:close/>
                                <a:moveTo>
                                  <a:pt x="722" y="675"/>
                                </a:moveTo>
                                <a:lnTo>
                                  <a:pt x="677" y="675"/>
                                </a:lnTo>
                                <a:lnTo>
                                  <a:pt x="677" y="690"/>
                                </a:lnTo>
                                <a:lnTo>
                                  <a:pt x="722" y="690"/>
                                </a:lnTo>
                                <a:lnTo>
                                  <a:pt x="722" y="675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  <a:moveTo>
                                  <a:pt x="797" y="675"/>
                                </a:moveTo>
                                <a:lnTo>
                                  <a:pt x="752" y="675"/>
                                </a:lnTo>
                                <a:lnTo>
                                  <a:pt x="752" y="690"/>
                                </a:lnTo>
                                <a:lnTo>
                                  <a:pt x="797" y="690"/>
                                </a:lnTo>
                                <a:lnTo>
                                  <a:pt x="797" y="675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3" y="675"/>
                                </a:moveTo>
                                <a:lnTo>
                                  <a:pt x="828" y="675"/>
                                </a:lnTo>
                                <a:lnTo>
                                  <a:pt x="828" y="690"/>
                                </a:lnTo>
                                <a:lnTo>
                                  <a:pt x="873" y="690"/>
                                </a:lnTo>
                                <a:lnTo>
                                  <a:pt x="873" y="675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828" y="0"/>
                                </a:lnTo>
                                <a:lnTo>
                                  <a:pt x="828" y="15"/>
                                </a:lnTo>
                                <a:lnTo>
                                  <a:pt x="873" y="15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48" y="675"/>
                                </a:moveTo>
                                <a:lnTo>
                                  <a:pt x="903" y="675"/>
                                </a:lnTo>
                                <a:lnTo>
                                  <a:pt x="903" y="690"/>
                                </a:lnTo>
                                <a:lnTo>
                                  <a:pt x="948" y="690"/>
                                </a:lnTo>
                                <a:lnTo>
                                  <a:pt x="948" y="675"/>
                                </a:lnTo>
                                <a:close/>
                                <a:moveTo>
                                  <a:pt x="948" y="0"/>
                                </a:moveTo>
                                <a:lnTo>
                                  <a:pt x="903" y="0"/>
                                </a:lnTo>
                                <a:lnTo>
                                  <a:pt x="903" y="15"/>
                                </a:lnTo>
                                <a:lnTo>
                                  <a:pt x="948" y="15"/>
                                </a:lnTo>
                                <a:lnTo>
                                  <a:pt x="948" y="0"/>
                                </a:lnTo>
                                <a:close/>
                                <a:moveTo>
                                  <a:pt x="1023" y="675"/>
                                </a:moveTo>
                                <a:lnTo>
                                  <a:pt x="978" y="675"/>
                                </a:lnTo>
                                <a:lnTo>
                                  <a:pt x="978" y="690"/>
                                </a:lnTo>
                                <a:lnTo>
                                  <a:pt x="1023" y="690"/>
                                </a:lnTo>
                                <a:lnTo>
                                  <a:pt x="1023" y="675"/>
                                </a:lnTo>
                                <a:close/>
                                <a:moveTo>
                                  <a:pt x="1023" y="0"/>
                                </a:moveTo>
                                <a:lnTo>
                                  <a:pt x="978" y="0"/>
                                </a:lnTo>
                                <a:lnTo>
                                  <a:pt x="978" y="15"/>
                                </a:lnTo>
                                <a:lnTo>
                                  <a:pt x="1023" y="15"/>
                                </a:lnTo>
                                <a:lnTo>
                                  <a:pt x="1023" y="0"/>
                                </a:lnTo>
                                <a:close/>
                                <a:moveTo>
                                  <a:pt x="1098" y="675"/>
                                </a:moveTo>
                                <a:lnTo>
                                  <a:pt x="1053" y="675"/>
                                </a:lnTo>
                                <a:lnTo>
                                  <a:pt x="1053" y="690"/>
                                </a:lnTo>
                                <a:lnTo>
                                  <a:pt x="1098" y="690"/>
                                </a:lnTo>
                                <a:lnTo>
                                  <a:pt x="1098" y="675"/>
                                </a:lnTo>
                                <a:close/>
                                <a:moveTo>
                                  <a:pt x="1098" y="0"/>
                                </a:moveTo>
                                <a:lnTo>
                                  <a:pt x="1053" y="0"/>
                                </a:lnTo>
                                <a:lnTo>
                                  <a:pt x="1053" y="15"/>
                                </a:lnTo>
                                <a:lnTo>
                                  <a:pt x="1098" y="15"/>
                                </a:lnTo>
                                <a:lnTo>
                                  <a:pt x="1098" y="0"/>
                                </a:lnTo>
                                <a:close/>
                                <a:moveTo>
                                  <a:pt x="1174" y="675"/>
                                </a:moveTo>
                                <a:lnTo>
                                  <a:pt x="1129" y="675"/>
                                </a:lnTo>
                                <a:lnTo>
                                  <a:pt x="1129" y="690"/>
                                </a:lnTo>
                                <a:lnTo>
                                  <a:pt x="1174" y="690"/>
                                </a:lnTo>
                                <a:lnTo>
                                  <a:pt x="1174" y="675"/>
                                </a:lnTo>
                                <a:close/>
                                <a:moveTo>
                                  <a:pt x="1174" y="0"/>
                                </a:moveTo>
                                <a:lnTo>
                                  <a:pt x="1129" y="0"/>
                                </a:lnTo>
                                <a:lnTo>
                                  <a:pt x="1129" y="15"/>
                                </a:lnTo>
                                <a:lnTo>
                                  <a:pt x="1174" y="15"/>
                                </a:lnTo>
                                <a:lnTo>
                                  <a:pt x="1174" y="0"/>
                                </a:lnTo>
                                <a:close/>
                                <a:moveTo>
                                  <a:pt x="1249" y="675"/>
                                </a:moveTo>
                                <a:lnTo>
                                  <a:pt x="1204" y="675"/>
                                </a:lnTo>
                                <a:lnTo>
                                  <a:pt x="1204" y="690"/>
                                </a:lnTo>
                                <a:lnTo>
                                  <a:pt x="1249" y="690"/>
                                </a:lnTo>
                                <a:lnTo>
                                  <a:pt x="1249" y="675"/>
                                </a:lnTo>
                                <a:close/>
                                <a:moveTo>
                                  <a:pt x="1249" y="0"/>
                                </a:moveTo>
                                <a:lnTo>
                                  <a:pt x="1204" y="0"/>
                                </a:lnTo>
                                <a:lnTo>
                                  <a:pt x="1204" y="15"/>
                                </a:lnTo>
                                <a:lnTo>
                                  <a:pt x="1249" y="15"/>
                                </a:lnTo>
                                <a:lnTo>
                                  <a:pt x="1249" y="0"/>
                                </a:lnTo>
                                <a:close/>
                                <a:moveTo>
                                  <a:pt x="1324" y="675"/>
                                </a:moveTo>
                                <a:lnTo>
                                  <a:pt x="1279" y="675"/>
                                </a:lnTo>
                                <a:lnTo>
                                  <a:pt x="1279" y="690"/>
                                </a:lnTo>
                                <a:lnTo>
                                  <a:pt x="1324" y="690"/>
                                </a:lnTo>
                                <a:lnTo>
                                  <a:pt x="1324" y="675"/>
                                </a:lnTo>
                                <a:close/>
                                <a:moveTo>
                                  <a:pt x="1324" y="0"/>
                                </a:moveTo>
                                <a:lnTo>
                                  <a:pt x="1279" y="0"/>
                                </a:lnTo>
                                <a:lnTo>
                                  <a:pt x="1279" y="15"/>
                                </a:lnTo>
                                <a:lnTo>
                                  <a:pt x="1324" y="15"/>
                                </a:lnTo>
                                <a:lnTo>
                                  <a:pt x="1324" y="0"/>
                                </a:lnTo>
                                <a:close/>
                                <a:moveTo>
                                  <a:pt x="1399" y="675"/>
                                </a:moveTo>
                                <a:lnTo>
                                  <a:pt x="1354" y="675"/>
                                </a:lnTo>
                                <a:lnTo>
                                  <a:pt x="1354" y="690"/>
                                </a:lnTo>
                                <a:lnTo>
                                  <a:pt x="1399" y="690"/>
                                </a:lnTo>
                                <a:lnTo>
                                  <a:pt x="1399" y="675"/>
                                </a:lnTo>
                                <a:close/>
                                <a:moveTo>
                                  <a:pt x="1399" y="0"/>
                                </a:moveTo>
                                <a:lnTo>
                                  <a:pt x="1354" y="0"/>
                                </a:lnTo>
                                <a:lnTo>
                                  <a:pt x="1354" y="15"/>
                                </a:lnTo>
                                <a:lnTo>
                                  <a:pt x="1399" y="15"/>
                                </a:lnTo>
                                <a:lnTo>
                                  <a:pt x="1399" y="0"/>
                                </a:lnTo>
                                <a:close/>
                                <a:moveTo>
                                  <a:pt x="1475" y="675"/>
                                </a:moveTo>
                                <a:lnTo>
                                  <a:pt x="1430" y="675"/>
                                </a:lnTo>
                                <a:lnTo>
                                  <a:pt x="1430" y="690"/>
                                </a:lnTo>
                                <a:lnTo>
                                  <a:pt x="1475" y="690"/>
                                </a:lnTo>
                                <a:lnTo>
                                  <a:pt x="1475" y="675"/>
                                </a:lnTo>
                                <a:close/>
                                <a:moveTo>
                                  <a:pt x="1475" y="0"/>
                                </a:moveTo>
                                <a:lnTo>
                                  <a:pt x="1430" y="0"/>
                                </a:lnTo>
                                <a:lnTo>
                                  <a:pt x="1430" y="15"/>
                                </a:lnTo>
                                <a:lnTo>
                                  <a:pt x="1475" y="15"/>
                                </a:lnTo>
                                <a:lnTo>
                                  <a:pt x="1475" y="0"/>
                                </a:lnTo>
                                <a:close/>
                                <a:moveTo>
                                  <a:pt x="1550" y="675"/>
                                </a:moveTo>
                                <a:lnTo>
                                  <a:pt x="1505" y="675"/>
                                </a:lnTo>
                                <a:lnTo>
                                  <a:pt x="1505" y="690"/>
                                </a:lnTo>
                                <a:lnTo>
                                  <a:pt x="1550" y="690"/>
                                </a:lnTo>
                                <a:lnTo>
                                  <a:pt x="1550" y="675"/>
                                </a:lnTo>
                                <a:close/>
                                <a:moveTo>
                                  <a:pt x="1550" y="0"/>
                                </a:moveTo>
                                <a:lnTo>
                                  <a:pt x="1505" y="0"/>
                                </a:lnTo>
                                <a:lnTo>
                                  <a:pt x="1505" y="15"/>
                                </a:lnTo>
                                <a:lnTo>
                                  <a:pt x="1550" y="15"/>
                                </a:lnTo>
                                <a:lnTo>
                                  <a:pt x="1550" y="0"/>
                                </a:lnTo>
                                <a:close/>
                                <a:moveTo>
                                  <a:pt x="1625" y="675"/>
                                </a:moveTo>
                                <a:lnTo>
                                  <a:pt x="1580" y="675"/>
                                </a:lnTo>
                                <a:lnTo>
                                  <a:pt x="1580" y="690"/>
                                </a:lnTo>
                                <a:lnTo>
                                  <a:pt x="1625" y="690"/>
                                </a:lnTo>
                                <a:lnTo>
                                  <a:pt x="1625" y="675"/>
                                </a:lnTo>
                                <a:close/>
                                <a:moveTo>
                                  <a:pt x="1625" y="0"/>
                                </a:moveTo>
                                <a:lnTo>
                                  <a:pt x="1580" y="0"/>
                                </a:lnTo>
                                <a:lnTo>
                                  <a:pt x="1580" y="15"/>
                                </a:lnTo>
                                <a:lnTo>
                                  <a:pt x="1625" y="15"/>
                                </a:lnTo>
                                <a:lnTo>
                                  <a:pt x="1625" y="0"/>
                                </a:lnTo>
                                <a:close/>
                                <a:moveTo>
                                  <a:pt x="1700" y="675"/>
                                </a:moveTo>
                                <a:lnTo>
                                  <a:pt x="1655" y="675"/>
                                </a:lnTo>
                                <a:lnTo>
                                  <a:pt x="1655" y="690"/>
                                </a:lnTo>
                                <a:lnTo>
                                  <a:pt x="1700" y="690"/>
                                </a:lnTo>
                                <a:lnTo>
                                  <a:pt x="1700" y="675"/>
                                </a:lnTo>
                                <a:close/>
                                <a:moveTo>
                                  <a:pt x="1700" y="0"/>
                                </a:moveTo>
                                <a:lnTo>
                                  <a:pt x="1655" y="0"/>
                                </a:lnTo>
                                <a:lnTo>
                                  <a:pt x="1655" y="15"/>
                                </a:lnTo>
                                <a:lnTo>
                                  <a:pt x="1700" y="15"/>
                                </a:lnTo>
                                <a:lnTo>
                                  <a:pt x="1700" y="0"/>
                                </a:lnTo>
                                <a:close/>
                                <a:moveTo>
                                  <a:pt x="1776" y="675"/>
                                </a:moveTo>
                                <a:lnTo>
                                  <a:pt x="1731" y="675"/>
                                </a:lnTo>
                                <a:lnTo>
                                  <a:pt x="1731" y="690"/>
                                </a:lnTo>
                                <a:lnTo>
                                  <a:pt x="1776" y="690"/>
                                </a:lnTo>
                                <a:lnTo>
                                  <a:pt x="1776" y="675"/>
                                </a:lnTo>
                                <a:close/>
                                <a:moveTo>
                                  <a:pt x="1776" y="0"/>
                                </a:moveTo>
                                <a:lnTo>
                                  <a:pt x="1731" y="0"/>
                                </a:lnTo>
                                <a:lnTo>
                                  <a:pt x="1731" y="15"/>
                                </a:lnTo>
                                <a:lnTo>
                                  <a:pt x="1776" y="15"/>
                                </a:lnTo>
                                <a:lnTo>
                                  <a:pt x="1776" y="0"/>
                                </a:lnTo>
                                <a:close/>
                                <a:moveTo>
                                  <a:pt x="1851" y="675"/>
                                </a:moveTo>
                                <a:lnTo>
                                  <a:pt x="1806" y="675"/>
                                </a:lnTo>
                                <a:lnTo>
                                  <a:pt x="1806" y="690"/>
                                </a:lnTo>
                                <a:lnTo>
                                  <a:pt x="1851" y="690"/>
                                </a:lnTo>
                                <a:lnTo>
                                  <a:pt x="1851" y="675"/>
                                </a:lnTo>
                                <a:close/>
                                <a:moveTo>
                                  <a:pt x="1851" y="0"/>
                                </a:moveTo>
                                <a:lnTo>
                                  <a:pt x="1806" y="0"/>
                                </a:lnTo>
                                <a:lnTo>
                                  <a:pt x="1806" y="15"/>
                                </a:lnTo>
                                <a:lnTo>
                                  <a:pt x="1851" y="15"/>
                                </a:lnTo>
                                <a:lnTo>
                                  <a:pt x="1851" y="0"/>
                                </a:lnTo>
                                <a:close/>
                                <a:moveTo>
                                  <a:pt x="1926" y="675"/>
                                </a:moveTo>
                                <a:lnTo>
                                  <a:pt x="1881" y="675"/>
                                </a:lnTo>
                                <a:lnTo>
                                  <a:pt x="1881" y="690"/>
                                </a:lnTo>
                                <a:lnTo>
                                  <a:pt x="1926" y="690"/>
                                </a:lnTo>
                                <a:lnTo>
                                  <a:pt x="1926" y="675"/>
                                </a:lnTo>
                                <a:close/>
                                <a:moveTo>
                                  <a:pt x="1926" y="0"/>
                                </a:moveTo>
                                <a:lnTo>
                                  <a:pt x="1881" y="0"/>
                                </a:lnTo>
                                <a:lnTo>
                                  <a:pt x="1881" y="15"/>
                                </a:lnTo>
                                <a:lnTo>
                                  <a:pt x="1926" y="15"/>
                                </a:lnTo>
                                <a:lnTo>
                                  <a:pt x="1926" y="0"/>
                                </a:lnTo>
                                <a:close/>
                                <a:moveTo>
                                  <a:pt x="2001" y="675"/>
                                </a:moveTo>
                                <a:lnTo>
                                  <a:pt x="1956" y="675"/>
                                </a:lnTo>
                                <a:lnTo>
                                  <a:pt x="1956" y="690"/>
                                </a:lnTo>
                                <a:lnTo>
                                  <a:pt x="2001" y="690"/>
                                </a:lnTo>
                                <a:lnTo>
                                  <a:pt x="2001" y="675"/>
                                </a:lnTo>
                                <a:close/>
                                <a:moveTo>
                                  <a:pt x="2001" y="0"/>
                                </a:moveTo>
                                <a:lnTo>
                                  <a:pt x="1956" y="0"/>
                                </a:lnTo>
                                <a:lnTo>
                                  <a:pt x="1956" y="15"/>
                                </a:lnTo>
                                <a:lnTo>
                                  <a:pt x="2001" y="15"/>
                                </a:lnTo>
                                <a:lnTo>
                                  <a:pt x="2001" y="0"/>
                                </a:lnTo>
                                <a:close/>
                                <a:moveTo>
                                  <a:pt x="2077" y="675"/>
                                </a:moveTo>
                                <a:lnTo>
                                  <a:pt x="2032" y="675"/>
                                </a:lnTo>
                                <a:lnTo>
                                  <a:pt x="2032" y="690"/>
                                </a:lnTo>
                                <a:lnTo>
                                  <a:pt x="2077" y="690"/>
                                </a:lnTo>
                                <a:lnTo>
                                  <a:pt x="2077" y="675"/>
                                </a:lnTo>
                                <a:close/>
                                <a:moveTo>
                                  <a:pt x="2077" y="0"/>
                                </a:moveTo>
                                <a:lnTo>
                                  <a:pt x="2032" y="0"/>
                                </a:lnTo>
                                <a:lnTo>
                                  <a:pt x="2032" y="15"/>
                                </a:lnTo>
                                <a:lnTo>
                                  <a:pt x="2077" y="15"/>
                                </a:lnTo>
                                <a:lnTo>
                                  <a:pt x="2077" y="0"/>
                                </a:lnTo>
                                <a:close/>
                                <a:moveTo>
                                  <a:pt x="2152" y="675"/>
                                </a:moveTo>
                                <a:lnTo>
                                  <a:pt x="2107" y="675"/>
                                </a:lnTo>
                                <a:lnTo>
                                  <a:pt x="2107" y="690"/>
                                </a:lnTo>
                                <a:lnTo>
                                  <a:pt x="2152" y="690"/>
                                </a:lnTo>
                                <a:lnTo>
                                  <a:pt x="2152" y="675"/>
                                </a:lnTo>
                                <a:close/>
                                <a:moveTo>
                                  <a:pt x="2152" y="0"/>
                                </a:moveTo>
                                <a:lnTo>
                                  <a:pt x="2107" y="0"/>
                                </a:lnTo>
                                <a:lnTo>
                                  <a:pt x="2107" y="15"/>
                                </a:lnTo>
                                <a:lnTo>
                                  <a:pt x="2152" y="15"/>
                                </a:lnTo>
                                <a:lnTo>
                                  <a:pt x="2152" y="0"/>
                                </a:lnTo>
                                <a:close/>
                                <a:moveTo>
                                  <a:pt x="2227" y="675"/>
                                </a:moveTo>
                                <a:lnTo>
                                  <a:pt x="2182" y="675"/>
                                </a:lnTo>
                                <a:lnTo>
                                  <a:pt x="2182" y="690"/>
                                </a:lnTo>
                                <a:lnTo>
                                  <a:pt x="2227" y="690"/>
                                </a:lnTo>
                                <a:lnTo>
                                  <a:pt x="2227" y="675"/>
                                </a:lnTo>
                                <a:close/>
                                <a:moveTo>
                                  <a:pt x="2227" y="0"/>
                                </a:moveTo>
                                <a:lnTo>
                                  <a:pt x="2182" y="0"/>
                                </a:lnTo>
                                <a:lnTo>
                                  <a:pt x="2182" y="15"/>
                                </a:lnTo>
                                <a:lnTo>
                                  <a:pt x="2227" y="15"/>
                                </a:lnTo>
                                <a:lnTo>
                                  <a:pt x="2227" y="0"/>
                                </a:lnTo>
                                <a:close/>
                                <a:moveTo>
                                  <a:pt x="2302" y="675"/>
                                </a:moveTo>
                                <a:lnTo>
                                  <a:pt x="2257" y="675"/>
                                </a:lnTo>
                                <a:lnTo>
                                  <a:pt x="2257" y="690"/>
                                </a:lnTo>
                                <a:lnTo>
                                  <a:pt x="2302" y="690"/>
                                </a:lnTo>
                                <a:lnTo>
                                  <a:pt x="2302" y="675"/>
                                </a:lnTo>
                                <a:close/>
                                <a:moveTo>
                                  <a:pt x="2302" y="0"/>
                                </a:moveTo>
                                <a:lnTo>
                                  <a:pt x="2257" y="0"/>
                                </a:lnTo>
                                <a:lnTo>
                                  <a:pt x="2257" y="15"/>
                                </a:lnTo>
                                <a:lnTo>
                                  <a:pt x="2302" y="15"/>
                                </a:lnTo>
                                <a:lnTo>
                                  <a:pt x="2302" y="0"/>
                                </a:lnTo>
                                <a:close/>
                                <a:moveTo>
                                  <a:pt x="2377" y="675"/>
                                </a:moveTo>
                                <a:lnTo>
                                  <a:pt x="2332" y="675"/>
                                </a:lnTo>
                                <a:lnTo>
                                  <a:pt x="2332" y="690"/>
                                </a:lnTo>
                                <a:lnTo>
                                  <a:pt x="2377" y="690"/>
                                </a:lnTo>
                                <a:lnTo>
                                  <a:pt x="2377" y="675"/>
                                </a:lnTo>
                                <a:close/>
                                <a:moveTo>
                                  <a:pt x="2377" y="0"/>
                                </a:moveTo>
                                <a:lnTo>
                                  <a:pt x="2332" y="0"/>
                                </a:lnTo>
                                <a:lnTo>
                                  <a:pt x="2332" y="15"/>
                                </a:lnTo>
                                <a:lnTo>
                                  <a:pt x="2377" y="15"/>
                                </a:lnTo>
                                <a:lnTo>
                                  <a:pt x="2377" y="0"/>
                                </a:lnTo>
                                <a:close/>
                                <a:moveTo>
                                  <a:pt x="2453" y="675"/>
                                </a:moveTo>
                                <a:lnTo>
                                  <a:pt x="2408" y="675"/>
                                </a:lnTo>
                                <a:lnTo>
                                  <a:pt x="2408" y="690"/>
                                </a:lnTo>
                                <a:lnTo>
                                  <a:pt x="2453" y="690"/>
                                </a:lnTo>
                                <a:lnTo>
                                  <a:pt x="2453" y="675"/>
                                </a:lnTo>
                                <a:close/>
                                <a:moveTo>
                                  <a:pt x="2453" y="0"/>
                                </a:moveTo>
                                <a:lnTo>
                                  <a:pt x="2408" y="0"/>
                                </a:lnTo>
                                <a:lnTo>
                                  <a:pt x="2408" y="15"/>
                                </a:lnTo>
                                <a:lnTo>
                                  <a:pt x="2453" y="15"/>
                                </a:lnTo>
                                <a:lnTo>
                                  <a:pt x="2453" y="0"/>
                                </a:lnTo>
                                <a:close/>
                                <a:moveTo>
                                  <a:pt x="2528" y="675"/>
                                </a:moveTo>
                                <a:lnTo>
                                  <a:pt x="2483" y="675"/>
                                </a:lnTo>
                                <a:lnTo>
                                  <a:pt x="2483" y="690"/>
                                </a:lnTo>
                                <a:lnTo>
                                  <a:pt x="2528" y="690"/>
                                </a:lnTo>
                                <a:lnTo>
                                  <a:pt x="2528" y="675"/>
                                </a:lnTo>
                                <a:close/>
                                <a:moveTo>
                                  <a:pt x="2528" y="0"/>
                                </a:moveTo>
                                <a:lnTo>
                                  <a:pt x="2483" y="0"/>
                                </a:lnTo>
                                <a:lnTo>
                                  <a:pt x="2483" y="15"/>
                                </a:lnTo>
                                <a:lnTo>
                                  <a:pt x="2528" y="15"/>
                                </a:lnTo>
                                <a:lnTo>
                                  <a:pt x="2528" y="0"/>
                                </a:lnTo>
                                <a:close/>
                                <a:moveTo>
                                  <a:pt x="2603" y="675"/>
                                </a:moveTo>
                                <a:lnTo>
                                  <a:pt x="2558" y="675"/>
                                </a:lnTo>
                                <a:lnTo>
                                  <a:pt x="2558" y="690"/>
                                </a:lnTo>
                                <a:lnTo>
                                  <a:pt x="2603" y="690"/>
                                </a:lnTo>
                                <a:lnTo>
                                  <a:pt x="2603" y="675"/>
                                </a:lnTo>
                                <a:close/>
                                <a:moveTo>
                                  <a:pt x="2603" y="0"/>
                                </a:moveTo>
                                <a:lnTo>
                                  <a:pt x="2558" y="0"/>
                                </a:lnTo>
                                <a:lnTo>
                                  <a:pt x="2558" y="15"/>
                                </a:lnTo>
                                <a:lnTo>
                                  <a:pt x="2603" y="15"/>
                                </a:lnTo>
                                <a:lnTo>
                                  <a:pt x="2603" y="0"/>
                                </a:lnTo>
                                <a:close/>
                                <a:moveTo>
                                  <a:pt x="2678" y="675"/>
                                </a:moveTo>
                                <a:lnTo>
                                  <a:pt x="2633" y="675"/>
                                </a:lnTo>
                                <a:lnTo>
                                  <a:pt x="2633" y="690"/>
                                </a:lnTo>
                                <a:lnTo>
                                  <a:pt x="2678" y="690"/>
                                </a:lnTo>
                                <a:lnTo>
                                  <a:pt x="2678" y="675"/>
                                </a:lnTo>
                                <a:close/>
                                <a:moveTo>
                                  <a:pt x="2678" y="0"/>
                                </a:moveTo>
                                <a:lnTo>
                                  <a:pt x="2633" y="0"/>
                                </a:lnTo>
                                <a:lnTo>
                                  <a:pt x="2633" y="15"/>
                                </a:lnTo>
                                <a:lnTo>
                                  <a:pt x="2678" y="15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54" y="675"/>
                                </a:moveTo>
                                <a:lnTo>
                                  <a:pt x="2709" y="675"/>
                                </a:lnTo>
                                <a:lnTo>
                                  <a:pt x="2709" y="690"/>
                                </a:lnTo>
                                <a:lnTo>
                                  <a:pt x="2754" y="690"/>
                                </a:lnTo>
                                <a:lnTo>
                                  <a:pt x="2754" y="675"/>
                                </a:lnTo>
                                <a:close/>
                                <a:moveTo>
                                  <a:pt x="2754" y="0"/>
                                </a:moveTo>
                                <a:lnTo>
                                  <a:pt x="2709" y="0"/>
                                </a:lnTo>
                                <a:lnTo>
                                  <a:pt x="2709" y="15"/>
                                </a:lnTo>
                                <a:lnTo>
                                  <a:pt x="2754" y="15"/>
                                </a:lnTo>
                                <a:lnTo>
                                  <a:pt x="2754" y="0"/>
                                </a:lnTo>
                                <a:close/>
                                <a:moveTo>
                                  <a:pt x="2829" y="675"/>
                                </a:moveTo>
                                <a:lnTo>
                                  <a:pt x="2784" y="675"/>
                                </a:lnTo>
                                <a:lnTo>
                                  <a:pt x="2784" y="690"/>
                                </a:lnTo>
                                <a:lnTo>
                                  <a:pt x="2829" y="690"/>
                                </a:lnTo>
                                <a:lnTo>
                                  <a:pt x="2829" y="675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84" y="0"/>
                                </a:lnTo>
                                <a:lnTo>
                                  <a:pt x="2784" y="15"/>
                                </a:lnTo>
                                <a:lnTo>
                                  <a:pt x="2829" y="15"/>
                                </a:lnTo>
                                <a:lnTo>
                                  <a:pt x="2829" y="0"/>
                                </a:lnTo>
                                <a:close/>
                                <a:moveTo>
                                  <a:pt x="2904" y="675"/>
                                </a:moveTo>
                                <a:lnTo>
                                  <a:pt x="2859" y="675"/>
                                </a:lnTo>
                                <a:lnTo>
                                  <a:pt x="2859" y="690"/>
                                </a:lnTo>
                                <a:lnTo>
                                  <a:pt x="2904" y="690"/>
                                </a:lnTo>
                                <a:lnTo>
                                  <a:pt x="2904" y="675"/>
                                </a:lnTo>
                                <a:close/>
                                <a:moveTo>
                                  <a:pt x="2904" y="0"/>
                                </a:moveTo>
                                <a:lnTo>
                                  <a:pt x="2859" y="0"/>
                                </a:lnTo>
                                <a:lnTo>
                                  <a:pt x="2859" y="15"/>
                                </a:lnTo>
                                <a:lnTo>
                                  <a:pt x="2904" y="15"/>
                                </a:lnTo>
                                <a:lnTo>
                                  <a:pt x="2904" y="0"/>
                                </a:lnTo>
                                <a:close/>
                                <a:moveTo>
                                  <a:pt x="2979" y="675"/>
                                </a:moveTo>
                                <a:lnTo>
                                  <a:pt x="2934" y="675"/>
                                </a:lnTo>
                                <a:lnTo>
                                  <a:pt x="2934" y="690"/>
                                </a:lnTo>
                                <a:lnTo>
                                  <a:pt x="2979" y="690"/>
                                </a:lnTo>
                                <a:lnTo>
                                  <a:pt x="2979" y="675"/>
                                </a:lnTo>
                                <a:close/>
                                <a:moveTo>
                                  <a:pt x="2979" y="0"/>
                                </a:moveTo>
                                <a:lnTo>
                                  <a:pt x="2934" y="0"/>
                                </a:lnTo>
                                <a:lnTo>
                                  <a:pt x="2934" y="15"/>
                                </a:lnTo>
                                <a:lnTo>
                                  <a:pt x="2979" y="15"/>
                                </a:lnTo>
                                <a:lnTo>
                                  <a:pt x="2979" y="0"/>
                                </a:lnTo>
                                <a:close/>
                                <a:moveTo>
                                  <a:pt x="3055" y="675"/>
                                </a:moveTo>
                                <a:lnTo>
                                  <a:pt x="3010" y="675"/>
                                </a:lnTo>
                                <a:lnTo>
                                  <a:pt x="3010" y="690"/>
                                </a:lnTo>
                                <a:lnTo>
                                  <a:pt x="3055" y="690"/>
                                </a:lnTo>
                                <a:lnTo>
                                  <a:pt x="3055" y="675"/>
                                </a:lnTo>
                                <a:close/>
                                <a:moveTo>
                                  <a:pt x="3055" y="0"/>
                                </a:moveTo>
                                <a:lnTo>
                                  <a:pt x="3010" y="0"/>
                                </a:lnTo>
                                <a:lnTo>
                                  <a:pt x="3010" y="15"/>
                                </a:lnTo>
                                <a:lnTo>
                                  <a:pt x="3055" y="15"/>
                                </a:lnTo>
                                <a:lnTo>
                                  <a:pt x="3055" y="0"/>
                                </a:lnTo>
                                <a:close/>
                                <a:moveTo>
                                  <a:pt x="3130" y="675"/>
                                </a:moveTo>
                                <a:lnTo>
                                  <a:pt x="3085" y="675"/>
                                </a:lnTo>
                                <a:lnTo>
                                  <a:pt x="3085" y="690"/>
                                </a:lnTo>
                                <a:lnTo>
                                  <a:pt x="3130" y="690"/>
                                </a:lnTo>
                                <a:lnTo>
                                  <a:pt x="3130" y="675"/>
                                </a:lnTo>
                                <a:close/>
                                <a:moveTo>
                                  <a:pt x="3130" y="0"/>
                                </a:moveTo>
                                <a:lnTo>
                                  <a:pt x="3085" y="0"/>
                                </a:lnTo>
                                <a:lnTo>
                                  <a:pt x="3085" y="15"/>
                                </a:lnTo>
                                <a:lnTo>
                                  <a:pt x="3130" y="15"/>
                                </a:lnTo>
                                <a:lnTo>
                                  <a:pt x="3130" y="0"/>
                                </a:lnTo>
                                <a:close/>
                                <a:moveTo>
                                  <a:pt x="3205" y="675"/>
                                </a:moveTo>
                                <a:lnTo>
                                  <a:pt x="3160" y="675"/>
                                </a:lnTo>
                                <a:lnTo>
                                  <a:pt x="3160" y="690"/>
                                </a:lnTo>
                                <a:lnTo>
                                  <a:pt x="3205" y="690"/>
                                </a:lnTo>
                                <a:lnTo>
                                  <a:pt x="3205" y="675"/>
                                </a:lnTo>
                                <a:close/>
                                <a:moveTo>
                                  <a:pt x="3205" y="0"/>
                                </a:moveTo>
                                <a:lnTo>
                                  <a:pt x="3160" y="0"/>
                                </a:lnTo>
                                <a:lnTo>
                                  <a:pt x="3160" y="15"/>
                                </a:lnTo>
                                <a:lnTo>
                                  <a:pt x="3205" y="15"/>
                                </a:lnTo>
                                <a:lnTo>
                                  <a:pt x="3205" y="0"/>
                                </a:lnTo>
                                <a:close/>
                                <a:moveTo>
                                  <a:pt x="3280" y="675"/>
                                </a:moveTo>
                                <a:lnTo>
                                  <a:pt x="3235" y="675"/>
                                </a:lnTo>
                                <a:lnTo>
                                  <a:pt x="3235" y="690"/>
                                </a:lnTo>
                                <a:lnTo>
                                  <a:pt x="3280" y="690"/>
                                </a:lnTo>
                                <a:lnTo>
                                  <a:pt x="3280" y="675"/>
                                </a:lnTo>
                                <a:close/>
                                <a:moveTo>
                                  <a:pt x="3280" y="0"/>
                                </a:moveTo>
                                <a:lnTo>
                                  <a:pt x="3235" y="0"/>
                                </a:lnTo>
                                <a:lnTo>
                                  <a:pt x="3235" y="15"/>
                                </a:lnTo>
                                <a:lnTo>
                                  <a:pt x="3280" y="15"/>
                                </a:lnTo>
                                <a:lnTo>
                                  <a:pt x="3280" y="0"/>
                                </a:lnTo>
                                <a:close/>
                                <a:moveTo>
                                  <a:pt x="3356" y="675"/>
                                </a:moveTo>
                                <a:lnTo>
                                  <a:pt x="3311" y="675"/>
                                </a:lnTo>
                                <a:lnTo>
                                  <a:pt x="3311" y="690"/>
                                </a:lnTo>
                                <a:lnTo>
                                  <a:pt x="3356" y="690"/>
                                </a:lnTo>
                                <a:lnTo>
                                  <a:pt x="3356" y="675"/>
                                </a:lnTo>
                                <a:close/>
                                <a:moveTo>
                                  <a:pt x="3356" y="0"/>
                                </a:moveTo>
                                <a:lnTo>
                                  <a:pt x="3311" y="0"/>
                                </a:lnTo>
                                <a:lnTo>
                                  <a:pt x="3311" y="15"/>
                                </a:lnTo>
                                <a:lnTo>
                                  <a:pt x="3356" y="15"/>
                                </a:lnTo>
                                <a:lnTo>
                                  <a:pt x="3356" y="0"/>
                                </a:lnTo>
                                <a:close/>
                                <a:moveTo>
                                  <a:pt x="3431" y="675"/>
                                </a:moveTo>
                                <a:lnTo>
                                  <a:pt x="3386" y="675"/>
                                </a:lnTo>
                                <a:lnTo>
                                  <a:pt x="3386" y="690"/>
                                </a:lnTo>
                                <a:lnTo>
                                  <a:pt x="3431" y="690"/>
                                </a:lnTo>
                                <a:lnTo>
                                  <a:pt x="3431" y="675"/>
                                </a:lnTo>
                                <a:close/>
                                <a:moveTo>
                                  <a:pt x="3431" y="0"/>
                                </a:moveTo>
                                <a:lnTo>
                                  <a:pt x="3386" y="0"/>
                                </a:lnTo>
                                <a:lnTo>
                                  <a:pt x="3386" y="15"/>
                                </a:lnTo>
                                <a:lnTo>
                                  <a:pt x="3431" y="15"/>
                                </a:lnTo>
                                <a:lnTo>
                                  <a:pt x="3431" y="0"/>
                                </a:lnTo>
                                <a:close/>
                                <a:moveTo>
                                  <a:pt x="3506" y="675"/>
                                </a:moveTo>
                                <a:lnTo>
                                  <a:pt x="3461" y="675"/>
                                </a:lnTo>
                                <a:lnTo>
                                  <a:pt x="3461" y="690"/>
                                </a:lnTo>
                                <a:lnTo>
                                  <a:pt x="3506" y="690"/>
                                </a:lnTo>
                                <a:lnTo>
                                  <a:pt x="3506" y="675"/>
                                </a:lnTo>
                                <a:close/>
                                <a:moveTo>
                                  <a:pt x="3506" y="0"/>
                                </a:moveTo>
                                <a:lnTo>
                                  <a:pt x="3461" y="0"/>
                                </a:lnTo>
                                <a:lnTo>
                                  <a:pt x="3461" y="15"/>
                                </a:lnTo>
                                <a:lnTo>
                                  <a:pt x="3506" y="15"/>
                                </a:lnTo>
                                <a:lnTo>
                                  <a:pt x="3506" y="0"/>
                                </a:lnTo>
                                <a:close/>
                                <a:moveTo>
                                  <a:pt x="3581" y="675"/>
                                </a:moveTo>
                                <a:lnTo>
                                  <a:pt x="3536" y="675"/>
                                </a:lnTo>
                                <a:lnTo>
                                  <a:pt x="3536" y="690"/>
                                </a:lnTo>
                                <a:lnTo>
                                  <a:pt x="3581" y="690"/>
                                </a:lnTo>
                                <a:lnTo>
                                  <a:pt x="3581" y="675"/>
                                </a:lnTo>
                                <a:close/>
                                <a:moveTo>
                                  <a:pt x="3581" y="0"/>
                                </a:moveTo>
                                <a:lnTo>
                                  <a:pt x="3536" y="0"/>
                                </a:lnTo>
                                <a:lnTo>
                                  <a:pt x="3536" y="15"/>
                                </a:lnTo>
                                <a:lnTo>
                                  <a:pt x="3581" y="15"/>
                                </a:lnTo>
                                <a:lnTo>
                                  <a:pt x="3581" y="0"/>
                                </a:lnTo>
                                <a:close/>
                                <a:moveTo>
                                  <a:pt x="3657" y="675"/>
                                </a:moveTo>
                                <a:lnTo>
                                  <a:pt x="3612" y="675"/>
                                </a:lnTo>
                                <a:lnTo>
                                  <a:pt x="3612" y="690"/>
                                </a:lnTo>
                                <a:lnTo>
                                  <a:pt x="3657" y="690"/>
                                </a:lnTo>
                                <a:lnTo>
                                  <a:pt x="3657" y="675"/>
                                </a:lnTo>
                                <a:close/>
                                <a:moveTo>
                                  <a:pt x="3657" y="0"/>
                                </a:moveTo>
                                <a:lnTo>
                                  <a:pt x="3612" y="0"/>
                                </a:lnTo>
                                <a:lnTo>
                                  <a:pt x="3612" y="15"/>
                                </a:lnTo>
                                <a:lnTo>
                                  <a:pt x="3657" y="15"/>
                                </a:lnTo>
                                <a:lnTo>
                                  <a:pt x="3657" y="0"/>
                                </a:lnTo>
                                <a:close/>
                                <a:moveTo>
                                  <a:pt x="3732" y="675"/>
                                </a:moveTo>
                                <a:lnTo>
                                  <a:pt x="3687" y="675"/>
                                </a:lnTo>
                                <a:lnTo>
                                  <a:pt x="3687" y="690"/>
                                </a:lnTo>
                                <a:lnTo>
                                  <a:pt x="3732" y="690"/>
                                </a:lnTo>
                                <a:lnTo>
                                  <a:pt x="3732" y="675"/>
                                </a:lnTo>
                                <a:close/>
                                <a:moveTo>
                                  <a:pt x="3732" y="0"/>
                                </a:moveTo>
                                <a:lnTo>
                                  <a:pt x="3687" y="0"/>
                                </a:lnTo>
                                <a:lnTo>
                                  <a:pt x="3687" y="15"/>
                                </a:lnTo>
                                <a:lnTo>
                                  <a:pt x="3732" y="15"/>
                                </a:lnTo>
                                <a:lnTo>
                                  <a:pt x="3732" y="0"/>
                                </a:lnTo>
                                <a:close/>
                                <a:moveTo>
                                  <a:pt x="3807" y="675"/>
                                </a:moveTo>
                                <a:lnTo>
                                  <a:pt x="3762" y="675"/>
                                </a:lnTo>
                                <a:lnTo>
                                  <a:pt x="3762" y="690"/>
                                </a:lnTo>
                                <a:lnTo>
                                  <a:pt x="3807" y="690"/>
                                </a:lnTo>
                                <a:lnTo>
                                  <a:pt x="3807" y="675"/>
                                </a:lnTo>
                                <a:close/>
                                <a:moveTo>
                                  <a:pt x="3807" y="0"/>
                                </a:moveTo>
                                <a:lnTo>
                                  <a:pt x="3762" y="0"/>
                                </a:lnTo>
                                <a:lnTo>
                                  <a:pt x="3762" y="15"/>
                                </a:lnTo>
                                <a:lnTo>
                                  <a:pt x="3807" y="15"/>
                                </a:lnTo>
                                <a:lnTo>
                                  <a:pt x="3807" y="0"/>
                                </a:lnTo>
                                <a:close/>
                                <a:moveTo>
                                  <a:pt x="3882" y="675"/>
                                </a:moveTo>
                                <a:lnTo>
                                  <a:pt x="3837" y="675"/>
                                </a:lnTo>
                                <a:lnTo>
                                  <a:pt x="3837" y="690"/>
                                </a:lnTo>
                                <a:lnTo>
                                  <a:pt x="3882" y="690"/>
                                </a:lnTo>
                                <a:lnTo>
                                  <a:pt x="3882" y="675"/>
                                </a:lnTo>
                                <a:close/>
                                <a:moveTo>
                                  <a:pt x="3882" y="0"/>
                                </a:moveTo>
                                <a:lnTo>
                                  <a:pt x="3837" y="0"/>
                                </a:lnTo>
                                <a:lnTo>
                                  <a:pt x="3837" y="15"/>
                                </a:lnTo>
                                <a:lnTo>
                                  <a:pt x="3882" y="15"/>
                                </a:lnTo>
                                <a:lnTo>
                                  <a:pt x="3882" y="0"/>
                                </a:lnTo>
                                <a:close/>
                                <a:moveTo>
                                  <a:pt x="3958" y="675"/>
                                </a:moveTo>
                                <a:lnTo>
                                  <a:pt x="3913" y="675"/>
                                </a:lnTo>
                                <a:lnTo>
                                  <a:pt x="3913" y="690"/>
                                </a:lnTo>
                                <a:lnTo>
                                  <a:pt x="3958" y="690"/>
                                </a:lnTo>
                                <a:lnTo>
                                  <a:pt x="3958" y="675"/>
                                </a:lnTo>
                                <a:close/>
                                <a:moveTo>
                                  <a:pt x="3958" y="0"/>
                                </a:moveTo>
                                <a:lnTo>
                                  <a:pt x="3913" y="0"/>
                                </a:lnTo>
                                <a:lnTo>
                                  <a:pt x="3913" y="15"/>
                                </a:lnTo>
                                <a:lnTo>
                                  <a:pt x="3958" y="15"/>
                                </a:lnTo>
                                <a:lnTo>
                                  <a:pt x="3958" y="0"/>
                                </a:lnTo>
                                <a:close/>
                                <a:moveTo>
                                  <a:pt x="4033" y="675"/>
                                </a:moveTo>
                                <a:lnTo>
                                  <a:pt x="3988" y="675"/>
                                </a:lnTo>
                                <a:lnTo>
                                  <a:pt x="3988" y="690"/>
                                </a:lnTo>
                                <a:lnTo>
                                  <a:pt x="4033" y="690"/>
                                </a:lnTo>
                                <a:lnTo>
                                  <a:pt x="4033" y="675"/>
                                </a:lnTo>
                                <a:close/>
                                <a:moveTo>
                                  <a:pt x="4033" y="0"/>
                                </a:moveTo>
                                <a:lnTo>
                                  <a:pt x="3988" y="0"/>
                                </a:lnTo>
                                <a:lnTo>
                                  <a:pt x="3988" y="15"/>
                                </a:lnTo>
                                <a:lnTo>
                                  <a:pt x="4033" y="15"/>
                                </a:lnTo>
                                <a:lnTo>
                                  <a:pt x="4033" y="0"/>
                                </a:lnTo>
                                <a:close/>
                                <a:moveTo>
                                  <a:pt x="4108" y="675"/>
                                </a:moveTo>
                                <a:lnTo>
                                  <a:pt x="4063" y="675"/>
                                </a:lnTo>
                                <a:lnTo>
                                  <a:pt x="4063" y="690"/>
                                </a:lnTo>
                                <a:lnTo>
                                  <a:pt x="4108" y="690"/>
                                </a:lnTo>
                                <a:lnTo>
                                  <a:pt x="4108" y="675"/>
                                </a:lnTo>
                                <a:close/>
                                <a:moveTo>
                                  <a:pt x="4108" y="0"/>
                                </a:moveTo>
                                <a:lnTo>
                                  <a:pt x="4063" y="0"/>
                                </a:lnTo>
                                <a:lnTo>
                                  <a:pt x="4063" y="15"/>
                                </a:lnTo>
                                <a:lnTo>
                                  <a:pt x="4108" y="15"/>
                                </a:lnTo>
                                <a:lnTo>
                                  <a:pt x="4108" y="0"/>
                                </a:lnTo>
                                <a:close/>
                                <a:moveTo>
                                  <a:pt x="4183" y="675"/>
                                </a:moveTo>
                                <a:lnTo>
                                  <a:pt x="4138" y="675"/>
                                </a:lnTo>
                                <a:lnTo>
                                  <a:pt x="4138" y="690"/>
                                </a:lnTo>
                                <a:lnTo>
                                  <a:pt x="4183" y="690"/>
                                </a:lnTo>
                                <a:lnTo>
                                  <a:pt x="4183" y="675"/>
                                </a:lnTo>
                                <a:close/>
                                <a:moveTo>
                                  <a:pt x="4183" y="0"/>
                                </a:moveTo>
                                <a:lnTo>
                                  <a:pt x="4138" y="0"/>
                                </a:lnTo>
                                <a:lnTo>
                                  <a:pt x="4138" y="15"/>
                                </a:lnTo>
                                <a:lnTo>
                                  <a:pt x="4183" y="15"/>
                                </a:lnTo>
                                <a:lnTo>
                                  <a:pt x="4183" y="0"/>
                                </a:lnTo>
                                <a:close/>
                                <a:moveTo>
                                  <a:pt x="4259" y="675"/>
                                </a:moveTo>
                                <a:lnTo>
                                  <a:pt x="4214" y="675"/>
                                </a:lnTo>
                                <a:lnTo>
                                  <a:pt x="4214" y="690"/>
                                </a:lnTo>
                                <a:lnTo>
                                  <a:pt x="4259" y="690"/>
                                </a:lnTo>
                                <a:lnTo>
                                  <a:pt x="4259" y="675"/>
                                </a:lnTo>
                                <a:close/>
                                <a:moveTo>
                                  <a:pt x="4259" y="0"/>
                                </a:moveTo>
                                <a:lnTo>
                                  <a:pt x="4214" y="0"/>
                                </a:lnTo>
                                <a:lnTo>
                                  <a:pt x="4214" y="15"/>
                                </a:lnTo>
                                <a:lnTo>
                                  <a:pt x="4259" y="15"/>
                                </a:lnTo>
                                <a:lnTo>
                                  <a:pt x="4259" y="0"/>
                                </a:lnTo>
                                <a:close/>
                                <a:moveTo>
                                  <a:pt x="4334" y="675"/>
                                </a:moveTo>
                                <a:lnTo>
                                  <a:pt x="4289" y="675"/>
                                </a:lnTo>
                                <a:lnTo>
                                  <a:pt x="4289" y="690"/>
                                </a:lnTo>
                                <a:lnTo>
                                  <a:pt x="4334" y="690"/>
                                </a:lnTo>
                                <a:lnTo>
                                  <a:pt x="4334" y="675"/>
                                </a:lnTo>
                                <a:close/>
                                <a:moveTo>
                                  <a:pt x="4334" y="0"/>
                                </a:moveTo>
                                <a:lnTo>
                                  <a:pt x="4289" y="0"/>
                                </a:lnTo>
                                <a:lnTo>
                                  <a:pt x="4289" y="15"/>
                                </a:lnTo>
                                <a:lnTo>
                                  <a:pt x="4334" y="15"/>
                                </a:lnTo>
                                <a:lnTo>
                                  <a:pt x="4334" y="0"/>
                                </a:lnTo>
                                <a:close/>
                                <a:moveTo>
                                  <a:pt x="4409" y="675"/>
                                </a:moveTo>
                                <a:lnTo>
                                  <a:pt x="4364" y="675"/>
                                </a:lnTo>
                                <a:lnTo>
                                  <a:pt x="4364" y="690"/>
                                </a:lnTo>
                                <a:lnTo>
                                  <a:pt x="4409" y="690"/>
                                </a:lnTo>
                                <a:lnTo>
                                  <a:pt x="4409" y="675"/>
                                </a:lnTo>
                                <a:close/>
                                <a:moveTo>
                                  <a:pt x="4409" y="0"/>
                                </a:moveTo>
                                <a:lnTo>
                                  <a:pt x="4364" y="0"/>
                                </a:lnTo>
                                <a:lnTo>
                                  <a:pt x="4364" y="15"/>
                                </a:lnTo>
                                <a:lnTo>
                                  <a:pt x="4409" y="15"/>
                                </a:lnTo>
                                <a:lnTo>
                                  <a:pt x="4409" y="0"/>
                                </a:lnTo>
                                <a:close/>
                                <a:moveTo>
                                  <a:pt x="4484" y="675"/>
                                </a:moveTo>
                                <a:lnTo>
                                  <a:pt x="4439" y="675"/>
                                </a:lnTo>
                                <a:lnTo>
                                  <a:pt x="4439" y="690"/>
                                </a:lnTo>
                                <a:lnTo>
                                  <a:pt x="4484" y="690"/>
                                </a:lnTo>
                                <a:lnTo>
                                  <a:pt x="4484" y="675"/>
                                </a:lnTo>
                                <a:close/>
                                <a:moveTo>
                                  <a:pt x="4484" y="0"/>
                                </a:moveTo>
                                <a:lnTo>
                                  <a:pt x="4439" y="0"/>
                                </a:lnTo>
                                <a:lnTo>
                                  <a:pt x="4439" y="15"/>
                                </a:lnTo>
                                <a:lnTo>
                                  <a:pt x="4484" y="15"/>
                                </a:lnTo>
                                <a:lnTo>
                                  <a:pt x="4484" y="0"/>
                                </a:lnTo>
                                <a:close/>
                                <a:moveTo>
                                  <a:pt x="4560" y="675"/>
                                </a:moveTo>
                                <a:lnTo>
                                  <a:pt x="4515" y="675"/>
                                </a:lnTo>
                                <a:lnTo>
                                  <a:pt x="4515" y="690"/>
                                </a:lnTo>
                                <a:lnTo>
                                  <a:pt x="4560" y="690"/>
                                </a:lnTo>
                                <a:lnTo>
                                  <a:pt x="4560" y="675"/>
                                </a:lnTo>
                                <a:close/>
                                <a:moveTo>
                                  <a:pt x="4560" y="0"/>
                                </a:moveTo>
                                <a:lnTo>
                                  <a:pt x="4515" y="0"/>
                                </a:lnTo>
                                <a:lnTo>
                                  <a:pt x="4515" y="15"/>
                                </a:lnTo>
                                <a:lnTo>
                                  <a:pt x="4560" y="15"/>
                                </a:lnTo>
                                <a:lnTo>
                                  <a:pt x="4560" y="0"/>
                                </a:lnTo>
                                <a:close/>
                                <a:moveTo>
                                  <a:pt x="4635" y="675"/>
                                </a:moveTo>
                                <a:lnTo>
                                  <a:pt x="4590" y="675"/>
                                </a:lnTo>
                                <a:lnTo>
                                  <a:pt x="4590" y="690"/>
                                </a:lnTo>
                                <a:lnTo>
                                  <a:pt x="4635" y="690"/>
                                </a:lnTo>
                                <a:lnTo>
                                  <a:pt x="4635" y="675"/>
                                </a:lnTo>
                                <a:close/>
                                <a:moveTo>
                                  <a:pt x="4635" y="0"/>
                                </a:moveTo>
                                <a:lnTo>
                                  <a:pt x="4590" y="0"/>
                                </a:lnTo>
                                <a:lnTo>
                                  <a:pt x="4590" y="15"/>
                                </a:lnTo>
                                <a:lnTo>
                                  <a:pt x="4635" y="15"/>
                                </a:lnTo>
                                <a:lnTo>
                                  <a:pt x="4635" y="0"/>
                                </a:lnTo>
                                <a:close/>
                                <a:moveTo>
                                  <a:pt x="4710" y="675"/>
                                </a:moveTo>
                                <a:lnTo>
                                  <a:pt x="4665" y="675"/>
                                </a:lnTo>
                                <a:lnTo>
                                  <a:pt x="4665" y="690"/>
                                </a:lnTo>
                                <a:lnTo>
                                  <a:pt x="4710" y="690"/>
                                </a:lnTo>
                                <a:lnTo>
                                  <a:pt x="4710" y="675"/>
                                </a:lnTo>
                                <a:close/>
                                <a:moveTo>
                                  <a:pt x="4710" y="0"/>
                                </a:moveTo>
                                <a:lnTo>
                                  <a:pt x="4665" y="0"/>
                                </a:lnTo>
                                <a:lnTo>
                                  <a:pt x="4665" y="15"/>
                                </a:lnTo>
                                <a:lnTo>
                                  <a:pt x="4710" y="15"/>
                                </a:lnTo>
                                <a:lnTo>
                                  <a:pt x="4710" y="0"/>
                                </a:lnTo>
                                <a:close/>
                                <a:moveTo>
                                  <a:pt x="4785" y="675"/>
                                </a:moveTo>
                                <a:lnTo>
                                  <a:pt x="4740" y="675"/>
                                </a:lnTo>
                                <a:lnTo>
                                  <a:pt x="4740" y="690"/>
                                </a:lnTo>
                                <a:lnTo>
                                  <a:pt x="4785" y="690"/>
                                </a:lnTo>
                                <a:lnTo>
                                  <a:pt x="4785" y="675"/>
                                </a:lnTo>
                                <a:close/>
                                <a:moveTo>
                                  <a:pt x="4785" y="0"/>
                                </a:moveTo>
                                <a:lnTo>
                                  <a:pt x="4740" y="0"/>
                                </a:lnTo>
                                <a:lnTo>
                                  <a:pt x="4740" y="15"/>
                                </a:lnTo>
                                <a:lnTo>
                                  <a:pt x="4785" y="15"/>
                                </a:lnTo>
                                <a:lnTo>
                                  <a:pt x="4785" y="0"/>
                                </a:lnTo>
                                <a:close/>
                                <a:moveTo>
                                  <a:pt x="4860" y="675"/>
                                </a:moveTo>
                                <a:lnTo>
                                  <a:pt x="4815" y="675"/>
                                </a:lnTo>
                                <a:lnTo>
                                  <a:pt x="4815" y="690"/>
                                </a:lnTo>
                                <a:lnTo>
                                  <a:pt x="4860" y="690"/>
                                </a:lnTo>
                                <a:lnTo>
                                  <a:pt x="4860" y="675"/>
                                </a:lnTo>
                                <a:close/>
                                <a:moveTo>
                                  <a:pt x="4860" y="0"/>
                                </a:moveTo>
                                <a:lnTo>
                                  <a:pt x="4815" y="0"/>
                                </a:lnTo>
                                <a:lnTo>
                                  <a:pt x="4815" y="15"/>
                                </a:lnTo>
                                <a:lnTo>
                                  <a:pt x="4860" y="15"/>
                                </a:lnTo>
                                <a:lnTo>
                                  <a:pt x="4860" y="0"/>
                                </a:lnTo>
                                <a:close/>
                                <a:moveTo>
                                  <a:pt x="4936" y="675"/>
                                </a:moveTo>
                                <a:lnTo>
                                  <a:pt x="4891" y="675"/>
                                </a:lnTo>
                                <a:lnTo>
                                  <a:pt x="4891" y="690"/>
                                </a:lnTo>
                                <a:lnTo>
                                  <a:pt x="4936" y="690"/>
                                </a:lnTo>
                                <a:lnTo>
                                  <a:pt x="4936" y="675"/>
                                </a:lnTo>
                                <a:close/>
                                <a:moveTo>
                                  <a:pt x="4936" y="0"/>
                                </a:moveTo>
                                <a:lnTo>
                                  <a:pt x="4891" y="0"/>
                                </a:lnTo>
                                <a:lnTo>
                                  <a:pt x="4891" y="15"/>
                                </a:lnTo>
                                <a:lnTo>
                                  <a:pt x="4936" y="15"/>
                                </a:lnTo>
                                <a:lnTo>
                                  <a:pt x="4936" y="0"/>
                                </a:lnTo>
                                <a:close/>
                                <a:moveTo>
                                  <a:pt x="5011" y="675"/>
                                </a:moveTo>
                                <a:lnTo>
                                  <a:pt x="4966" y="675"/>
                                </a:lnTo>
                                <a:lnTo>
                                  <a:pt x="4966" y="690"/>
                                </a:lnTo>
                                <a:lnTo>
                                  <a:pt x="5011" y="690"/>
                                </a:lnTo>
                                <a:lnTo>
                                  <a:pt x="5011" y="675"/>
                                </a:lnTo>
                                <a:close/>
                                <a:moveTo>
                                  <a:pt x="5011" y="0"/>
                                </a:moveTo>
                                <a:lnTo>
                                  <a:pt x="4966" y="0"/>
                                </a:lnTo>
                                <a:lnTo>
                                  <a:pt x="4966" y="15"/>
                                </a:lnTo>
                                <a:lnTo>
                                  <a:pt x="5011" y="15"/>
                                </a:lnTo>
                                <a:lnTo>
                                  <a:pt x="5011" y="0"/>
                                </a:lnTo>
                                <a:close/>
                                <a:moveTo>
                                  <a:pt x="5086" y="675"/>
                                </a:moveTo>
                                <a:lnTo>
                                  <a:pt x="5041" y="675"/>
                                </a:lnTo>
                                <a:lnTo>
                                  <a:pt x="5041" y="690"/>
                                </a:lnTo>
                                <a:lnTo>
                                  <a:pt x="5086" y="690"/>
                                </a:lnTo>
                                <a:lnTo>
                                  <a:pt x="5086" y="675"/>
                                </a:lnTo>
                                <a:close/>
                                <a:moveTo>
                                  <a:pt x="5086" y="0"/>
                                </a:moveTo>
                                <a:lnTo>
                                  <a:pt x="5041" y="0"/>
                                </a:lnTo>
                                <a:lnTo>
                                  <a:pt x="5041" y="15"/>
                                </a:lnTo>
                                <a:lnTo>
                                  <a:pt x="5086" y="15"/>
                                </a:lnTo>
                                <a:lnTo>
                                  <a:pt x="5086" y="0"/>
                                </a:lnTo>
                                <a:close/>
                                <a:moveTo>
                                  <a:pt x="5161" y="675"/>
                                </a:moveTo>
                                <a:lnTo>
                                  <a:pt x="5116" y="675"/>
                                </a:lnTo>
                                <a:lnTo>
                                  <a:pt x="5116" y="690"/>
                                </a:lnTo>
                                <a:lnTo>
                                  <a:pt x="5161" y="690"/>
                                </a:lnTo>
                                <a:lnTo>
                                  <a:pt x="5161" y="675"/>
                                </a:lnTo>
                                <a:close/>
                                <a:moveTo>
                                  <a:pt x="5161" y="0"/>
                                </a:moveTo>
                                <a:lnTo>
                                  <a:pt x="5116" y="0"/>
                                </a:lnTo>
                                <a:lnTo>
                                  <a:pt x="5116" y="15"/>
                                </a:lnTo>
                                <a:lnTo>
                                  <a:pt x="5161" y="15"/>
                                </a:lnTo>
                                <a:lnTo>
                                  <a:pt x="5161" y="0"/>
                                </a:lnTo>
                                <a:close/>
                                <a:moveTo>
                                  <a:pt x="5237" y="675"/>
                                </a:moveTo>
                                <a:lnTo>
                                  <a:pt x="5192" y="675"/>
                                </a:lnTo>
                                <a:lnTo>
                                  <a:pt x="5192" y="690"/>
                                </a:lnTo>
                                <a:lnTo>
                                  <a:pt x="5237" y="690"/>
                                </a:lnTo>
                                <a:lnTo>
                                  <a:pt x="5237" y="675"/>
                                </a:lnTo>
                                <a:close/>
                                <a:moveTo>
                                  <a:pt x="5237" y="0"/>
                                </a:moveTo>
                                <a:lnTo>
                                  <a:pt x="5192" y="0"/>
                                </a:lnTo>
                                <a:lnTo>
                                  <a:pt x="5192" y="15"/>
                                </a:lnTo>
                                <a:lnTo>
                                  <a:pt x="5237" y="15"/>
                                </a:lnTo>
                                <a:lnTo>
                                  <a:pt x="5237" y="0"/>
                                </a:lnTo>
                                <a:close/>
                                <a:moveTo>
                                  <a:pt x="5312" y="675"/>
                                </a:moveTo>
                                <a:lnTo>
                                  <a:pt x="5267" y="675"/>
                                </a:lnTo>
                                <a:lnTo>
                                  <a:pt x="5267" y="690"/>
                                </a:lnTo>
                                <a:lnTo>
                                  <a:pt x="5312" y="690"/>
                                </a:lnTo>
                                <a:lnTo>
                                  <a:pt x="5312" y="675"/>
                                </a:lnTo>
                                <a:close/>
                                <a:moveTo>
                                  <a:pt x="5312" y="0"/>
                                </a:moveTo>
                                <a:lnTo>
                                  <a:pt x="5267" y="0"/>
                                </a:lnTo>
                                <a:lnTo>
                                  <a:pt x="5267" y="15"/>
                                </a:lnTo>
                                <a:lnTo>
                                  <a:pt x="5312" y="15"/>
                                </a:lnTo>
                                <a:lnTo>
                                  <a:pt x="5312" y="0"/>
                                </a:lnTo>
                                <a:close/>
                                <a:moveTo>
                                  <a:pt x="5387" y="675"/>
                                </a:moveTo>
                                <a:lnTo>
                                  <a:pt x="5342" y="675"/>
                                </a:lnTo>
                                <a:lnTo>
                                  <a:pt x="5342" y="690"/>
                                </a:lnTo>
                                <a:lnTo>
                                  <a:pt x="5387" y="690"/>
                                </a:lnTo>
                                <a:lnTo>
                                  <a:pt x="5387" y="675"/>
                                </a:lnTo>
                                <a:close/>
                                <a:moveTo>
                                  <a:pt x="5387" y="0"/>
                                </a:moveTo>
                                <a:lnTo>
                                  <a:pt x="5342" y="0"/>
                                </a:lnTo>
                                <a:lnTo>
                                  <a:pt x="5342" y="15"/>
                                </a:lnTo>
                                <a:lnTo>
                                  <a:pt x="5387" y="15"/>
                                </a:lnTo>
                                <a:lnTo>
                                  <a:pt x="5387" y="0"/>
                                </a:lnTo>
                                <a:close/>
                                <a:moveTo>
                                  <a:pt x="5462" y="675"/>
                                </a:moveTo>
                                <a:lnTo>
                                  <a:pt x="5417" y="675"/>
                                </a:lnTo>
                                <a:lnTo>
                                  <a:pt x="5417" y="690"/>
                                </a:lnTo>
                                <a:lnTo>
                                  <a:pt x="5462" y="690"/>
                                </a:lnTo>
                                <a:lnTo>
                                  <a:pt x="5462" y="675"/>
                                </a:lnTo>
                                <a:close/>
                                <a:moveTo>
                                  <a:pt x="5462" y="0"/>
                                </a:moveTo>
                                <a:lnTo>
                                  <a:pt x="5417" y="0"/>
                                </a:lnTo>
                                <a:lnTo>
                                  <a:pt x="5417" y="15"/>
                                </a:lnTo>
                                <a:lnTo>
                                  <a:pt x="5462" y="15"/>
                                </a:lnTo>
                                <a:lnTo>
                                  <a:pt x="5462" y="0"/>
                                </a:lnTo>
                                <a:close/>
                                <a:moveTo>
                                  <a:pt x="5538" y="675"/>
                                </a:moveTo>
                                <a:lnTo>
                                  <a:pt x="5493" y="675"/>
                                </a:lnTo>
                                <a:lnTo>
                                  <a:pt x="5493" y="690"/>
                                </a:lnTo>
                                <a:lnTo>
                                  <a:pt x="5538" y="690"/>
                                </a:lnTo>
                                <a:lnTo>
                                  <a:pt x="5538" y="675"/>
                                </a:lnTo>
                                <a:close/>
                                <a:moveTo>
                                  <a:pt x="5538" y="0"/>
                                </a:moveTo>
                                <a:lnTo>
                                  <a:pt x="5493" y="0"/>
                                </a:lnTo>
                                <a:lnTo>
                                  <a:pt x="5493" y="15"/>
                                </a:lnTo>
                                <a:lnTo>
                                  <a:pt x="5538" y="15"/>
                                </a:lnTo>
                                <a:lnTo>
                                  <a:pt x="5538" y="0"/>
                                </a:lnTo>
                                <a:close/>
                                <a:moveTo>
                                  <a:pt x="5613" y="675"/>
                                </a:moveTo>
                                <a:lnTo>
                                  <a:pt x="5568" y="675"/>
                                </a:lnTo>
                                <a:lnTo>
                                  <a:pt x="5568" y="690"/>
                                </a:lnTo>
                                <a:lnTo>
                                  <a:pt x="5613" y="690"/>
                                </a:lnTo>
                                <a:lnTo>
                                  <a:pt x="5613" y="675"/>
                                </a:lnTo>
                                <a:close/>
                                <a:moveTo>
                                  <a:pt x="5613" y="0"/>
                                </a:moveTo>
                                <a:lnTo>
                                  <a:pt x="5568" y="0"/>
                                </a:lnTo>
                                <a:lnTo>
                                  <a:pt x="5568" y="15"/>
                                </a:lnTo>
                                <a:lnTo>
                                  <a:pt x="5613" y="15"/>
                                </a:lnTo>
                                <a:lnTo>
                                  <a:pt x="5613" y="0"/>
                                </a:lnTo>
                                <a:close/>
                                <a:moveTo>
                                  <a:pt x="5688" y="675"/>
                                </a:moveTo>
                                <a:lnTo>
                                  <a:pt x="5643" y="675"/>
                                </a:lnTo>
                                <a:lnTo>
                                  <a:pt x="5643" y="690"/>
                                </a:lnTo>
                                <a:lnTo>
                                  <a:pt x="5688" y="690"/>
                                </a:lnTo>
                                <a:lnTo>
                                  <a:pt x="5688" y="675"/>
                                </a:lnTo>
                                <a:close/>
                                <a:moveTo>
                                  <a:pt x="5688" y="0"/>
                                </a:moveTo>
                                <a:lnTo>
                                  <a:pt x="5643" y="0"/>
                                </a:lnTo>
                                <a:lnTo>
                                  <a:pt x="5643" y="15"/>
                                </a:lnTo>
                                <a:lnTo>
                                  <a:pt x="5688" y="15"/>
                                </a:lnTo>
                                <a:lnTo>
                                  <a:pt x="5688" y="0"/>
                                </a:lnTo>
                                <a:close/>
                                <a:moveTo>
                                  <a:pt x="5763" y="675"/>
                                </a:moveTo>
                                <a:lnTo>
                                  <a:pt x="5718" y="675"/>
                                </a:lnTo>
                                <a:lnTo>
                                  <a:pt x="5718" y="690"/>
                                </a:lnTo>
                                <a:lnTo>
                                  <a:pt x="5763" y="690"/>
                                </a:lnTo>
                                <a:lnTo>
                                  <a:pt x="5763" y="675"/>
                                </a:lnTo>
                                <a:close/>
                                <a:moveTo>
                                  <a:pt x="5763" y="0"/>
                                </a:moveTo>
                                <a:lnTo>
                                  <a:pt x="5718" y="0"/>
                                </a:lnTo>
                                <a:lnTo>
                                  <a:pt x="5718" y="15"/>
                                </a:lnTo>
                                <a:lnTo>
                                  <a:pt x="5763" y="15"/>
                                </a:lnTo>
                                <a:lnTo>
                                  <a:pt x="5763" y="0"/>
                                </a:lnTo>
                                <a:close/>
                                <a:moveTo>
                                  <a:pt x="5839" y="675"/>
                                </a:moveTo>
                                <a:lnTo>
                                  <a:pt x="5794" y="675"/>
                                </a:lnTo>
                                <a:lnTo>
                                  <a:pt x="5794" y="690"/>
                                </a:lnTo>
                                <a:lnTo>
                                  <a:pt x="5839" y="690"/>
                                </a:lnTo>
                                <a:lnTo>
                                  <a:pt x="5839" y="675"/>
                                </a:lnTo>
                                <a:close/>
                                <a:moveTo>
                                  <a:pt x="5839" y="0"/>
                                </a:moveTo>
                                <a:lnTo>
                                  <a:pt x="5794" y="0"/>
                                </a:lnTo>
                                <a:lnTo>
                                  <a:pt x="5794" y="15"/>
                                </a:lnTo>
                                <a:lnTo>
                                  <a:pt x="5839" y="15"/>
                                </a:lnTo>
                                <a:lnTo>
                                  <a:pt x="5839" y="0"/>
                                </a:lnTo>
                                <a:close/>
                                <a:moveTo>
                                  <a:pt x="5914" y="675"/>
                                </a:moveTo>
                                <a:lnTo>
                                  <a:pt x="5869" y="675"/>
                                </a:lnTo>
                                <a:lnTo>
                                  <a:pt x="5869" y="690"/>
                                </a:lnTo>
                                <a:lnTo>
                                  <a:pt x="5914" y="690"/>
                                </a:lnTo>
                                <a:lnTo>
                                  <a:pt x="5914" y="675"/>
                                </a:lnTo>
                                <a:close/>
                                <a:moveTo>
                                  <a:pt x="5914" y="0"/>
                                </a:moveTo>
                                <a:lnTo>
                                  <a:pt x="5869" y="0"/>
                                </a:lnTo>
                                <a:lnTo>
                                  <a:pt x="5869" y="15"/>
                                </a:lnTo>
                                <a:lnTo>
                                  <a:pt x="5914" y="15"/>
                                </a:lnTo>
                                <a:lnTo>
                                  <a:pt x="5914" y="0"/>
                                </a:lnTo>
                                <a:close/>
                                <a:moveTo>
                                  <a:pt x="5989" y="675"/>
                                </a:moveTo>
                                <a:lnTo>
                                  <a:pt x="5944" y="675"/>
                                </a:lnTo>
                                <a:lnTo>
                                  <a:pt x="5944" y="690"/>
                                </a:lnTo>
                                <a:lnTo>
                                  <a:pt x="5989" y="690"/>
                                </a:lnTo>
                                <a:lnTo>
                                  <a:pt x="5989" y="675"/>
                                </a:lnTo>
                                <a:close/>
                                <a:moveTo>
                                  <a:pt x="5989" y="0"/>
                                </a:moveTo>
                                <a:lnTo>
                                  <a:pt x="5944" y="0"/>
                                </a:lnTo>
                                <a:lnTo>
                                  <a:pt x="5944" y="15"/>
                                </a:lnTo>
                                <a:lnTo>
                                  <a:pt x="5989" y="15"/>
                                </a:lnTo>
                                <a:lnTo>
                                  <a:pt x="5989" y="0"/>
                                </a:lnTo>
                                <a:close/>
                                <a:moveTo>
                                  <a:pt x="6064" y="675"/>
                                </a:moveTo>
                                <a:lnTo>
                                  <a:pt x="6019" y="675"/>
                                </a:lnTo>
                                <a:lnTo>
                                  <a:pt x="6019" y="690"/>
                                </a:lnTo>
                                <a:lnTo>
                                  <a:pt x="6064" y="690"/>
                                </a:lnTo>
                                <a:lnTo>
                                  <a:pt x="6064" y="675"/>
                                </a:lnTo>
                                <a:close/>
                                <a:moveTo>
                                  <a:pt x="6064" y="0"/>
                                </a:moveTo>
                                <a:lnTo>
                                  <a:pt x="6019" y="0"/>
                                </a:lnTo>
                                <a:lnTo>
                                  <a:pt x="6019" y="15"/>
                                </a:lnTo>
                                <a:lnTo>
                                  <a:pt x="6064" y="15"/>
                                </a:lnTo>
                                <a:lnTo>
                                  <a:pt x="6064" y="0"/>
                                </a:lnTo>
                                <a:close/>
                                <a:moveTo>
                                  <a:pt x="6140" y="675"/>
                                </a:moveTo>
                                <a:lnTo>
                                  <a:pt x="6095" y="675"/>
                                </a:lnTo>
                                <a:lnTo>
                                  <a:pt x="6095" y="690"/>
                                </a:lnTo>
                                <a:lnTo>
                                  <a:pt x="6140" y="690"/>
                                </a:lnTo>
                                <a:lnTo>
                                  <a:pt x="6140" y="675"/>
                                </a:lnTo>
                                <a:close/>
                                <a:moveTo>
                                  <a:pt x="6140" y="0"/>
                                </a:moveTo>
                                <a:lnTo>
                                  <a:pt x="6095" y="0"/>
                                </a:lnTo>
                                <a:lnTo>
                                  <a:pt x="6095" y="15"/>
                                </a:lnTo>
                                <a:lnTo>
                                  <a:pt x="6140" y="15"/>
                                </a:lnTo>
                                <a:lnTo>
                                  <a:pt x="6140" y="0"/>
                                </a:lnTo>
                                <a:close/>
                                <a:moveTo>
                                  <a:pt x="6215" y="675"/>
                                </a:moveTo>
                                <a:lnTo>
                                  <a:pt x="6170" y="675"/>
                                </a:lnTo>
                                <a:lnTo>
                                  <a:pt x="6170" y="690"/>
                                </a:lnTo>
                                <a:lnTo>
                                  <a:pt x="6215" y="690"/>
                                </a:lnTo>
                                <a:lnTo>
                                  <a:pt x="6215" y="675"/>
                                </a:lnTo>
                                <a:close/>
                                <a:moveTo>
                                  <a:pt x="6215" y="0"/>
                                </a:moveTo>
                                <a:lnTo>
                                  <a:pt x="6170" y="0"/>
                                </a:lnTo>
                                <a:lnTo>
                                  <a:pt x="6170" y="15"/>
                                </a:lnTo>
                                <a:lnTo>
                                  <a:pt x="6215" y="15"/>
                                </a:lnTo>
                                <a:lnTo>
                                  <a:pt x="6215" y="0"/>
                                </a:lnTo>
                                <a:close/>
                                <a:moveTo>
                                  <a:pt x="6290" y="675"/>
                                </a:moveTo>
                                <a:lnTo>
                                  <a:pt x="6245" y="675"/>
                                </a:lnTo>
                                <a:lnTo>
                                  <a:pt x="6245" y="690"/>
                                </a:lnTo>
                                <a:lnTo>
                                  <a:pt x="6290" y="690"/>
                                </a:lnTo>
                                <a:lnTo>
                                  <a:pt x="6290" y="675"/>
                                </a:lnTo>
                                <a:close/>
                                <a:moveTo>
                                  <a:pt x="6290" y="0"/>
                                </a:moveTo>
                                <a:lnTo>
                                  <a:pt x="6245" y="0"/>
                                </a:lnTo>
                                <a:lnTo>
                                  <a:pt x="6245" y="15"/>
                                </a:lnTo>
                                <a:lnTo>
                                  <a:pt x="6290" y="15"/>
                                </a:lnTo>
                                <a:lnTo>
                                  <a:pt x="6290" y="0"/>
                                </a:lnTo>
                                <a:close/>
                                <a:moveTo>
                                  <a:pt x="6365" y="675"/>
                                </a:moveTo>
                                <a:lnTo>
                                  <a:pt x="6320" y="675"/>
                                </a:lnTo>
                                <a:lnTo>
                                  <a:pt x="6320" y="690"/>
                                </a:lnTo>
                                <a:lnTo>
                                  <a:pt x="6365" y="690"/>
                                </a:lnTo>
                                <a:lnTo>
                                  <a:pt x="6365" y="675"/>
                                </a:lnTo>
                                <a:close/>
                                <a:moveTo>
                                  <a:pt x="6365" y="0"/>
                                </a:moveTo>
                                <a:lnTo>
                                  <a:pt x="6320" y="0"/>
                                </a:lnTo>
                                <a:lnTo>
                                  <a:pt x="6320" y="15"/>
                                </a:lnTo>
                                <a:lnTo>
                                  <a:pt x="6365" y="15"/>
                                </a:lnTo>
                                <a:lnTo>
                                  <a:pt x="6365" y="0"/>
                                </a:lnTo>
                                <a:close/>
                                <a:moveTo>
                                  <a:pt x="6441" y="675"/>
                                </a:moveTo>
                                <a:lnTo>
                                  <a:pt x="6396" y="675"/>
                                </a:lnTo>
                                <a:lnTo>
                                  <a:pt x="6396" y="690"/>
                                </a:lnTo>
                                <a:lnTo>
                                  <a:pt x="6441" y="690"/>
                                </a:lnTo>
                                <a:lnTo>
                                  <a:pt x="6441" y="675"/>
                                </a:lnTo>
                                <a:close/>
                                <a:moveTo>
                                  <a:pt x="6441" y="0"/>
                                </a:moveTo>
                                <a:lnTo>
                                  <a:pt x="6396" y="0"/>
                                </a:lnTo>
                                <a:lnTo>
                                  <a:pt x="6396" y="15"/>
                                </a:lnTo>
                                <a:lnTo>
                                  <a:pt x="6441" y="15"/>
                                </a:lnTo>
                                <a:lnTo>
                                  <a:pt x="6441" y="0"/>
                                </a:lnTo>
                                <a:close/>
                                <a:moveTo>
                                  <a:pt x="6516" y="675"/>
                                </a:moveTo>
                                <a:lnTo>
                                  <a:pt x="6471" y="675"/>
                                </a:lnTo>
                                <a:lnTo>
                                  <a:pt x="6471" y="690"/>
                                </a:lnTo>
                                <a:lnTo>
                                  <a:pt x="6516" y="690"/>
                                </a:lnTo>
                                <a:lnTo>
                                  <a:pt x="6516" y="675"/>
                                </a:lnTo>
                                <a:close/>
                                <a:moveTo>
                                  <a:pt x="6516" y="0"/>
                                </a:moveTo>
                                <a:lnTo>
                                  <a:pt x="6471" y="0"/>
                                </a:lnTo>
                                <a:lnTo>
                                  <a:pt x="6471" y="15"/>
                                </a:lnTo>
                                <a:lnTo>
                                  <a:pt x="6516" y="15"/>
                                </a:lnTo>
                                <a:lnTo>
                                  <a:pt x="6516" y="0"/>
                                </a:lnTo>
                                <a:close/>
                                <a:moveTo>
                                  <a:pt x="6591" y="675"/>
                                </a:moveTo>
                                <a:lnTo>
                                  <a:pt x="6546" y="675"/>
                                </a:lnTo>
                                <a:lnTo>
                                  <a:pt x="6546" y="690"/>
                                </a:lnTo>
                                <a:lnTo>
                                  <a:pt x="6591" y="690"/>
                                </a:lnTo>
                                <a:lnTo>
                                  <a:pt x="6591" y="675"/>
                                </a:lnTo>
                                <a:close/>
                                <a:moveTo>
                                  <a:pt x="6591" y="0"/>
                                </a:moveTo>
                                <a:lnTo>
                                  <a:pt x="6546" y="0"/>
                                </a:lnTo>
                                <a:lnTo>
                                  <a:pt x="6546" y="15"/>
                                </a:lnTo>
                                <a:lnTo>
                                  <a:pt x="6591" y="15"/>
                                </a:lnTo>
                                <a:lnTo>
                                  <a:pt x="6591" y="0"/>
                                </a:lnTo>
                                <a:close/>
                                <a:moveTo>
                                  <a:pt x="6666" y="675"/>
                                </a:moveTo>
                                <a:lnTo>
                                  <a:pt x="6621" y="675"/>
                                </a:lnTo>
                                <a:lnTo>
                                  <a:pt x="6621" y="690"/>
                                </a:lnTo>
                                <a:lnTo>
                                  <a:pt x="6666" y="690"/>
                                </a:lnTo>
                                <a:lnTo>
                                  <a:pt x="6666" y="675"/>
                                </a:lnTo>
                                <a:close/>
                                <a:moveTo>
                                  <a:pt x="6666" y="0"/>
                                </a:moveTo>
                                <a:lnTo>
                                  <a:pt x="6621" y="0"/>
                                </a:lnTo>
                                <a:lnTo>
                                  <a:pt x="6621" y="15"/>
                                </a:lnTo>
                                <a:lnTo>
                                  <a:pt x="6666" y="15"/>
                                </a:lnTo>
                                <a:lnTo>
                                  <a:pt x="6666" y="0"/>
                                </a:lnTo>
                                <a:close/>
                                <a:moveTo>
                                  <a:pt x="6742" y="675"/>
                                </a:moveTo>
                                <a:lnTo>
                                  <a:pt x="6697" y="675"/>
                                </a:lnTo>
                                <a:lnTo>
                                  <a:pt x="6697" y="690"/>
                                </a:lnTo>
                                <a:lnTo>
                                  <a:pt x="6742" y="690"/>
                                </a:lnTo>
                                <a:lnTo>
                                  <a:pt x="6742" y="675"/>
                                </a:lnTo>
                                <a:close/>
                                <a:moveTo>
                                  <a:pt x="6742" y="0"/>
                                </a:moveTo>
                                <a:lnTo>
                                  <a:pt x="6697" y="0"/>
                                </a:lnTo>
                                <a:lnTo>
                                  <a:pt x="6697" y="15"/>
                                </a:lnTo>
                                <a:lnTo>
                                  <a:pt x="6742" y="15"/>
                                </a:lnTo>
                                <a:lnTo>
                                  <a:pt x="6742" y="0"/>
                                </a:lnTo>
                                <a:close/>
                                <a:moveTo>
                                  <a:pt x="6817" y="675"/>
                                </a:moveTo>
                                <a:lnTo>
                                  <a:pt x="6772" y="675"/>
                                </a:lnTo>
                                <a:lnTo>
                                  <a:pt x="6772" y="690"/>
                                </a:lnTo>
                                <a:lnTo>
                                  <a:pt x="6817" y="690"/>
                                </a:lnTo>
                                <a:lnTo>
                                  <a:pt x="6817" y="675"/>
                                </a:lnTo>
                                <a:close/>
                                <a:moveTo>
                                  <a:pt x="6817" y="0"/>
                                </a:moveTo>
                                <a:lnTo>
                                  <a:pt x="6772" y="0"/>
                                </a:lnTo>
                                <a:lnTo>
                                  <a:pt x="6772" y="15"/>
                                </a:lnTo>
                                <a:lnTo>
                                  <a:pt x="6817" y="15"/>
                                </a:lnTo>
                                <a:lnTo>
                                  <a:pt x="6817" y="0"/>
                                </a:lnTo>
                                <a:close/>
                                <a:moveTo>
                                  <a:pt x="6892" y="675"/>
                                </a:moveTo>
                                <a:lnTo>
                                  <a:pt x="6847" y="675"/>
                                </a:lnTo>
                                <a:lnTo>
                                  <a:pt x="6847" y="690"/>
                                </a:lnTo>
                                <a:lnTo>
                                  <a:pt x="6892" y="690"/>
                                </a:lnTo>
                                <a:lnTo>
                                  <a:pt x="6892" y="675"/>
                                </a:lnTo>
                                <a:close/>
                                <a:moveTo>
                                  <a:pt x="6892" y="0"/>
                                </a:moveTo>
                                <a:lnTo>
                                  <a:pt x="6847" y="0"/>
                                </a:lnTo>
                                <a:lnTo>
                                  <a:pt x="6847" y="15"/>
                                </a:lnTo>
                                <a:lnTo>
                                  <a:pt x="6892" y="15"/>
                                </a:lnTo>
                                <a:lnTo>
                                  <a:pt x="6892" y="0"/>
                                </a:lnTo>
                                <a:close/>
                                <a:moveTo>
                                  <a:pt x="6967" y="675"/>
                                </a:moveTo>
                                <a:lnTo>
                                  <a:pt x="6922" y="675"/>
                                </a:lnTo>
                                <a:lnTo>
                                  <a:pt x="6922" y="690"/>
                                </a:lnTo>
                                <a:lnTo>
                                  <a:pt x="6967" y="690"/>
                                </a:lnTo>
                                <a:lnTo>
                                  <a:pt x="6967" y="675"/>
                                </a:lnTo>
                                <a:close/>
                                <a:moveTo>
                                  <a:pt x="6967" y="0"/>
                                </a:moveTo>
                                <a:lnTo>
                                  <a:pt x="6922" y="0"/>
                                </a:lnTo>
                                <a:lnTo>
                                  <a:pt x="6922" y="15"/>
                                </a:lnTo>
                                <a:lnTo>
                                  <a:pt x="6967" y="15"/>
                                </a:lnTo>
                                <a:lnTo>
                                  <a:pt x="6967" y="0"/>
                                </a:lnTo>
                                <a:close/>
                                <a:moveTo>
                                  <a:pt x="7042" y="675"/>
                                </a:moveTo>
                                <a:lnTo>
                                  <a:pt x="6997" y="675"/>
                                </a:lnTo>
                                <a:lnTo>
                                  <a:pt x="6997" y="690"/>
                                </a:lnTo>
                                <a:lnTo>
                                  <a:pt x="7042" y="690"/>
                                </a:lnTo>
                                <a:lnTo>
                                  <a:pt x="7042" y="675"/>
                                </a:lnTo>
                                <a:close/>
                                <a:moveTo>
                                  <a:pt x="7042" y="0"/>
                                </a:moveTo>
                                <a:lnTo>
                                  <a:pt x="6997" y="0"/>
                                </a:lnTo>
                                <a:lnTo>
                                  <a:pt x="6997" y="15"/>
                                </a:lnTo>
                                <a:lnTo>
                                  <a:pt x="7042" y="15"/>
                                </a:lnTo>
                                <a:lnTo>
                                  <a:pt x="7042" y="0"/>
                                </a:lnTo>
                                <a:close/>
                                <a:moveTo>
                                  <a:pt x="7118" y="675"/>
                                </a:moveTo>
                                <a:lnTo>
                                  <a:pt x="7073" y="675"/>
                                </a:lnTo>
                                <a:lnTo>
                                  <a:pt x="7073" y="690"/>
                                </a:lnTo>
                                <a:lnTo>
                                  <a:pt x="7118" y="690"/>
                                </a:lnTo>
                                <a:lnTo>
                                  <a:pt x="7118" y="675"/>
                                </a:lnTo>
                                <a:close/>
                                <a:moveTo>
                                  <a:pt x="7118" y="0"/>
                                </a:moveTo>
                                <a:lnTo>
                                  <a:pt x="7073" y="0"/>
                                </a:lnTo>
                                <a:lnTo>
                                  <a:pt x="7073" y="15"/>
                                </a:lnTo>
                                <a:lnTo>
                                  <a:pt x="7118" y="15"/>
                                </a:lnTo>
                                <a:lnTo>
                                  <a:pt x="7118" y="0"/>
                                </a:lnTo>
                                <a:close/>
                                <a:moveTo>
                                  <a:pt x="7193" y="675"/>
                                </a:moveTo>
                                <a:lnTo>
                                  <a:pt x="7148" y="675"/>
                                </a:lnTo>
                                <a:lnTo>
                                  <a:pt x="7148" y="690"/>
                                </a:lnTo>
                                <a:lnTo>
                                  <a:pt x="7193" y="690"/>
                                </a:lnTo>
                                <a:lnTo>
                                  <a:pt x="7193" y="675"/>
                                </a:lnTo>
                                <a:close/>
                                <a:moveTo>
                                  <a:pt x="7193" y="0"/>
                                </a:moveTo>
                                <a:lnTo>
                                  <a:pt x="7148" y="0"/>
                                </a:lnTo>
                                <a:lnTo>
                                  <a:pt x="7148" y="15"/>
                                </a:lnTo>
                                <a:lnTo>
                                  <a:pt x="7193" y="15"/>
                                </a:lnTo>
                                <a:lnTo>
                                  <a:pt x="7193" y="0"/>
                                </a:lnTo>
                                <a:close/>
                                <a:moveTo>
                                  <a:pt x="7268" y="675"/>
                                </a:moveTo>
                                <a:lnTo>
                                  <a:pt x="7223" y="675"/>
                                </a:lnTo>
                                <a:lnTo>
                                  <a:pt x="7223" y="690"/>
                                </a:lnTo>
                                <a:lnTo>
                                  <a:pt x="7268" y="690"/>
                                </a:lnTo>
                                <a:lnTo>
                                  <a:pt x="7268" y="675"/>
                                </a:lnTo>
                                <a:close/>
                                <a:moveTo>
                                  <a:pt x="7268" y="0"/>
                                </a:moveTo>
                                <a:lnTo>
                                  <a:pt x="7223" y="0"/>
                                </a:lnTo>
                                <a:lnTo>
                                  <a:pt x="7223" y="15"/>
                                </a:lnTo>
                                <a:lnTo>
                                  <a:pt x="7268" y="15"/>
                                </a:lnTo>
                                <a:lnTo>
                                  <a:pt x="7268" y="0"/>
                                </a:lnTo>
                                <a:close/>
                                <a:moveTo>
                                  <a:pt x="7343" y="675"/>
                                </a:moveTo>
                                <a:lnTo>
                                  <a:pt x="7298" y="675"/>
                                </a:lnTo>
                                <a:lnTo>
                                  <a:pt x="7298" y="690"/>
                                </a:lnTo>
                                <a:lnTo>
                                  <a:pt x="7343" y="690"/>
                                </a:lnTo>
                                <a:lnTo>
                                  <a:pt x="7343" y="675"/>
                                </a:lnTo>
                                <a:close/>
                                <a:moveTo>
                                  <a:pt x="7343" y="0"/>
                                </a:moveTo>
                                <a:lnTo>
                                  <a:pt x="7298" y="0"/>
                                </a:lnTo>
                                <a:lnTo>
                                  <a:pt x="7298" y="15"/>
                                </a:lnTo>
                                <a:lnTo>
                                  <a:pt x="7343" y="15"/>
                                </a:lnTo>
                                <a:lnTo>
                                  <a:pt x="7343" y="0"/>
                                </a:lnTo>
                                <a:close/>
                                <a:moveTo>
                                  <a:pt x="7419" y="675"/>
                                </a:moveTo>
                                <a:lnTo>
                                  <a:pt x="7374" y="675"/>
                                </a:lnTo>
                                <a:lnTo>
                                  <a:pt x="7374" y="690"/>
                                </a:lnTo>
                                <a:lnTo>
                                  <a:pt x="7419" y="690"/>
                                </a:lnTo>
                                <a:lnTo>
                                  <a:pt x="7419" y="675"/>
                                </a:lnTo>
                                <a:close/>
                                <a:moveTo>
                                  <a:pt x="7419" y="0"/>
                                </a:moveTo>
                                <a:lnTo>
                                  <a:pt x="7374" y="0"/>
                                </a:lnTo>
                                <a:lnTo>
                                  <a:pt x="7374" y="15"/>
                                </a:lnTo>
                                <a:lnTo>
                                  <a:pt x="7419" y="15"/>
                                </a:lnTo>
                                <a:lnTo>
                                  <a:pt x="7419" y="0"/>
                                </a:lnTo>
                                <a:close/>
                                <a:moveTo>
                                  <a:pt x="7494" y="675"/>
                                </a:moveTo>
                                <a:lnTo>
                                  <a:pt x="7449" y="675"/>
                                </a:lnTo>
                                <a:lnTo>
                                  <a:pt x="7449" y="690"/>
                                </a:lnTo>
                                <a:lnTo>
                                  <a:pt x="7494" y="690"/>
                                </a:lnTo>
                                <a:lnTo>
                                  <a:pt x="7494" y="675"/>
                                </a:lnTo>
                                <a:close/>
                                <a:moveTo>
                                  <a:pt x="7494" y="0"/>
                                </a:moveTo>
                                <a:lnTo>
                                  <a:pt x="7449" y="0"/>
                                </a:lnTo>
                                <a:lnTo>
                                  <a:pt x="7449" y="15"/>
                                </a:lnTo>
                                <a:lnTo>
                                  <a:pt x="7494" y="15"/>
                                </a:lnTo>
                                <a:lnTo>
                                  <a:pt x="7494" y="0"/>
                                </a:lnTo>
                                <a:close/>
                                <a:moveTo>
                                  <a:pt x="7569" y="675"/>
                                </a:moveTo>
                                <a:lnTo>
                                  <a:pt x="7524" y="675"/>
                                </a:lnTo>
                                <a:lnTo>
                                  <a:pt x="7524" y="690"/>
                                </a:lnTo>
                                <a:lnTo>
                                  <a:pt x="7569" y="690"/>
                                </a:lnTo>
                                <a:lnTo>
                                  <a:pt x="7569" y="675"/>
                                </a:lnTo>
                                <a:close/>
                                <a:moveTo>
                                  <a:pt x="7569" y="0"/>
                                </a:moveTo>
                                <a:lnTo>
                                  <a:pt x="7524" y="0"/>
                                </a:lnTo>
                                <a:lnTo>
                                  <a:pt x="7524" y="15"/>
                                </a:lnTo>
                                <a:lnTo>
                                  <a:pt x="7569" y="15"/>
                                </a:lnTo>
                                <a:lnTo>
                                  <a:pt x="7569" y="0"/>
                                </a:lnTo>
                                <a:close/>
                                <a:moveTo>
                                  <a:pt x="7644" y="675"/>
                                </a:moveTo>
                                <a:lnTo>
                                  <a:pt x="7599" y="675"/>
                                </a:lnTo>
                                <a:lnTo>
                                  <a:pt x="7599" y="690"/>
                                </a:lnTo>
                                <a:lnTo>
                                  <a:pt x="7644" y="690"/>
                                </a:lnTo>
                                <a:lnTo>
                                  <a:pt x="7644" y="675"/>
                                </a:lnTo>
                                <a:close/>
                                <a:moveTo>
                                  <a:pt x="7644" y="0"/>
                                </a:moveTo>
                                <a:lnTo>
                                  <a:pt x="7599" y="0"/>
                                </a:lnTo>
                                <a:lnTo>
                                  <a:pt x="7599" y="15"/>
                                </a:lnTo>
                                <a:lnTo>
                                  <a:pt x="7644" y="15"/>
                                </a:lnTo>
                                <a:lnTo>
                                  <a:pt x="7644" y="0"/>
                                </a:lnTo>
                                <a:close/>
                                <a:moveTo>
                                  <a:pt x="7720" y="675"/>
                                </a:moveTo>
                                <a:lnTo>
                                  <a:pt x="7675" y="675"/>
                                </a:lnTo>
                                <a:lnTo>
                                  <a:pt x="7675" y="690"/>
                                </a:lnTo>
                                <a:lnTo>
                                  <a:pt x="7720" y="690"/>
                                </a:lnTo>
                                <a:lnTo>
                                  <a:pt x="7720" y="675"/>
                                </a:lnTo>
                                <a:close/>
                                <a:moveTo>
                                  <a:pt x="7720" y="0"/>
                                </a:moveTo>
                                <a:lnTo>
                                  <a:pt x="7675" y="0"/>
                                </a:lnTo>
                                <a:lnTo>
                                  <a:pt x="7675" y="15"/>
                                </a:lnTo>
                                <a:lnTo>
                                  <a:pt x="7720" y="15"/>
                                </a:lnTo>
                                <a:lnTo>
                                  <a:pt x="7720" y="0"/>
                                </a:lnTo>
                                <a:close/>
                                <a:moveTo>
                                  <a:pt x="7795" y="675"/>
                                </a:moveTo>
                                <a:lnTo>
                                  <a:pt x="7750" y="675"/>
                                </a:lnTo>
                                <a:lnTo>
                                  <a:pt x="7750" y="690"/>
                                </a:lnTo>
                                <a:lnTo>
                                  <a:pt x="7795" y="690"/>
                                </a:lnTo>
                                <a:lnTo>
                                  <a:pt x="7795" y="675"/>
                                </a:lnTo>
                                <a:close/>
                                <a:moveTo>
                                  <a:pt x="7795" y="0"/>
                                </a:moveTo>
                                <a:lnTo>
                                  <a:pt x="7750" y="0"/>
                                </a:lnTo>
                                <a:lnTo>
                                  <a:pt x="7750" y="15"/>
                                </a:lnTo>
                                <a:lnTo>
                                  <a:pt x="7795" y="15"/>
                                </a:lnTo>
                                <a:lnTo>
                                  <a:pt x="7795" y="0"/>
                                </a:lnTo>
                                <a:close/>
                                <a:moveTo>
                                  <a:pt x="7870" y="675"/>
                                </a:moveTo>
                                <a:lnTo>
                                  <a:pt x="7825" y="675"/>
                                </a:lnTo>
                                <a:lnTo>
                                  <a:pt x="7825" y="690"/>
                                </a:lnTo>
                                <a:lnTo>
                                  <a:pt x="7870" y="690"/>
                                </a:lnTo>
                                <a:lnTo>
                                  <a:pt x="7870" y="675"/>
                                </a:lnTo>
                                <a:close/>
                                <a:moveTo>
                                  <a:pt x="7870" y="0"/>
                                </a:moveTo>
                                <a:lnTo>
                                  <a:pt x="7825" y="0"/>
                                </a:lnTo>
                                <a:lnTo>
                                  <a:pt x="7825" y="15"/>
                                </a:lnTo>
                                <a:lnTo>
                                  <a:pt x="7870" y="15"/>
                                </a:lnTo>
                                <a:lnTo>
                                  <a:pt x="7870" y="0"/>
                                </a:lnTo>
                                <a:close/>
                                <a:moveTo>
                                  <a:pt x="7945" y="675"/>
                                </a:moveTo>
                                <a:lnTo>
                                  <a:pt x="7900" y="675"/>
                                </a:lnTo>
                                <a:lnTo>
                                  <a:pt x="7900" y="690"/>
                                </a:lnTo>
                                <a:lnTo>
                                  <a:pt x="7945" y="690"/>
                                </a:lnTo>
                                <a:lnTo>
                                  <a:pt x="7945" y="675"/>
                                </a:lnTo>
                                <a:close/>
                                <a:moveTo>
                                  <a:pt x="7945" y="0"/>
                                </a:moveTo>
                                <a:lnTo>
                                  <a:pt x="7900" y="0"/>
                                </a:lnTo>
                                <a:lnTo>
                                  <a:pt x="7900" y="15"/>
                                </a:lnTo>
                                <a:lnTo>
                                  <a:pt x="7945" y="15"/>
                                </a:lnTo>
                                <a:lnTo>
                                  <a:pt x="7945" y="0"/>
                                </a:lnTo>
                                <a:close/>
                                <a:moveTo>
                                  <a:pt x="8021" y="675"/>
                                </a:moveTo>
                                <a:lnTo>
                                  <a:pt x="7976" y="675"/>
                                </a:lnTo>
                                <a:lnTo>
                                  <a:pt x="7976" y="690"/>
                                </a:lnTo>
                                <a:lnTo>
                                  <a:pt x="8021" y="690"/>
                                </a:lnTo>
                                <a:lnTo>
                                  <a:pt x="8021" y="675"/>
                                </a:lnTo>
                                <a:close/>
                                <a:moveTo>
                                  <a:pt x="8021" y="0"/>
                                </a:moveTo>
                                <a:lnTo>
                                  <a:pt x="7976" y="0"/>
                                </a:lnTo>
                                <a:lnTo>
                                  <a:pt x="7976" y="15"/>
                                </a:lnTo>
                                <a:lnTo>
                                  <a:pt x="8021" y="15"/>
                                </a:lnTo>
                                <a:lnTo>
                                  <a:pt x="8021" y="0"/>
                                </a:lnTo>
                                <a:close/>
                                <a:moveTo>
                                  <a:pt x="8096" y="675"/>
                                </a:moveTo>
                                <a:lnTo>
                                  <a:pt x="8051" y="675"/>
                                </a:lnTo>
                                <a:lnTo>
                                  <a:pt x="8051" y="690"/>
                                </a:lnTo>
                                <a:lnTo>
                                  <a:pt x="8096" y="690"/>
                                </a:lnTo>
                                <a:lnTo>
                                  <a:pt x="8096" y="675"/>
                                </a:lnTo>
                                <a:close/>
                                <a:moveTo>
                                  <a:pt x="8096" y="0"/>
                                </a:moveTo>
                                <a:lnTo>
                                  <a:pt x="8051" y="0"/>
                                </a:lnTo>
                                <a:lnTo>
                                  <a:pt x="8051" y="15"/>
                                </a:lnTo>
                                <a:lnTo>
                                  <a:pt x="8096" y="15"/>
                                </a:lnTo>
                                <a:lnTo>
                                  <a:pt x="8096" y="0"/>
                                </a:lnTo>
                                <a:close/>
                                <a:moveTo>
                                  <a:pt x="8171" y="675"/>
                                </a:moveTo>
                                <a:lnTo>
                                  <a:pt x="8126" y="675"/>
                                </a:lnTo>
                                <a:lnTo>
                                  <a:pt x="8126" y="690"/>
                                </a:lnTo>
                                <a:lnTo>
                                  <a:pt x="8171" y="690"/>
                                </a:lnTo>
                                <a:lnTo>
                                  <a:pt x="8171" y="675"/>
                                </a:lnTo>
                                <a:close/>
                                <a:moveTo>
                                  <a:pt x="8171" y="0"/>
                                </a:moveTo>
                                <a:lnTo>
                                  <a:pt x="8126" y="0"/>
                                </a:lnTo>
                                <a:lnTo>
                                  <a:pt x="8126" y="15"/>
                                </a:lnTo>
                                <a:lnTo>
                                  <a:pt x="8171" y="15"/>
                                </a:lnTo>
                                <a:lnTo>
                                  <a:pt x="8171" y="0"/>
                                </a:lnTo>
                                <a:close/>
                                <a:moveTo>
                                  <a:pt x="8246" y="675"/>
                                </a:moveTo>
                                <a:lnTo>
                                  <a:pt x="8201" y="675"/>
                                </a:lnTo>
                                <a:lnTo>
                                  <a:pt x="8201" y="690"/>
                                </a:lnTo>
                                <a:lnTo>
                                  <a:pt x="8246" y="690"/>
                                </a:lnTo>
                                <a:lnTo>
                                  <a:pt x="8246" y="675"/>
                                </a:lnTo>
                                <a:close/>
                                <a:moveTo>
                                  <a:pt x="8246" y="0"/>
                                </a:moveTo>
                                <a:lnTo>
                                  <a:pt x="8201" y="0"/>
                                </a:lnTo>
                                <a:lnTo>
                                  <a:pt x="8201" y="15"/>
                                </a:lnTo>
                                <a:lnTo>
                                  <a:pt x="8246" y="15"/>
                                </a:lnTo>
                                <a:lnTo>
                                  <a:pt x="8246" y="0"/>
                                </a:lnTo>
                                <a:close/>
                                <a:moveTo>
                                  <a:pt x="8322" y="675"/>
                                </a:moveTo>
                                <a:lnTo>
                                  <a:pt x="8277" y="675"/>
                                </a:lnTo>
                                <a:lnTo>
                                  <a:pt x="8277" y="690"/>
                                </a:lnTo>
                                <a:lnTo>
                                  <a:pt x="8322" y="690"/>
                                </a:lnTo>
                                <a:lnTo>
                                  <a:pt x="8322" y="675"/>
                                </a:lnTo>
                                <a:close/>
                                <a:moveTo>
                                  <a:pt x="8322" y="0"/>
                                </a:moveTo>
                                <a:lnTo>
                                  <a:pt x="8277" y="0"/>
                                </a:lnTo>
                                <a:lnTo>
                                  <a:pt x="8277" y="15"/>
                                </a:lnTo>
                                <a:lnTo>
                                  <a:pt x="8322" y="15"/>
                                </a:lnTo>
                                <a:lnTo>
                                  <a:pt x="8322" y="0"/>
                                </a:lnTo>
                                <a:close/>
                                <a:moveTo>
                                  <a:pt x="8397" y="675"/>
                                </a:moveTo>
                                <a:lnTo>
                                  <a:pt x="8352" y="675"/>
                                </a:lnTo>
                                <a:lnTo>
                                  <a:pt x="8352" y="690"/>
                                </a:lnTo>
                                <a:lnTo>
                                  <a:pt x="8397" y="690"/>
                                </a:lnTo>
                                <a:lnTo>
                                  <a:pt x="8397" y="675"/>
                                </a:lnTo>
                                <a:close/>
                                <a:moveTo>
                                  <a:pt x="8397" y="0"/>
                                </a:moveTo>
                                <a:lnTo>
                                  <a:pt x="8352" y="0"/>
                                </a:lnTo>
                                <a:lnTo>
                                  <a:pt x="8352" y="15"/>
                                </a:lnTo>
                                <a:lnTo>
                                  <a:pt x="8397" y="15"/>
                                </a:lnTo>
                                <a:lnTo>
                                  <a:pt x="8397" y="0"/>
                                </a:lnTo>
                                <a:close/>
                                <a:moveTo>
                                  <a:pt x="8472" y="675"/>
                                </a:moveTo>
                                <a:lnTo>
                                  <a:pt x="8427" y="675"/>
                                </a:lnTo>
                                <a:lnTo>
                                  <a:pt x="8427" y="690"/>
                                </a:lnTo>
                                <a:lnTo>
                                  <a:pt x="8472" y="690"/>
                                </a:lnTo>
                                <a:lnTo>
                                  <a:pt x="8472" y="675"/>
                                </a:lnTo>
                                <a:close/>
                                <a:moveTo>
                                  <a:pt x="8472" y="0"/>
                                </a:moveTo>
                                <a:lnTo>
                                  <a:pt x="8427" y="0"/>
                                </a:lnTo>
                                <a:lnTo>
                                  <a:pt x="8427" y="15"/>
                                </a:lnTo>
                                <a:lnTo>
                                  <a:pt x="8472" y="15"/>
                                </a:lnTo>
                                <a:lnTo>
                                  <a:pt x="8472" y="0"/>
                                </a:lnTo>
                                <a:close/>
                                <a:moveTo>
                                  <a:pt x="8547" y="675"/>
                                </a:moveTo>
                                <a:lnTo>
                                  <a:pt x="8502" y="675"/>
                                </a:lnTo>
                                <a:lnTo>
                                  <a:pt x="8502" y="690"/>
                                </a:lnTo>
                                <a:lnTo>
                                  <a:pt x="8547" y="690"/>
                                </a:lnTo>
                                <a:lnTo>
                                  <a:pt x="8547" y="675"/>
                                </a:lnTo>
                                <a:close/>
                                <a:moveTo>
                                  <a:pt x="8547" y="0"/>
                                </a:moveTo>
                                <a:lnTo>
                                  <a:pt x="8502" y="0"/>
                                </a:lnTo>
                                <a:lnTo>
                                  <a:pt x="8502" y="15"/>
                                </a:lnTo>
                                <a:lnTo>
                                  <a:pt x="8547" y="15"/>
                                </a:lnTo>
                                <a:lnTo>
                                  <a:pt x="8547" y="0"/>
                                </a:lnTo>
                                <a:close/>
                                <a:moveTo>
                                  <a:pt x="8623" y="675"/>
                                </a:moveTo>
                                <a:lnTo>
                                  <a:pt x="8578" y="675"/>
                                </a:lnTo>
                                <a:lnTo>
                                  <a:pt x="8578" y="690"/>
                                </a:lnTo>
                                <a:lnTo>
                                  <a:pt x="8623" y="690"/>
                                </a:lnTo>
                                <a:lnTo>
                                  <a:pt x="8623" y="675"/>
                                </a:lnTo>
                                <a:close/>
                                <a:moveTo>
                                  <a:pt x="8623" y="0"/>
                                </a:moveTo>
                                <a:lnTo>
                                  <a:pt x="8578" y="0"/>
                                </a:lnTo>
                                <a:lnTo>
                                  <a:pt x="8578" y="15"/>
                                </a:lnTo>
                                <a:lnTo>
                                  <a:pt x="8623" y="15"/>
                                </a:lnTo>
                                <a:lnTo>
                                  <a:pt x="8623" y="0"/>
                                </a:lnTo>
                                <a:close/>
                                <a:moveTo>
                                  <a:pt x="8698" y="675"/>
                                </a:moveTo>
                                <a:lnTo>
                                  <a:pt x="8653" y="675"/>
                                </a:lnTo>
                                <a:lnTo>
                                  <a:pt x="8653" y="690"/>
                                </a:lnTo>
                                <a:lnTo>
                                  <a:pt x="8698" y="690"/>
                                </a:lnTo>
                                <a:lnTo>
                                  <a:pt x="8698" y="675"/>
                                </a:lnTo>
                                <a:close/>
                                <a:moveTo>
                                  <a:pt x="8698" y="0"/>
                                </a:moveTo>
                                <a:lnTo>
                                  <a:pt x="8653" y="0"/>
                                </a:lnTo>
                                <a:lnTo>
                                  <a:pt x="8653" y="15"/>
                                </a:lnTo>
                                <a:lnTo>
                                  <a:pt x="8698" y="15"/>
                                </a:lnTo>
                                <a:lnTo>
                                  <a:pt x="8698" y="0"/>
                                </a:lnTo>
                                <a:close/>
                                <a:moveTo>
                                  <a:pt x="8773" y="675"/>
                                </a:moveTo>
                                <a:lnTo>
                                  <a:pt x="8728" y="675"/>
                                </a:lnTo>
                                <a:lnTo>
                                  <a:pt x="8728" y="690"/>
                                </a:lnTo>
                                <a:lnTo>
                                  <a:pt x="8773" y="690"/>
                                </a:lnTo>
                                <a:lnTo>
                                  <a:pt x="8773" y="675"/>
                                </a:lnTo>
                                <a:close/>
                                <a:moveTo>
                                  <a:pt x="8773" y="0"/>
                                </a:moveTo>
                                <a:lnTo>
                                  <a:pt x="8728" y="0"/>
                                </a:lnTo>
                                <a:lnTo>
                                  <a:pt x="8728" y="15"/>
                                </a:lnTo>
                                <a:lnTo>
                                  <a:pt x="8773" y="15"/>
                                </a:lnTo>
                                <a:lnTo>
                                  <a:pt x="8773" y="0"/>
                                </a:lnTo>
                                <a:close/>
                                <a:moveTo>
                                  <a:pt x="8848" y="675"/>
                                </a:moveTo>
                                <a:lnTo>
                                  <a:pt x="8803" y="675"/>
                                </a:lnTo>
                                <a:lnTo>
                                  <a:pt x="8803" y="690"/>
                                </a:lnTo>
                                <a:lnTo>
                                  <a:pt x="8848" y="690"/>
                                </a:lnTo>
                                <a:lnTo>
                                  <a:pt x="8848" y="675"/>
                                </a:lnTo>
                                <a:close/>
                                <a:moveTo>
                                  <a:pt x="8848" y="0"/>
                                </a:moveTo>
                                <a:lnTo>
                                  <a:pt x="8803" y="0"/>
                                </a:lnTo>
                                <a:lnTo>
                                  <a:pt x="8803" y="15"/>
                                </a:lnTo>
                                <a:lnTo>
                                  <a:pt x="8848" y="15"/>
                                </a:lnTo>
                                <a:lnTo>
                                  <a:pt x="8848" y="0"/>
                                </a:lnTo>
                                <a:close/>
                                <a:moveTo>
                                  <a:pt x="8924" y="675"/>
                                </a:moveTo>
                                <a:lnTo>
                                  <a:pt x="8879" y="675"/>
                                </a:lnTo>
                                <a:lnTo>
                                  <a:pt x="8879" y="690"/>
                                </a:lnTo>
                                <a:lnTo>
                                  <a:pt x="8924" y="690"/>
                                </a:lnTo>
                                <a:lnTo>
                                  <a:pt x="8924" y="675"/>
                                </a:lnTo>
                                <a:close/>
                                <a:moveTo>
                                  <a:pt x="8924" y="0"/>
                                </a:moveTo>
                                <a:lnTo>
                                  <a:pt x="8879" y="0"/>
                                </a:lnTo>
                                <a:lnTo>
                                  <a:pt x="8879" y="15"/>
                                </a:lnTo>
                                <a:lnTo>
                                  <a:pt x="8924" y="15"/>
                                </a:lnTo>
                                <a:lnTo>
                                  <a:pt x="8924" y="0"/>
                                </a:lnTo>
                                <a:close/>
                                <a:moveTo>
                                  <a:pt x="8999" y="675"/>
                                </a:moveTo>
                                <a:lnTo>
                                  <a:pt x="8954" y="675"/>
                                </a:lnTo>
                                <a:lnTo>
                                  <a:pt x="8954" y="690"/>
                                </a:lnTo>
                                <a:lnTo>
                                  <a:pt x="8999" y="690"/>
                                </a:lnTo>
                                <a:lnTo>
                                  <a:pt x="8999" y="675"/>
                                </a:lnTo>
                                <a:close/>
                                <a:moveTo>
                                  <a:pt x="8999" y="0"/>
                                </a:moveTo>
                                <a:lnTo>
                                  <a:pt x="8954" y="0"/>
                                </a:lnTo>
                                <a:lnTo>
                                  <a:pt x="8954" y="15"/>
                                </a:lnTo>
                                <a:lnTo>
                                  <a:pt x="8999" y="15"/>
                                </a:lnTo>
                                <a:lnTo>
                                  <a:pt x="8999" y="0"/>
                                </a:lnTo>
                                <a:close/>
                                <a:moveTo>
                                  <a:pt x="9074" y="675"/>
                                </a:moveTo>
                                <a:lnTo>
                                  <a:pt x="9029" y="675"/>
                                </a:lnTo>
                                <a:lnTo>
                                  <a:pt x="9029" y="690"/>
                                </a:lnTo>
                                <a:lnTo>
                                  <a:pt x="9074" y="690"/>
                                </a:lnTo>
                                <a:lnTo>
                                  <a:pt x="9074" y="675"/>
                                </a:lnTo>
                                <a:close/>
                                <a:moveTo>
                                  <a:pt x="9074" y="0"/>
                                </a:moveTo>
                                <a:lnTo>
                                  <a:pt x="9029" y="0"/>
                                </a:lnTo>
                                <a:lnTo>
                                  <a:pt x="9029" y="15"/>
                                </a:lnTo>
                                <a:lnTo>
                                  <a:pt x="9074" y="15"/>
                                </a:lnTo>
                                <a:lnTo>
                                  <a:pt x="9074" y="0"/>
                                </a:lnTo>
                                <a:close/>
                                <a:moveTo>
                                  <a:pt x="9149" y="675"/>
                                </a:moveTo>
                                <a:lnTo>
                                  <a:pt x="9104" y="675"/>
                                </a:lnTo>
                                <a:lnTo>
                                  <a:pt x="9104" y="690"/>
                                </a:lnTo>
                                <a:lnTo>
                                  <a:pt x="9149" y="690"/>
                                </a:lnTo>
                                <a:lnTo>
                                  <a:pt x="9149" y="675"/>
                                </a:lnTo>
                                <a:close/>
                                <a:moveTo>
                                  <a:pt x="9149" y="0"/>
                                </a:moveTo>
                                <a:lnTo>
                                  <a:pt x="9104" y="0"/>
                                </a:lnTo>
                                <a:lnTo>
                                  <a:pt x="9104" y="15"/>
                                </a:lnTo>
                                <a:lnTo>
                                  <a:pt x="9149" y="15"/>
                                </a:lnTo>
                                <a:lnTo>
                                  <a:pt x="9149" y="0"/>
                                </a:lnTo>
                                <a:close/>
                                <a:moveTo>
                                  <a:pt x="9225" y="675"/>
                                </a:moveTo>
                                <a:lnTo>
                                  <a:pt x="9180" y="675"/>
                                </a:lnTo>
                                <a:lnTo>
                                  <a:pt x="9180" y="690"/>
                                </a:lnTo>
                                <a:lnTo>
                                  <a:pt x="9225" y="690"/>
                                </a:lnTo>
                                <a:lnTo>
                                  <a:pt x="9225" y="675"/>
                                </a:lnTo>
                                <a:close/>
                                <a:moveTo>
                                  <a:pt x="9225" y="0"/>
                                </a:moveTo>
                                <a:lnTo>
                                  <a:pt x="9180" y="0"/>
                                </a:lnTo>
                                <a:lnTo>
                                  <a:pt x="9180" y="15"/>
                                </a:lnTo>
                                <a:lnTo>
                                  <a:pt x="9225" y="15"/>
                                </a:lnTo>
                                <a:lnTo>
                                  <a:pt x="9225" y="0"/>
                                </a:lnTo>
                                <a:close/>
                                <a:moveTo>
                                  <a:pt x="9300" y="675"/>
                                </a:moveTo>
                                <a:lnTo>
                                  <a:pt x="9255" y="675"/>
                                </a:lnTo>
                                <a:lnTo>
                                  <a:pt x="9255" y="690"/>
                                </a:lnTo>
                                <a:lnTo>
                                  <a:pt x="9300" y="690"/>
                                </a:lnTo>
                                <a:lnTo>
                                  <a:pt x="9300" y="675"/>
                                </a:lnTo>
                                <a:close/>
                                <a:moveTo>
                                  <a:pt x="9300" y="0"/>
                                </a:moveTo>
                                <a:lnTo>
                                  <a:pt x="9255" y="0"/>
                                </a:lnTo>
                                <a:lnTo>
                                  <a:pt x="9255" y="15"/>
                                </a:lnTo>
                                <a:lnTo>
                                  <a:pt x="9300" y="15"/>
                                </a:lnTo>
                                <a:lnTo>
                                  <a:pt x="9300" y="0"/>
                                </a:lnTo>
                                <a:close/>
                                <a:moveTo>
                                  <a:pt x="9375" y="675"/>
                                </a:moveTo>
                                <a:lnTo>
                                  <a:pt x="9330" y="675"/>
                                </a:lnTo>
                                <a:lnTo>
                                  <a:pt x="9330" y="690"/>
                                </a:lnTo>
                                <a:lnTo>
                                  <a:pt x="9375" y="690"/>
                                </a:lnTo>
                                <a:lnTo>
                                  <a:pt x="9375" y="675"/>
                                </a:lnTo>
                                <a:close/>
                                <a:moveTo>
                                  <a:pt x="9375" y="0"/>
                                </a:moveTo>
                                <a:lnTo>
                                  <a:pt x="9330" y="0"/>
                                </a:lnTo>
                                <a:lnTo>
                                  <a:pt x="9330" y="15"/>
                                </a:lnTo>
                                <a:lnTo>
                                  <a:pt x="9375" y="15"/>
                                </a:lnTo>
                                <a:lnTo>
                                  <a:pt x="9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9367" y="0"/>
                            <a:ext cx="0" cy="6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AutoShape 2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5" cy="690"/>
                          </a:xfrm>
                          <a:custGeom>
                            <a:avLst/>
                            <a:gdLst>
                              <a:gd name="T0" fmla="*/ 15 w 15"/>
                              <a:gd name="T1" fmla="*/ 645 h 690"/>
                              <a:gd name="T2" fmla="*/ 0 w 15"/>
                              <a:gd name="T3" fmla="*/ 645 h 690"/>
                              <a:gd name="T4" fmla="*/ 0 w 15"/>
                              <a:gd name="T5" fmla="*/ 690 h 690"/>
                              <a:gd name="T6" fmla="*/ 15 w 15"/>
                              <a:gd name="T7" fmla="*/ 690 h 690"/>
                              <a:gd name="T8" fmla="*/ 15 w 15"/>
                              <a:gd name="T9" fmla="*/ 645 h 690"/>
                              <a:gd name="T10" fmla="*/ 15 w 15"/>
                              <a:gd name="T11" fmla="*/ 573 h 690"/>
                              <a:gd name="T12" fmla="*/ 0 w 15"/>
                              <a:gd name="T13" fmla="*/ 573 h 690"/>
                              <a:gd name="T14" fmla="*/ 0 w 15"/>
                              <a:gd name="T15" fmla="*/ 618 h 690"/>
                              <a:gd name="T16" fmla="*/ 15 w 15"/>
                              <a:gd name="T17" fmla="*/ 618 h 690"/>
                              <a:gd name="T18" fmla="*/ 15 w 15"/>
                              <a:gd name="T19" fmla="*/ 573 h 690"/>
                              <a:gd name="T20" fmla="*/ 15 w 15"/>
                              <a:gd name="T21" fmla="*/ 502 h 690"/>
                              <a:gd name="T22" fmla="*/ 0 w 15"/>
                              <a:gd name="T23" fmla="*/ 502 h 690"/>
                              <a:gd name="T24" fmla="*/ 0 w 15"/>
                              <a:gd name="T25" fmla="*/ 547 h 690"/>
                              <a:gd name="T26" fmla="*/ 15 w 15"/>
                              <a:gd name="T27" fmla="*/ 547 h 690"/>
                              <a:gd name="T28" fmla="*/ 15 w 15"/>
                              <a:gd name="T29" fmla="*/ 502 h 690"/>
                              <a:gd name="T30" fmla="*/ 15 w 15"/>
                              <a:gd name="T31" fmla="*/ 430 h 690"/>
                              <a:gd name="T32" fmla="*/ 0 w 15"/>
                              <a:gd name="T33" fmla="*/ 430 h 690"/>
                              <a:gd name="T34" fmla="*/ 0 w 15"/>
                              <a:gd name="T35" fmla="*/ 475 h 690"/>
                              <a:gd name="T36" fmla="*/ 15 w 15"/>
                              <a:gd name="T37" fmla="*/ 475 h 690"/>
                              <a:gd name="T38" fmla="*/ 15 w 15"/>
                              <a:gd name="T39" fmla="*/ 430 h 690"/>
                              <a:gd name="T40" fmla="*/ 15 w 15"/>
                              <a:gd name="T41" fmla="*/ 358 h 690"/>
                              <a:gd name="T42" fmla="*/ 0 w 15"/>
                              <a:gd name="T43" fmla="*/ 358 h 690"/>
                              <a:gd name="T44" fmla="*/ 0 w 15"/>
                              <a:gd name="T45" fmla="*/ 403 h 690"/>
                              <a:gd name="T46" fmla="*/ 15 w 15"/>
                              <a:gd name="T47" fmla="*/ 403 h 690"/>
                              <a:gd name="T48" fmla="*/ 15 w 15"/>
                              <a:gd name="T49" fmla="*/ 358 h 690"/>
                              <a:gd name="T50" fmla="*/ 15 w 15"/>
                              <a:gd name="T51" fmla="*/ 287 h 690"/>
                              <a:gd name="T52" fmla="*/ 0 w 15"/>
                              <a:gd name="T53" fmla="*/ 287 h 690"/>
                              <a:gd name="T54" fmla="*/ 0 w 15"/>
                              <a:gd name="T55" fmla="*/ 332 h 690"/>
                              <a:gd name="T56" fmla="*/ 15 w 15"/>
                              <a:gd name="T57" fmla="*/ 332 h 690"/>
                              <a:gd name="T58" fmla="*/ 15 w 15"/>
                              <a:gd name="T59" fmla="*/ 287 h 690"/>
                              <a:gd name="T60" fmla="*/ 15 w 15"/>
                              <a:gd name="T61" fmla="*/ 215 h 690"/>
                              <a:gd name="T62" fmla="*/ 0 w 15"/>
                              <a:gd name="T63" fmla="*/ 215 h 690"/>
                              <a:gd name="T64" fmla="*/ 0 w 15"/>
                              <a:gd name="T65" fmla="*/ 260 h 690"/>
                              <a:gd name="T66" fmla="*/ 15 w 15"/>
                              <a:gd name="T67" fmla="*/ 260 h 690"/>
                              <a:gd name="T68" fmla="*/ 15 w 15"/>
                              <a:gd name="T69" fmla="*/ 215 h 690"/>
                              <a:gd name="T70" fmla="*/ 15 w 15"/>
                              <a:gd name="T71" fmla="*/ 143 h 690"/>
                              <a:gd name="T72" fmla="*/ 0 w 15"/>
                              <a:gd name="T73" fmla="*/ 143 h 690"/>
                              <a:gd name="T74" fmla="*/ 0 w 15"/>
                              <a:gd name="T75" fmla="*/ 188 h 690"/>
                              <a:gd name="T76" fmla="*/ 15 w 15"/>
                              <a:gd name="T77" fmla="*/ 188 h 690"/>
                              <a:gd name="T78" fmla="*/ 15 w 15"/>
                              <a:gd name="T79" fmla="*/ 143 h 690"/>
                              <a:gd name="T80" fmla="*/ 15 w 15"/>
                              <a:gd name="T81" fmla="*/ 72 h 690"/>
                              <a:gd name="T82" fmla="*/ 0 w 15"/>
                              <a:gd name="T83" fmla="*/ 72 h 690"/>
                              <a:gd name="T84" fmla="*/ 0 w 15"/>
                              <a:gd name="T85" fmla="*/ 117 h 690"/>
                              <a:gd name="T86" fmla="*/ 15 w 15"/>
                              <a:gd name="T87" fmla="*/ 117 h 690"/>
                              <a:gd name="T88" fmla="*/ 15 w 15"/>
                              <a:gd name="T89" fmla="*/ 72 h 690"/>
                              <a:gd name="T90" fmla="*/ 15 w 15"/>
                              <a:gd name="T91" fmla="*/ 0 h 690"/>
                              <a:gd name="T92" fmla="*/ 0 w 15"/>
                              <a:gd name="T93" fmla="*/ 0 h 690"/>
                              <a:gd name="T94" fmla="*/ 0 w 15"/>
                              <a:gd name="T95" fmla="*/ 45 h 690"/>
                              <a:gd name="T96" fmla="*/ 15 w 15"/>
                              <a:gd name="T97" fmla="*/ 45 h 690"/>
                              <a:gd name="T98" fmla="*/ 15 w 15"/>
                              <a:gd name="T99" fmla="*/ 0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5" h="690">
                                <a:moveTo>
                                  <a:pt x="15" y="645"/>
                                </a:moveTo>
                                <a:lnTo>
                                  <a:pt x="0" y="645"/>
                                </a:lnTo>
                                <a:lnTo>
                                  <a:pt x="0" y="690"/>
                                </a:lnTo>
                                <a:lnTo>
                                  <a:pt x="15" y="690"/>
                                </a:lnTo>
                                <a:lnTo>
                                  <a:pt x="15" y="645"/>
                                </a:lnTo>
                                <a:close/>
                                <a:moveTo>
                                  <a:pt x="15" y="573"/>
                                </a:moveTo>
                                <a:lnTo>
                                  <a:pt x="0" y="573"/>
                                </a:lnTo>
                                <a:lnTo>
                                  <a:pt x="0" y="618"/>
                                </a:lnTo>
                                <a:lnTo>
                                  <a:pt x="15" y="618"/>
                                </a:lnTo>
                                <a:lnTo>
                                  <a:pt x="15" y="573"/>
                                </a:lnTo>
                                <a:close/>
                                <a:moveTo>
                                  <a:pt x="15" y="502"/>
                                </a:moveTo>
                                <a:lnTo>
                                  <a:pt x="0" y="502"/>
                                </a:lnTo>
                                <a:lnTo>
                                  <a:pt x="0" y="547"/>
                                </a:lnTo>
                                <a:lnTo>
                                  <a:pt x="15" y="547"/>
                                </a:lnTo>
                                <a:lnTo>
                                  <a:pt x="15" y="502"/>
                                </a:lnTo>
                                <a:close/>
                                <a:moveTo>
                                  <a:pt x="15" y="430"/>
                                </a:moveTo>
                                <a:lnTo>
                                  <a:pt x="0" y="430"/>
                                </a:lnTo>
                                <a:lnTo>
                                  <a:pt x="0" y="475"/>
                                </a:lnTo>
                                <a:lnTo>
                                  <a:pt x="15" y="475"/>
                                </a:lnTo>
                                <a:lnTo>
                                  <a:pt x="15" y="430"/>
                                </a:lnTo>
                                <a:close/>
                                <a:moveTo>
                                  <a:pt x="15" y="358"/>
                                </a:moveTo>
                                <a:lnTo>
                                  <a:pt x="0" y="358"/>
                                </a:lnTo>
                                <a:lnTo>
                                  <a:pt x="0" y="403"/>
                                </a:lnTo>
                                <a:lnTo>
                                  <a:pt x="15" y="403"/>
                                </a:lnTo>
                                <a:lnTo>
                                  <a:pt x="15" y="358"/>
                                </a:lnTo>
                                <a:close/>
                                <a:moveTo>
                                  <a:pt x="15" y="287"/>
                                </a:moveTo>
                                <a:lnTo>
                                  <a:pt x="0" y="287"/>
                                </a:lnTo>
                                <a:lnTo>
                                  <a:pt x="0" y="332"/>
                                </a:lnTo>
                                <a:lnTo>
                                  <a:pt x="15" y="332"/>
                                </a:lnTo>
                                <a:lnTo>
                                  <a:pt x="15" y="287"/>
                                </a:lnTo>
                                <a:close/>
                                <a:moveTo>
                                  <a:pt x="15" y="215"/>
                                </a:moveTo>
                                <a:lnTo>
                                  <a:pt x="0" y="215"/>
                                </a:lnTo>
                                <a:lnTo>
                                  <a:pt x="0" y="260"/>
                                </a:lnTo>
                                <a:lnTo>
                                  <a:pt x="15" y="260"/>
                                </a:lnTo>
                                <a:lnTo>
                                  <a:pt x="15" y="215"/>
                                </a:lnTo>
                                <a:close/>
                                <a:moveTo>
                                  <a:pt x="15" y="143"/>
                                </a:moveTo>
                                <a:lnTo>
                                  <a:pt x="0" y="143"/>
                                </a:lnTo>
                                <a:lnTo>
                                  <a:pt x="0" y="188"/>
                                </a:lnTo>
                                <a:lnTo>
                                  <a:pt x="15" y="188"/>
                                </a:lnTo>
                                <a:lnTo>
                                  <a:pt x="15" y="143"/>
                                </a:lnTo>
                                <a:close/>
                                <a:moveTo>
                                  <a:pt x="15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117"/>
                                </a:lnTo>
                                <a:lnTo>
                                  <a:pt x="15" y="117"/>
                                </a:lnTo>
                                <a:lnTo>
                                  <a:pt x="15" y="72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15" y="45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15"/>
                            <a:ext cx="9345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53A70D" w14:textId="77777777" w:rsidR="00B9738E" w:rsidRDefault="00592588">
                              <w:pPr>
                                <w:spacing w:before="139"/>
                                <w:ind w:left="141"/>
                                <w:rPr>
                                  <w:rFonts w:ascii="Roboto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7.2</w:t>
                              </w:r>
                              <w:r>
                                <w:rPr>
                                  <w:rFonts w:ascii="Roboto"/>
                                  <w:b/>
                                  <w:spacing w:val="66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Feature</w:t>
                              </w:r>
                              <w:r>
                                <w:rPr>
                                  <w:rFonts w:ascii="Roboto"/>
                                  <w:b/>
                                  <w:spacing w:val="-3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ECD5F6" id="Group 24" o:spid="_x0000_s1097" style="width:468.75pt;height:34.55pt;mso-position-horizontal-relative:char;mso-position-vertical-relative:line" coordsize="9375,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">
                <v:rect id="Rectangle 29" o:spid="_x0000_s1098" style="position:absolute;width:9375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" fillcolor="#cfd0d9" stroked="f"/>
                <v:shape id="AutoShape 28" o:spid="_x0000_s1099" style="position:absolute;left:-1;width:9375;height:690;visibility:visible;mso-wrap-style:square;v-text-anchor:top" coordsize="9375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" path="m45,675l,675r,15l45,690r,-15xm45,l,,,15r45,l45,xm120,675r-45,l75,690r45,l120,675xm120,l75,r,15l120,15,120,xm195,675r-45,l150,690r45,l195,675xm195,l150,r,15l195,15,195,xm271,675r-45,l226,690r45,l271,675xm271,l226,r,15l271,15,271,xm346,675r-45,l301,690r45,l346,675xm346,l301,r,15l346,15,346,xm421,675r-45,l376,690r45,l421,675xm421,l376,r,15l421,15,421,xm496,675r-45,l451,690r45,l496,675xm496,l451,r,15l496,15,496,xm572,675r-45,l527,690r45,l572,675xm572,l527,r,15l572,15,572,xm647,675r-45,l602,690r45,l647,675xm647,l602,r,15l647,15,647,xm722,675r-45,l677,690r45,l722,675xm722,l677,r,15l722,15,722,xm797,675r-45,l752,690r45,l797,675xm797,l752,r,15l797,15,797,xm873,675r-45,l828,690r45,l873,675xm873,l828,r,15l873,15,873,xm948,675r-45,l903,690r45,l948,675xm948,l903,r,15l948,15,948,xm1023,675r-45,l978,690r45,l1023,675xm1023,l978,r,15l1023,15r,-15xm1098,675r-45,l1053,690r45,l1098,675xm1098,r-45,l1053,15r45,l1098,xm1174,675r-45,l1129,690r45,l1174,675xm1174,r-45,l1129,15r45,l1174,xm1249,675r-45,l1204,690r45,l1249,675xm1249,r-45,l1204,15r45,l1249,xm1324,675r-45,l1279,690r45,l1324,675xm1324,r-45,l1279,15r45,l1324,xm1399,675r-45,l1354,690r45,l1399,675xm1399,r-45,l1354,15r45,l1399,xm1475,675r-45,l1430,690r45,l1475,675xm1475,r-45,l1430,15r45,l1475,xm1550,675r-45,l1505,690r45,l1550,675xm1550,r-45,l1505,15r45,l1550,xm1625,675r-45,l1580,690r45,l1625,675xm1625,r-45,l1580,15r45,l1625,xm1700,675r-45,l1655,690r45,l1700,675xm1700,r-45,l1655,15r45,l1700,xm1776,675r-45,l1731,690r45,l1776,675xm1776,r-45,l1731,15r45,l1776,xm1851,675r-45,l1806,690r45,l1851,675xm1851,r-45,l1806,15r45,l1851,xm1926,675r-45,l1881,690r45,l1926,675xm1926,r-45,l1881,15r45,l1926,xm2001,675r-45,l1956,690r45,l2001,675xm2001,r-45,l1956,15r45,l2001,xm2077,675r-45,l2032,690r45,l2077,675xm2077,r-45,l2032,15r45,l2077,xm2152,675r-45,l2107,690r45,l2152,675xm2152,r-45,l2107,15r45,l2152,xm2227,675r-45,l2182,690r45,l2227,675xm2227,r-45,l2182,15r45,l2227,xm2302,675r-45,l2257,690r45,l2302,675xm2302,r-45,l2257,15r45,l2302,xm2377,675r-45,l2332,690r45,l2377,675xm2377,r-45,l2332,15r45,l2377,xm2453,675r-45,l2408,690r45,l2453,675xm2453,r-45,l2408,15r45,l2453,xm2528,675r-45,l2483,690r45,l2528,675xm2528,r-45,l2483,15r45,l2528,xm2603,675r-45,l2558,690r45,l2603,675xm2603,r-45,l2558,15r45,l2603,xm2678,675r-45,l2633,690r45,l2678,675xm2678,r-45,l2633,15r45,l2678,xm2754,675r-45,l2709,690r45,l2754,675xm2754,r-45,l2709,15r45,l2754,xm2829,675r-45,l2784,690r45,l2829,675xm2829,r-45,l2784,15r45,l2829,xm2904,675r-45,l2859,690r45,l2904,675xm2904,r-45,l2859,15r45,l2904,xm2979,675r-45,l2934,690r45,l2979,675xm2979,r-45,l2934,15r45,l2979,xm3055,675r-45,l3010,690r45,l3055,675xm3055,r-45,l3010,15r45,l3055,xm3130,675r-45,l3085,690r45,l3130,675xm3130,r-45,l3085,15r45,l3130,xm3205,675r-45,l3160,690r45,l3205,675xm3205,r-45,l3160,15r45,l3205,xm3280,675r-45,l3235,690r45,l3280,675xm3280,r-45,l3235,15r45,l3280,xm3356,675r-45,l3311,690r45,l3356,675xm3356,r-45,l3311,15r45,l3356,xm3431,675r-45,l3386,690r45,l3431,675xm3431,r-45,l3386,15r45,l3431,xm3506,675r-45,l3461,690r45,l3506,675xm3506,r-45,l3461,15r45,l3506,xm3581,675r-45,l3536,690r45,l3581,675xm3581,r-45,l3536,15r45,l3581,xm3657,675r-45,l3612,690r45,l3657,675xm3657,r-45,l3612,15r45,l3657,xm3732,675r-45,l3687,690r45,l3732,675xm3732,r-45,l3687,15r45,l3732,xm3807,675r-45,l3762,690r45,l3807,675xm3807,r-45,l3762,15r45,l3807,xm3882,675r-45,l3837,690r45,l3882,675xm3882,r-45,l3837,15r45,l3882,xm3958,675r-45,l3913,690r45,l3958,675xm3958,r-45,l3913,15r45,l3958,xm4033,675r-45,l3988,690r45,l4033,675xm4033,r-45,l3988,15r45,l4033,xm4108,675r-45,l4063,690r45,l4108,675xm4108,r-45,l4063,15r45,l4108,xm4183,675r-45,l4138,690r45,l4183,675xm4183,r-45,l4138,15r45,l4183,xm4259,675r-45,l4214,690r45,l4259,675xm4259,r-45,l4214,15r45,l4259,xm4334,675r-45,l4289,690r45,l4334,675xm4334,r-45,l4289,15r45,l4334,xm4409,675r-45,l4364,690r45,l4409,675xm4409,r-45,l4364,15r45,l4409,xm4484,675r-45,l4439,690r45,l4484,675xm4484,r-45,l4439,15r45,l4484,xm4560,675r-45,l4515,690r45,l4560,675xm4560,r-45,l4515,15r45,l4560,xm4635,675r-45,l4590,690r45,l4635,675xm4635,r-45,l4590,15r45,l4635,xm4710,675r-45,l4665,690r45,l4710,675xm4710,r-45,l4665,15r45,l4710,xm4785,675r-45,l4740,690r45,l4785,675xm4785,r-45,l4740,15r45,l4785,xm4860,675r-45,l4815,690r45,l4860,675xm4860,r-45,l4815,15r45,l4860,xm4936,675r-45,l4891,690r45,l4936,675xm4936,r-45,l4891,15r45,l4936,xm5011,675r-45,l4966,690r45,l5011,675xm5011,r-45,l4966,15r45,l5011,xm5086,675r-45,l5041,690r45,l5086,675xm5086,r-45,l5041,15r45,l5086,xm5161,675r-45,l5116,690r45,l5161,675xm5161,r-45,l5116,15r45,l5161,xm5237,675r-45,l5192,690r45,l5237,675xm5237,r-45,l5192,15r45,l5237,xm5312,675r-45,l5267,690r45,l5312,675xm5312,r-45,l5267,15r45,l5312,xm5387,675r-45,l5342,690r45,l5387,675xm5387,r-45,l5342,15r45,l5387,xm5462,675r-45,l5417,690r45,l5462,675xm5462,r-45,l5417,15r45,l5462,xm5538,675r-45,l5493,690r45,l5538,675xm5538,r-45,l5493,15r45,l5538,xm5613,675r-45,l5568,690r45,l5613,675xm5613,r-45,l5568,15r45,l5613,xm5688,675r-45,l5643,690r45,l5688,675xm5688,r-45,l5643,15r45,l5688,xm5763,675r-45,l5718,690r45,l5763,675xm5763,r-45,l5718,15r45,l5763,xm5839,675r-45,l5794,690r45,l5839,675xm5839,r-45,l5794,15r45,l5839,xm5914,675r-45,l5869,690r45,l5914,675xm5914,r-45,l5869,15r45,l5914,xm5989,675r-45,l5944,690r45,l5989,675xm5989,r-45,l5944,15r45,l5989,xm6064,675r-45,l6019,690r45,l6064,675xm6064,r-45,l6019,15r45,l6064,xm6140,675r-45,l6095,690r45,l6140,675xm6140,r-45,l6095,15r45,l6140,xm6215,675r-45,l6170,690r45,l6215,675xm6215,r-45,l6170,15r45,l6215,xm6290,675r-45,l6245,690r45,l6290,675xm6290,r-45,l6245,15r45,l6290,xm6365,675r-45,l6320,690r45,l6365,675xm6365,r-45,l6320,15r45,l6365,xm6441,675r-45,l6396,690r45,l6441,675xm6441,r-45,l6396,15r45,l6441,xm6516,675r-45,l6471,690r45,l6516,675xm6516,r-45,l6471,15r45,l6516,xm6591,675r-45,l6546,690r45,l6591,675xm6591,r-45,l6546,15r45,l6591,xm6666,675r-45,l6621,690r45,l6666,675xm6666,r-45,l6621,15r45,l6666,xm6742,675r-45,l6697,690r45,l6742,675xm6742,r-45,l6697,15r45,l6742,xm6817,675r-45,l6772,690r45,l6817,675xm6817,r-45,l6772,15r45,l6817,xm6892,675r-45,l6847,690r45,l6892,675xm6892,r-45,l6847,15r45,l6892,xm6967,675r-45,l6922,690r45,l6967,675xm6967,r-45,l6922,15r45,l6967,xm7042,675r-45,l6997,690r45,l7042,675xm7042,r-45,l6997,15r45,l7042,xm7118,675r-45,l7073,690r45,l7118,675xm7118,r-45,l7073,15r45,l7118,xm7193,675r-45,l7148,690r45,l7193,675xm7193,r-45,l7148,15r45,l7193,xm7268,675r-45,l7223,690r45,l7268,675xm7268,r-45,l7223,15r45,l7268,xm7343,675r-45,l7298,690r45,l7343,675xm7343,r-45,l7298,15r45,l7343,xm7419,675r-45,l7374,690r45,l7419,675xm7419,r-45,l7374,15r45,l7419,xm7494,675r-45,l7449,690r45,l7494,675xm7494,r-45,l7449,15r45,l7494,xm7569,675r-45,l7524,690r45,l7569,675xm7569,r-45,l7524,15r45,l7569,xm7644,675r-45,l7599,690r45,l7644,675xm7644,r-45,l7599,15r45,l7644,xm7720,675r-45,l7675,690r45,l7720,675xm7720,r-45,l7675,15r45,l7720,xm7795,675r-45,l7750,690r45,l7795,675xm7795,r-45,l7750,15r45,l7795,xm7870,675r-45,l7825,690r45,l7870,675xm7870,r-45,l7825,15r45,l7870,xm7945,675r-45,l7900,690r45,l7945,675xm7945,r-45,l7900,15r45,l7945,xm8021,675r-45,l7976,690r45,l8021,675xm8021,r-45,l7976,15r45,l8021,xm8096,675r-45,l8051,690r45,l8096,675xm8096,r-45,l8051,15r45,l8096,xm8171,675r-45,l8126,690r45,l8171,675xm8171,r-45,l8126,15r45,l8171,xm8246,675r-45,l8201,690r45,l8246,675xm8246,r-45,l8201,15r45,l8246,xm8322,675r-45,l8277,690r45,l8322,675xm8322,r-45,l8277,15r45,l8322,xm8397,675r-45,l8352,690r45,l8397,675xm8397,r-45,l8352,15r45,l8397,xm8472,675r-45,l8427,690r45,l8472,675xm8472,r-45,l8427,15r45,l8472,xm8547,675r-45,l8502,690r45,l8547,675xm8547,r-45,l8502,15r45,l8547,xm8623,675r-45,l8578,690r45,l8623,675xm8623,r-45,l8578,15r45,l8623,xm8698,675r-45,l8653,690r45,l8698,675xm8698,r-45,l8653,15r45,l8698,xm8773,675r-45,l8728,690r45,l8773,675xm8773,r-45,l8728,15r45,l8773,xm8848,675r-45,l8803,690r45,l8848,675xm8848,r-45,l8803,15r45,l8848,xm8924,675r-45,l8879,690r45,l8924,675xm8924,r-45,l8879,15r45,l8924,xm8999,675r-45,l8954,690r45,l8999,675xm8999,r-45,l8954,15r45,l8999,xm9074,675r-45,l9029,690r45,l9074,675xm9074,r-45,l9029,15r45,l9074,xm9149,675r-45,l9104,690r45,l9149,675xm9149,r-45,l9104,15r45,l9149,xm9225,675r-45,l9180,690r45,l9225,675xm9225,r-45,l9180,15r45,l9225,xm9300,675r-45,l9255,690r45,l9300,675xm9300,r-45,l9255,15r45,l9300,xm9375,675r-45,l9330,690r45,l9375,675xm9375,r-45,l9330,15r45,l9375,xe" fillcolor="black" stroked="f">
                  <v:path arrowok="t" o:connecttype="custom" o:connectlocs="120,0;271,0;421,0;572,0;722,0;873,0;1023,0;1174,0;1324,0;1475,0;1625,0;1776,0;1926,0;2077,0;2227,0;2377,0;2528,0;2678,0;2829,0;2979,0;3130,0;3280,0;3431,0;3581,0;3732,0;3882,0;4033,0;4183,0;4334,0;4484,0;4635,0;4785,0;4936,0;5086,0;5237,0;5387,0;5538,0;5688,0;5839,0;5989,0;6140,0;6290,0;6441,0;6591,0;6742,0;6892,0;7042,0;7193,0;7343,0;7494,0;7644,0;7795,0;7945,0;8096,0;8246,0;8397,0;8547,0;8698,0;8848,0;8999,0;9149,0;9300,0" o:connectangles="0,0,0,0,0,0,0,0,0,0,0,0,0,0,0,0,0,0,0,0,0,0,0,0,0,0,0,0,0,0,0,0,0,0,0,0,0,0,0,0,0,0,0,0,0,0,0,0,0,0,0,0,0,0,0,0,0,0,0,0,0,0"/>
                </v:shape>
                <v:line id="Line 27" o:spid="_x0000_s1100" style="position:absolute;visibility:visible;mso-wrap-style:square" from="9367,0" to="9367,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">
                  <v:stroke dashstyle="3 1"/>
                </v:line>
                <v:shape id="AutoShape 26" o:spid="_x0000_s1101" style="position:absolute;left:-1;width:15;height:690;visibility:visible;mso-wrap-style:square;v-text-anchor:top" coordsize="15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" path="m15,645l,645r,45l15,690r,-45xm15,573l,573r,45l15,618r,-45xm15,502l,502r,45l15,547r,-45xm15,430l,430r,45l15,475r,-45xm15,358l,358r,45l15,403r,-45xm15,287l,287r,45l15,332r,-45xm15,215l,215r,45l15,260r,-45xm15,143l,143r,45l15,188r,-45xm15,72l,72r,45l15,117r,-45xm15,l,,,45r15,l15,xe" fillcolor="black" stroked="f">
                  <v:path arrowok="t" o:connecttype="custom" o:connectlocs="15,645;0,645;0,690;15,690;15,645;15,573;0,573;0,618;15,618;15,573;15,502;0,502;0,547;15,547;15,502;15,430;0,430;0,475;15,475;15,430;15,358;0,358;0,403;15,403;15,358;15,287;0,287;0,332;15,332;15,287;15,215;0,215;0,260;15,260;15,215;15,143;0,143;0,188;15,188;15,143;15,72;0,72;0,117;15,117;15,72;15,0;0,0;0,45;15,45;15,0" o:connectangles="0,0,0,0,0,0,0,0,0,0,0,0,0,0,0,0,0,0,0,0,0,0,0,0,0,0,0,0,0,0,0,0,0,0,0,0,0,0,0,0,0,0,0,0,0,0,0,0,0,0"/>
                </v:shape>
                <v:shape id="Text Box 25" o:spid="_x0000_s1102" type="#_x0000_t202" style="position:absolute;left:15;top:15;width:9345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5053A70D" w14:textId="77777777" w:rsidR="00B9738E" w:rsidRDefault="00592588">
                        <w:pPr>
                          <w:spacing w:before="139"/>
                          <w:ind w:left="141"/>
                          <w:rPr>
                            <w:rFonts w:ascii="Roboto"/>
                            <w:b/>
                            <w:sz w:val="28"/>
                          </w:rPr>
                        </w:pP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7.2</w:t>
                        </w:r>
                        <w:r>
                          <w:rPr>
                            <w:rFonts w:ascii="Roboto"/>
                            <w:b/>
                            <w:spacing w:val="66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Feature</w:t>
                        </w:r>
                        <w:r>
                          <w:rPr>
                            <w:rFonts w:ascii="Roboto"/>
                            <w:b/>
                            <w:spacing w:val="-3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972E6FB" w14:textId="77777777" w:rsidR="00B9738E" w:rsidRDefault="00B9738E">
      <w:pPr>
        <w:pStyle w:val="BodyText"/>
        <w:rPr>
          <w:sz w:val="20"/>
        </w:rPr>
      </w:pPr>
    </w:p>
    <w:p w14:paraId="4814271D" w14:textId="77777777" w:rsidR="00B9738E" w:rsidRDefault="00B9738E">
      <w:pPr>
        <w:pStyle w:val="BodyText"/>
        <w:rPr>
          <w:sz w:val="26"/>
        </w:rPr>
      </w:pPr>
    </w:p>
    <w:p w14:paraId="482D6E28" w14:textId="77777777" w:rsidR="00B9738E" w:rsidRDefault="00592588">
      <w:pPr>
        <w:pStyle w:val="BodyText"/>
        <w:spacing w:before="90" w:line="300" w:lineRule="auto"/>
        <w:ind w:left="959" w:right="1184" w:firstLine="120"/>
      </w:pPr>
      <w:r>
        <w:t>The communication gap between deaf and dumb people and the general public can be bridged</w:t>
      </w:r>
      <w:r>
        <w:rPr>
          <w:spacing w:val="-57"/>
        </w:rPr>
        <w:t xml:space="preserve"> </w:t>
      </w:r>
      <w:r>
        <w:t>with a mobile application.</w:t>
      </w:r>
    </w:p>
    <w:p w14:paraId="11E7E095" w14:textId="77777777" w:rsidR="00B9738E" w:rsidRDefault="00B9738E">
      <w:pPr>
        <w:pStyle w:val="BodyText"/>
        <w:spacing w:before="2"/>
        <w:rPr>
          <w:sz w:val="22"/>
        </w:rPr>
      </w:pPr>
    </w:p>
    <w:p w14:paraId="079F64C3" w14:textId="77777777" w:rsidR="00B9738E" w:rsidRDefault="00592588">
      <w:pPr>
        <w:spacing w:before="90"/>
        <w:ind w:left="959"/>
        <w:rPr>
          <w:b/>
          <w:sz w:val="24"/>
        </w:rPr>
      </w:pPr>
      <w:r>
        <w:rPr>
          <w:b/>
          <w:sz w:val="24"/>
          <w:u w:val="single"/>
        </w:rPr>
        <w:t>Mobile A</w:t>
      </w:r>
      <w:r>
        <w:rPr>
          <w:b/>
          <w:sz w:val="24"/>
        </w:rPr>
        <w:t>p</w:t>
      </w:r>
      <w:r>
        <w:rPr>
          <w:b/>
          <w:sz w:val="24"/>
          <w:u w:val="single"/>
        </w:rPr>
        <w:t>p:</w:t>
      </w:r>
    </w:p>
    <w:p w14:paraId="08E93BE6" w14:textId="77777777" w:rsidR="00B9738E" w:rsidRDefault="00B9738E">
      <w:pPr>
        <w:pStyle w:val="BodyText"/>
        <w:rPr>
          <w:b/>
          <w:sz w:val="36"/>
        </w:rPr>
      </w:pPr>
    </w:p>
    <w:p w14:paraId="76AB9CBA" w14:textId="77777777" w:rsidR="00B9738E" w:rsidRDefault="00592588">
      <w:pPr>
        <w:pStyle w:val="BodyText"/>
        <w:spacing w:line="300" w:lineRule="auto"/>
        <w:ind w:left="959" w:right="5348"/>
      </w:pPr>
      <w:r>
        <w:t xml:space="preserve">from flask import Flask, Response, </w:t>
      </w:r>
      <w:proofErr w:type="spellStart"/>
      <w:r>
        <w:t>render_template</w:t>
      </w:r>
      <w:proofErr w:type="spellEnd"/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camera import</w:t>
      </w:r>
      <w:r>
        <w:rPr>
          <w:spacing w:val="-1"/>
        </w:rPr>
        <w:t xml:space="preserve"> </w:t>
      </w:r>
      <w:r>
        <w:t>Video</w:t>
      </w:r>
    </w:p>
    <w:p w14:paraId="30A871EC" w14:textId="77777777" w:rsidR="00B9738E" w:rsidRDefault="00B9738E">
      <w:pPr>
        <w:pStyle w:val="BodyText"/>
        <w:rPr>
          <w:sz w:val="30"/>
        </w:rPr>
      </w:pPr>
    </w:p>
    <w:p w14:paraId="4927495E" w14:textId="77777777" w:rsidR="00B9738E" w:rsidRDefault="00592588">
      <w:pPr>
        <w:pStyle w:val="BodyText"/>
        <w:spacing w:line="300" w:lineRule="auto"/>
        <w:ind w:left="959" w:right="8299"/>
      </w:pPr>
      <w:r>
        <w:t xml:space="preserve">app = </w:t>
      </w:r>
      <w:r>
        <w:t>Flask(_name_)</w:t>
      </w:r>
      <w:r>
        <w:rPr>
          <w:spacing w:val="-57"/>
        </w:rPr>
        <w:t xml:space="preserve"> </w:t>
      </w:r>
      <w:r>
        <w:t>@</w:t>
      </w:r>
      <w:proofErr w:type="gramStart"/>
      <w:r>
        <w:t>app.route</w:t>
      </w:r>
      <w:proofErr w:type="gramEnd"/>
      <w:r>
        <w:t>('/')</w:t>
      </w:r>
    </w:p>
    <w:p w14:paraId="033684CD" w14:textId="77777777" w:rsidR="00B9738E" w:rsidRDefault="00592588">
      <w:pPr>
        <w:pStyle w:val="BodyText"/>
        <w:ind w:left="959"/>
      </w:pPr>
      <w:r>
        <w:t xml:space="preserve">def </w:t>
      </w:r>
      <w:proofErr w:type="gramStart"/>
      <w:r>
        <w:t>index(</w:t>
      </w:r>
      <w:proofErr w:type="gramEnd"/>
      <w:r>
        <w:t>):</w:t>
      </w:r>
    </w:p>
    <w:p w14:paraId="5D91644B" w14:textId="77777777" w:rsidR="00B9738E" w:rsidRDefault="00592588">
      <w:pPr>
        <w:pStyle w:val="BodyText"/>
        <w:spacing w:before="69"/>
        <w:ind w:left="1649"/>
      </w:pPr>
      <w:r>
        <w:t xml:space="preserve">return </w:t>
      </w:r>
      <w:proofErr w:type="spellStart"/>
      <w:r>
        <w:t>render_template</w:t>
      </w:r>
      <w:proofErr w:type="spellEnd"/>
      <w:r>
        <w:t>('index.html')</w:t>
      </w:r>
    </w:p>
    <w:p w14:paraId="2DC17774" w14:textId="77777777" w:rsidR="00B9738E" w:rsidRDefault="00B9738E">
      <w:pPr>
        <w:pStyle w:val="BodyText"/>
        <w:rPr>
          <w:sz w:val="36"/>
        </w:rPr>
      </w:pPr>
    </w:p>
    <w:p w14:paraId="72105E53" w14:textId="77777777" w:rsidR="00B9738E" w:rsidRDefault="00592588">
      <w:pPr>
        <w:pStyle w:val="BodyText"/>
        <w:ind w:left="959"/>
      </w:pPr>
      <w:r>
        <w:t>def gen(camera):</w:t>
      </w:r>
    </w:p>
    <w:p w14:paraId="78FF9767" w14:textId="77777777" w:rsidR="00B9738E" w:rsidRDefault="00592588">
      <w:pPr>
        <w:pStyle w:val="BodyText"/>
        <w:spacing w:before="69"/>
        <w:ind w:left="1649"/>
      </w:pPr>
      <w:r>
        <w:t>while</w:t>
      </w:r>
      <w:r>
        <w:rPr>
          <w:spacing w:val="-4"/>
        </w:rPr>
        <w:t xml:space="preserve"> </w:t>
      </w:r>
      <w:r>
        <w:t>True:</w:t>
      </w:r>
    </w:p>
    <w:p w14:paraId="00603100" w14:textId="77777777" w:rsidR="00B9738E" w:rsidRDefault="00592588">
      <w:pPr>
        <w:pStyle w:val="BodyText"/>
        <w:spacing w:before="69" w:line="300" w:lineRule="auto"/>
        <w:ind w:left="1664" w:right="6952"/>
      </w:pPr>
      <w:r>
        <w:t xml:space="preserve">frame = </w:t>
      </w:r>
      <w:proofErr w:type="spellStart"/>
      <w:r>
        <w:t>camera.get_</w:t>
      </w:r>
      <w:proofErr w:type="gramStart"/>
      <w:r>
        <w:t>frame</w:t>
      </w:r>
      <w:proofErr w:type="spellEnd"/>
      <w:r>
        <w:t>(</w:t>
      </w:r>
      <w:proofErr w:type="gramEnd"/>
      <w:r>
        <w:t>)</w:t>
      </w:r>
      <w:r>
        <w:rPr>
          <w:spacing w:val="-57"/>
        </w:rPr>
        <w:t xml:space="preserve"> </w:t>
      </w:r>
      <w:r>
        <w:t>yield(b'--frame\r\n'</w:t>
      </w:r>
    </w:p>
    <w:p w14:paraId="054473BE" w14:textId="77777777" w:rsidR="00B9738E" w:rsidRDefault="00592588">
      <w:pPr>
        <w:pStyle w:val="BodyText"/>
        <w:spacing w:line="300" w:lineRule="auto"/>
        <w:ind w:left="2384" w:right="4537"/>
      </w:pPr>
      <w:proofErr w:type="spellStart"/>
      <w:r>
        <w:t>b'Content</w:t>
      </w:r>
      <w:proofErr w:type="spellEnd"/>
      <w:r>
        <w:t>-Type:</w:t>
      </w:r>
      <w:r>
        <w:rPr>
          <w:spacing w:val="-8"/>
        </w:rPr>
        <w:t xml:space="preserve"> </w:t>
      </w:r>
      <w:r>
        <w:t>image/jpeg\r\n\r\n'</w:t>
      </w:r>
      <w:r>
        <w:rPr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frame</w:t>
      </w:r>
      <w:r>
        <w:rPr>
          <w:spacing w:val="-7"/>
        </w:rPr>
        <w:t xml:space="preserve"> </w:t>
      </w:r>
      <w:r>
        <w:t>+</w:t>
      </w:r>
      <w:r>
        <w:rPr>
          <w:spacing w:val="-57"/>
        </w:rPr>
        <w:t xml:space="preserve"> </w:t>
      </w:r>
      <w:r>
        <w:t>b'\r\n\r\n')</w:t>
      </w:r>
    </w:p>
    <w:p w14:paraId="2E18EFFB" w14:textId="77777777" w:rsidR="00B9738E" w:rsidRDefault="00B9738E">
      <w:pPr>
        <w:pStyle w:val="BodyText"/>
        <w:rPr>
          <w:sz w:val="30"/>
        </w:rPr>
      </w:pPr>
    </w:p>
    <w:p w14:paraId="0DBB3BA0" w14:textId="77777777" w:rsidR="00B9738E" w:rsidRDefault="00592588">
      <w:pPr>
        <w:pStyle w:val="BodyText"/>
        <w:spacing w:line="300" w:lineRule="auto"/>
        <w:ind w:left="959" w:right="7841"/>
      </w:pPr>
      <w:r>
        <w:t>@</w:t>
      </w:r>
      <w:proofErr w:type="gramStart"/>
      <w:r>
        <w:t>app.route</w:t>
      </w:r>
      <w:proofErr w:type="gramEnd"/>
      <w:r>
        <w:t>('/video_feed')</w:t>
      </w:r>
      <w:r>
        <w:rPr>
          <w:spacing w:val="-57"/>
        </w:rPr>
        <w:t xml:space="preserve"> </w:t>
      </w:r>
      <w:r>
        <w:t xml:space="preserve">def </w:t>
      </w:r>
      <w:proofErr w:type="spellStart"/>
      <w:r>
        <w:t>video_feed</w:t>
      </w:r>
      <w:proofErr w:type="spellEnd"/>
      <w:r>
        <w:t>():</w:t>
      </w:r>
    </w:p>
    <w:p w14:paraId="62EB28B3" w14:textId="77777777" w:rsidR="00B9738E" w:rsidRDefault="00592588">
      <w:pPr>
        <w:pStyle w:val="BodyText"/>
        <w:ind w:left="1649"/>
      </w:pPr>
      <w:r>
        <w:t>video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t>Video(</w:t>
      </w:r>
      <w:proofErr w:type="gramEnd"/>
      <w:r>
        <w:t>)</w:t>
      </w:r>
    </w:p>
    <w:p w14:paraId="72854CBA" w14:textId="77777777" w:rsidR="00B9738E" w:rsidRDefault="00592588">
      <w:pPr>
        <w:pStyle w:val="BodyText"/>
        <w:spacing w:before="69"/>
        <w:ind w:left="1649"/>
      </w:pPr>
      <w:r>
        <w:t xml:space="preserve">return Response(gen(video), </w:t>
      </w:r>
      <w:proofErr w:type="spellStart"/>
      <w:r>
        <w:t>mimetype</w:t>
      </w:r>
      <w:proofErr w:type="spellEnd"/>
      <w:r>
        <w:t>='multipart/x-mixed-replace; boundary = frame')</w:t>
      </w:r>
    </w:p>
    <w:p w14:paraId="7EDD8117" w14:textId="77777777" w:rsidR="00B9738E" w:rsidRDefault="00B9738E">
      <w:pPr>
        <w:pStyle w:val="BodyText"/>
        <w:rPr>
          <w:sz w:val="26"/>
        </w:rPr>
      </w:pPr>
    </w:p>
    <w:p w14:paraId="12AE4393" w14:textId="77777777" w:rsidR="00B9738E" w:rsidRDefault="00B9738E">
      <w:pPr>
        <w:pStyle w:val="BodyText"/>
        <w:rPr>
          <w:sz w:val="26"/>
        </w:rPr>
      </w:pPr>
    </w:p>
    <w:p w14:paraId="42630763" w14:textId="77777777" w:rsidR="00B9738E" w:rsidRDefault="00592588">
      <w:pPr>
        <w:pStyle w:val="BodyText"/>
        <w:spacing w:before="161" w:line="300" w:lineRule="auto"/>
        <w:ind w:left="1649" w:right="8110" w:hanging="690"/>
      </w:pPr>
      <w:r>
        <w:t>if _name_ == '_main_':</w:t>
      </w:r>
      <w:r>
        <w:rPr>
          <w:spacing w:val="-57"/>
        </w:rPr>
        <w:t xml:space="preserve"> </w:t>
      </w:r>
      <w:proofErr w:type="spellStart"/>
      <w:proofErr w:type="gramStart"/>
      <w:r>
        <w:t>app.run</w:t>
      </w:r>
      <w:proofErr w:type="spellEnd"/>
      <w:r>
        <w:t>(</w:t>
      </w:r>
      <w:proofErr w:type="gramEnd"/>
      <w:r>
        <w:t>)</w:t>
      </w:r>
    </w:p>
    <w:p w14:paraId="6C1F4883" w14:textId="77777777" w:rsidR="00B9738E" w:rsidRDefault="00B9738E">
      <w:pPr>
        <w:spacing w:line="300" w:lineRule="auto"/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3664637F" w14:textId="59135A8E" w:rsidR="00BD0997" w:rsidRDefault="00BD0997" w:rsidP="00BD0997">
      <w:pPr>
        <w:pStyle w:val="Heading1"/>
        <w:ind w:left="0"/>
        <w:jc w:val="left"/>
      </w:pPr>
      <w:r>
        <w:lastRenderedPageBreak/>
        <w:t xml:space="preserve">     TESTING</w:t>
      </w:r>
    </w:p>
    <w:p w14:paraId="3D034B66" w14:textId="77777777" w:rsidR="00B9738E" w:rsidRDefault="00B9738E">
      <w:pPr>
        <w:pStyle w:val="BodyText"/>
        <w:rPr>
          <w:b/>
          <w:sz w:val="20"/>
        </w:rPr>
      </w:pPr>
    </w:p>
    <w:p w14:paraId="42706FC1" w14:textId="77777777" w:rsidR="00B9738E" w:rsidRDefault="00B9738E">
      <w:pPr>
        <w:pStyle w:val="BodyText"/>
        <w:rPr>
          <w:b/>
          <w:sz w:val="20"/>
        </w:rPr>
      </w:pPr>
    </w:p>
    <w:p w14:paraId="6E7C27EF" w14:textId="77777777" w:rsidR="00B9738E" w:rsidRDefault="00B9738E">
      <w:pPr>
        <w:pStyle w:val="BodyText"/>
        <w:rPr>
          <w:b/>
          <w:sz w:val="20"/>
        </w:rPr>
      </w:pPr>
    </w:p>
    <w:p w14:paraId="2C150073" w14:textId="77777777" w:rsidR="00B9738E" w:rsidRDefault="00B9738E">
      <w:pPr>
        <w:pStyle w:val="BodyText"/>
        <w:rPr>
          <w:b/>
          <w:sz w:val="20"/>
        </w:rPr>
      </w:pPr>
    </w:p>
    <w:p w14:paraId="3CBF02BC" w14:textId="77777777" w:rsidR="00B9738E" w:rsidRDefault="00B9738E">
      <w:pPr>
        <w:pStyle w:val="BodyText"/>
        <w:rPr>
          <w:b/>
          <w:sz w:val="20"/>
        </w:rPr>
      </w:pPr>
    </w:p>
    <w:p w14:paraId="06D8C0AA" w14:textId="77777777" w:rsidR="00B9738E" w:rsidRDefault="00B9738E">
      <w:pPr>
        <w:pStyle w:val="BodyText"/>
        <w:rPr>
          <w:b/>
          <w:sz w:val="20"/>
        </w:rPr>
      </w:pPr>
    </w:p>
    <w:p w14:paraId="4463EF7B" w14:textId="77777777" w:rsidR="00B9738E" w:rsidRDefault="00B9738E">
      <w:pPr>
        <w:pStyle w:val="BodyText"/>
        <w:rPr>
          <w:b/>
          <w:sz w:val="20"/>
        </w:rPr>
      </w:pPr>
    </w:p>
    <w:p w14:paraId="48E72497" w14:textId="77777777" w:rsidR="00B9738E" w:rsidRDefault="00B9738E">
      <w:pPr>
        <w:pStyle w:val="BodyText"/>
        <w:spacing w:before="10"/>
        <w:rPr>
          <w:b/>
          <w:sz w:val="11"/>
        </w:rPr>
      </w:pPr>
    </w:p>
    <w:p w14:paraId="667385B3" w14:textId="0954B36A" w:rsidR="00B9738E" w:rsidRDefault="00BD4F51">
      <w:pPr>
        <w:pStyle w:val="BodyText"/>
        <w:ind w:left="97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E270198" wp14:editId="032A503C">
                <wp:extent cx="5953125" cy="438785"/>
                <wp:effectExtent l="0" t="8255" r="0" b="635"/>
                <wp:docPr id="42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438785"/>
                          <a:chOff x="0" y="0"/>
                          <a:chExt cx="9375" cy="691"/>
                        </a:xfrm>
                      </wpg:grpSpPr>
                      <wps:wsp>
                        <wps:cNvPr id="44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75" cy="690"/>
                          </a:xfrm>
                          <a:prstGeom prst="rect">
                            <a:avLst/>
                          </a:prstGeom>
                          <a:solidFill>
                            <a:srgbClr val="CFD0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AutoShape 2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9375" cy="690"/>
                          </a:xfrm>
                          <a:custGeom>
                            <a:avLst/>
                            <a:gdLst>
                              <a:gd name="T0" fmla="*/ 120 w 9375"/>
                              <a:gd name="T1" fmla="*/ 0 h 690"/>
                              <a:gd name="T2" fmla="*/ 271 w 9375"/>
                              <a:gd name="T3" fmla="*/ 0 h 690"/>
                              <a:gd name="T4" fmla="*/ 421 w 9375"/>
                              <a:gd name="T5" fmla="*/ 0 h 690"/>
                              <a:gd name="T6" fmla="*/ 572 w 9375"/>
                              <a:gd name="T7" fmla="*/ 0 h 690"/>
                              <a:gd name="T8" fmla="*/ 722 w 9375"/>
                              <a:gd name="T9" fmla="*/ 0 h 690"/>
                              <a:gd name="T10" fmla="*/ 873 w 9375"/>
                              <a:gd name="T11" fmla="*/ 0 h 690"/>
                              <a:gd name="T12" fmla="*/ 1023 w 9375"/>
                              <a:gd name="T13" fmla="*/ 0 h 690"/>
                              <a:gd name="T14" fmla="*/ 1174 w 9375"/>
                              <a:gd name="T15" fmla="*/ 0 h 690"/>
                              <a:gd name="T16" fmla="*/ 1324 w 9375"/>
                              <a:gd name="T17" fmla="*/ 0 h 690"/>
                              <a:gd name="T18" fmla="*/ 1475 w 9375"/>
                              <a:gd name="T19" fmla="*/ 0 h 690"/>
                              <a:gd name="T20" fmla="*/ 1625 w 9375"/>
                              <a:gd name="T21" fmla="*/ 0 h 690"/>
                              <a:gd name="T22" fmla="*/ 1776 w 9375"/>
                              <a:gd name="T23" fmla="*/ 0 h 690"/>
                              <a:gd name="T24" fmla="*/ 1926 w 9375"/>
                              <a:gd name="T25" fmla="*/ 0 h 690"/>
                              <a:gd name="T26" fmla="*/ 2077 w 9375"/>
                              <a:gd name="T27" fmla="*/ 0 h 690"/>
                              <a:gd name="T28" fmla="*/ 2227 w 9375"/>
                              <a:gd name="T29" fmla="*/ 0 h 690"/>
                              <a:gd name="T30" fmla="*/ 2377 w 9375"/>
                              <a:gd name="T31" fmla="*/ 0 h 690"/>
                              <a:gd name="T32" fmla="*/ 2528 w 9375"/>
                              <a:gd name="T33" fmla="*/ 0 h 690"/>
                              <a:gd name="T34" fmla="*/ 2678 w 9375"/>
                              <a:gd name="T35" fmla="*/ 0 h 690"/>
                              <a:gd name="T36" fmla="*/ 2829 w 9375"/>
                              <a:gd name="T37" fmla="*/ 0 h 690"/>
                              <a:gd name="T38" fmla="*/ 2979 w 9375"/>
                              <a:gd name="T39" fmla="*/ 0 h 690"/>
                              <a:gd name="T40" fmla="*/ 3130 w 9375"/>
                              <a:gd name="T41" fmla="*/ 0 h 690"/>
                              <a:gd name="T42" fmla="*/ 3280 w 9375"/>
                              <a:gd name="T43" fmla="*/ 0 h 690"/>
                              <a:gd name="T44" fmla="*/ 3431 w 9375"/>
                              <a:gd name="T45" fmla="*/ 0 h 690"/>
                              <a:gd name="T46" fmla="*/ 3581 w 9375"/>
                              <a:gd name="T47" fmla="*/ 0 h 690"/>
                              <a:gd name="T48" fmla="*/ 3732 w 9375"/>
                              <a:gd name="T49" fmla="*/ 0 h 690"/>
                              <a:gd name="T50" fmla="*/ 3882 w 9375"/>
                              <a:gd name="T51" fmla="*/ 0 h 690"/>
                              <a:gd name="T52" fmla="*/ 4033 w 9375"/>
                              <a:gd name="T53" fmla="*/ 0 h 690"/>
                              <a:gd name="T54" fmla="*/ 4183 w 9375"/>
                              <a:gd name="T55" fmla="*/ 0 h 690"/>
                              <a:gd name="T56" fmla="*/ 4334 w 9375"/>
                              <a:gd name="T57" fmla="*/ 0 h 690"/>
                              <a:gd name="T58" fmla="*/ 4484 w 9375"/>
                              <a:gd name="T59" fmla="*/ 0 h 690"/>
                              <a:gd name="T60" fmla="*/ 4635 w 9375"/>
                              <a:gd name="T61" fmla="*/ 0 h 690"/>
                              <a:gd name="T62" fmla="*/ 4785 w 9375"/>
                              <a:gd name="T63" fmla="*/ 0 h 690"/>
                              <a:gd name="T64" fmla="*/ 4936 w 9375"/>
                              <a:gd name="T65" fmla="*/ 0 h 690"/>
                              <a:gd name="T66" fmla="*/ 5086 w 9375"/>
                              <a:gd name="T67" fmla="*/ 0 h 690"/>
                              <a:gd name="T68" fmla="*/ 5237 w 9375"/>
                              <a:gd name="T69" fmla="*/ 0 h 690"/>
                              <a:gd name="T70" fmla="*/ 5387 w 9375"/>
                              <a:gd name="T71" fmla="*/ 0 h 690"/>
                              <a:gd name="T72" fmla="*/ 5538 w 9375"/>
                              <a:gd name="T73" fmla="*/ 0 h 690"/>
                              <a:gd name="T74" fmla="*/ 5688 w 9375"/>
                              <a:gd name="T75" fmla="*/ 0 h 690"/>
                              <a:gd name="T76" fmla="*/ 5839 w 9375"/>
                              <a:gd name="T77" fmla="*/ 0 h 690"/>
                              <a:gd name="T78" fmla="*/ 5989 w 9375"/>
                              <a:gd name="T79" fmla="*/ 0 h 690"/>
                              <a:gd name="T80" fmla="*/ 6140 w 9375"/>
                              <a:gd name="T81" fmla="*/ 0 h 690"/>
                              <a:gd name="T82" fmla="*/ 6290 w 9375"/>
                              <a:gd name="T83" fmla="*/ 0 h 690"/>
                              <a:gd name="T84" fmla="*/ 6441 w 9375"/>
                              <a:gd name="T85" fmla="*/ 0 h 690"/>
                              <a:gd name="T86" fmla="*/ 6591 w 9375"/>
                              <a:gd name="T87" fmla="*/ 0 h 690"/>
                              <a:gd name="T88" fmla="*/ 6742 w 9375"/>
                              <a:gd name="T89" fmla="*/ 0 h 690"/>
                              <a:gd name="T90" fmla="*/ 6892 w 9375"/>
                              <a:gd name="T91" fmla="*/ 0 h 690"/>
                              <a:gd name="T92" fmla="*/ 7042 w 9375"/>
                              <a:gd name="T93" fmla="*/ 0 h 690"/>
                              <a:gd name="T94" fmla="*/ 7193 w 9375"/>
                              <a:gd name="T95" fmla="*/ 0 h 690"/>
                              <a:gd name="T96" fmla="*/ 7343 w 9375"/>
                              <a:gd name="T97" fmla="*/ 0 h 690"/>
                              <a:gd name="T98" fmla="*/ 7494 w 9375"/>
                              <a:gd name="T99" fmla="*/ 0 h 690"/>
                              <a:gd name="T100" fmla="*/ 7644 w 9375"/>
                              <a:gd name="T101" fmla="*/ 0 h 690"/>
                              <a:gd name="T102" fmla="*/ 7795 w 9375"/>
                              <a:gd name="T103" fmla="*/ 0 h 690"/>
                              <a:gd name="T104" fmla="*/ 7945 w 9375"/>
                              <a:gd name="T105" fmla="*/ 0 h 690"/>
                              <a:gd name="T106" fmla="*/ 8096 w 9375"/>
                              <a:gd name="T107" fmla="*/ 0 h 690"/>
                              <a:gd name="T108" fmla="*/ 8246 w 9375"/>
                              <a:gd name="T109" fmla="*/ 0 h 690"/>
                              <a:gd name="T110" fmla="*/ 8397 w 9375"/>
                              <a:gd name="T111" fmla="*/ 0 h 690"/>
                              <a:gd name="T112" fmla="*/ 8547 w 9375"/>
                              <a:gd name="T113" fmla="*/ 0 h 690"/>
                              <a:gd name="T114" fmla="*/ 8698 w 9375"/>
                              <a:gd name="T115" fmla="*/ 0 h 690"/>
                              <a:gd name="T116" fmla="*/ 8848 w 9375"/>
                              <a:gd name="T117" fmla="*/ 0 h 690"/>
                              <a:gd name="T118" fmla="*/ 8999 w 9375"/>
                              <a:gd name="T119" fmla="*/ 0 h 690"/>
                              <a:gd name="T120" fmla="*/ 9149 w 9375"/>
                              <a:gd name="T121" fmla="*/ 0 h 690"/>
                              <a:gd name="T122" fmla="*/ 9300 w 9375"/>
                              <a:gd name="T123" fmla="*/ 0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9375" h="690">
                                <a:moveTo>
                                  <a:pt x="45" y="675"/>
                                </a:moveTo>
                                <a:lnTo>
                                  <a:pt x="0" y="675"/>
                                </a:lnTo>
                                <a:lnTo>
                                  <a:pt x="0" y="690"/>
                                </a:lnTo>
                                <a:lnTo>
                                  <a:pt x="45" y="690"/>
                                </a:lnTo>
                                <a:lnTo>
                                  <a:pt x="45" y="675"/>
                                </a:lnTo>
                                <a:close/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675"/>
                                </a:moveTo>
                                <a:lnTo>
                                  <a:pt x="75" y="675"/>
                                </a:lnTo>
                                <a:lnTo>
                                  <a:pt x="75" y="690"/>
                                </a:lnTo>
                                <a:lnTo>
                                  <a:pt x="120" y="690"/>
                                </a:lnTo>
                                <a:lnTo>
                                  <a:pt x="120" y="675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675"/>
                                </a:moveTo>
                                <a:lnTo>
                                  <a:pt x="150" y="675"/>
                                </a:lnTo>
                                <a:lnTo>
                                  <a:pt x="150" y="690"/>
                                </a:lnTo>
                                <a:lnTo>
                                  <a:pt x="195" y="690"/>
                                </a:lnTo>
                                <a:lnTo>
                                  <a:pt x="195" y="675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1" y="675"/>
                                </a:moveTo>
                                <a:lnTo>
                                  <a:pt x="226" y="675"/>
                                </a:lnTo>
                                <a:lnTo>
                                  <a:pt x="226" y="690"/>
                                </a:lnTo>
                                <a:lnTo>
                                  <a:pt x="271" y="690"/>
                                </a:lnTo>
                                <a:lnTo>
                                  <a:pt x="271" y="675"/>
                                </a:lnTo>
                                <a:close/>
                                <a:moveTo>
                                  <a:pt x="271" y="0"/>
                                </a:moveTo>
                                <a:lnTo>
                                  <a:pt x="226" y="0"/>
                                </a:lnTo>
                                <a:lnTo>
                                  <a:pt x="226" y="15"/>
                                </a:lnTo>
                                <a:lnTo>
                                  <a:pt x="271" y="15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346" y="675"/>
                                </a:moveTo>
                                <a:lnTo>
                                  <a:pt x="301" y="675"/>
                                </a:lnTo>
                                <a:lnTo>
                                  <a:pt x="301" y="690"/>
                                </a:lnTo>
                                <a:lnTo>
                                  <a:pt x="346" y="690"/>
                                </a:lnTo>
                                <a:lnTo>
                                  <a:pt x="346" y="675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675"/>
                                </a:moveTo>
                                <a:lnTo>
                                  <a:pt x="376" y="675"/>
                                </a:lnTo>
                                <a:lnTo>
                                  <a:pt x="376" y="690"/>
                                </a:lnTo>
                                <a:lnTo>
                                  <a:pt x="421" y="690"/>
                                </a:lnTo>
                                <a:lnTo>
                                  <a:pt x="421" y="675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675"/>
                                </a:moveTo>
                                <a:lnTo>
                                  <a:pt x="451" y="675"/>
                                </a:lnTo>
                                <a:lnTo>
                                  <a:pt x="451" y="690"/>
                                </a:lnTo>
                                <a:lnTo>
                                  <a:pt x="496" y="690"/>
                                </a:lnTo>
                                <a:lnTo>
                                  <a:pt x="496" y="675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2" y="675"/>
                                </a:moveTo>
                                <a:lnTo>
                                  <a:pt x="527" y="675"/>
                                </a:lnTo>
                                <a:lnTo>
                                  <a:pt x="527" y="690"/>
                                </a:lnTo>
                                <a:lnTo>
                                  <a:pt x="572" y="690"/>
                                </a:lnTo>
                                <a:lnTo>
                                  <a:pt x="572" y="675"/>
                                </a:lnTo>
                                <a:close/>
                                <a:moveTo>
                                  <a:pt x="572" y="0"/>
                                </a:moveTo>
                                <a:lnTo>
                                  <a:pt x="527" y="0"/>
                                </a:lnTo>
                                <a:lnTo>
                                  <a:pt x="527" y="15"/>
                                </a:lnTo>
                                <a:lnTo>
                                  <a:pt x="572" y="15"/>
                                </a:lnTo>
                                <a:lnTo>
                                  <a:pt x="572" y="0"/>
                                </a:lnTo>
                                <a:close/>
                                <a:moveTo>
                                  <a:pt x="647" y="675"/>
                                </a:moveTo>
                                <a:lnTo>
                                  <a:pt x="602" y="675"/>
                                </a:lnTo>
                                <a:lnTo>
                                  <a:pt x="602" y="690"/>
                                </a:lnTo>
                                <a:lnTo>
                                  <a:pt x="647" y="690"/>
                                </a:lnTo>
                                <a:lnTo>
                                  <a:pt x="647" y="675"/>
                                </a:lnTo>
                                <a:close/>
                                <a:moveTo>
                                  <a:pt x="647" y="0"/>
                                </a:moveTo>
                                <a:lnTo>
                                  <a:pt x="602" y="0"/>
                                </a:lnTo>
                                <a:lnTo>
                                  <a:pt x="602" y="15"/>
                                </a:lnTo>
                                <a:lnTo>
                                  <a:pt x="647" y="15"/>
                                </a:lnTo>
                                <a:lnTo>
                                  <a:pt x="647" y="0"/>
                                </a:lnTo>
                                <a:close/>
                                <a:moveTo>
                                  <a:pt x="722" y="675"/>
                                </a:moveTo>
                                <a:lnTo>
                                  <a:pt x="677" y="675"/>
                                </a:lnTo>
                                <a:lnTo>
                                  <a:pt x="677" y="690"/>
                                </a:lnTo>
                                <a:lnTo>
                                  <a:pt x="722" y="690"/>
                                </a:lnTo>
                                <a:lnTo>
                                  <a:pt x="722" y="675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  <a:moveTo>
                                  <a:pt x="797" y="675"/>
                                </a:moveTo>
                                <a:lnTo>
                                  <a:pt x="752" y="675"/>
                                </a:lnTo>
                                <a:lnTo>
                                  <a:pt x="752" y="690"/>
                                </a:lnTo>
                                <a:lnTo>
                                  <a:pt x="797" y="690"/>
                                </a:lnTo>
                                <a:lnTo>
                                  <a:pt x="797" y="675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3" y="675"/>
                                </a:moveTo>
                                <a:lnTo>
                                  <a:pt x="828" y="675"/>
                                </a:lnTo>
                                <a:lnTo>
                                  <a:pt x="828" y="690"/>
                                </a:lnTo>
                                <a:lnTo>
                                  <a:pt x="873" y="690"/>
                                </a:lnTo>
                                <a:lnTo>
                                  <a:pt x="873" y="675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828" y="0"/>
                                </a:lnTo>
                                <a:lnTo>
                                  <a:pt x="828" y="15"/>
                                </a:lnTo>
                                <a:lnTo>
                                  <a:pt x="873" y="15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48" y="675"/>
                                </a:moveTo>
                                <a:lnTo>
                                  <a:pt x="903" y="675"/>
                                </a:lnTo>
                                <a:lnTo>
                                  <a:pt x="903" y="690"/>
                                </a:lnTo>
                                <a:lnTo>
                                  <a:pt x="948" y="690"/>
                                </a:lnTo>
                                <a:lnTo>
                                  <a:pt x="948" y="675"/>
                                </a:lnTo>
                                <a:close/>
                                <a:moveTo>
                                  <a:pt x="948" y="0"/>
                                </a:moveTo>
                                <a:lnTo>
                                  <a:pt x="903" y="0"/>
                                </a:lnTo>
                                <a:lnTo>
                                  <a:pt x="903" y="15"/>
                                </a:lnTo>
                                <a:lnTo>
                                  <a:pt x="948" y="15"/>
                                </a:lnTo>
                                <a:lnTo>
                                  <a:pt x="948" y="0"/>
                                </a:lnTo>
                                <a:close/>
                                <a:moveTo>
                                  <a:pt x="1023" y="675"/>
                                </a:moveTo>
                                <a:lnTo>
                                  <a:pt x="978" y="675"/>
                                </a:lnTo>
                                <a:lnTo>
                                  <a:pt x="978" y="690"/>
                                </a:lnTo>
                                <a:lnTo>
                                  <a:pt x="1023" y="690"/>
                                </a:lnTo>
                                <a:lnTo>
                                  <a:pt x="1023" y="675"/>
                                </a:lnTo>
                                <a:close/>
                                <a:moveTo>
                                  <a:pt x="1023" y="0"/>
                                </a:moveTo>
                                <a:lnTo>
                                  <a:pt x="978" y="0"/>
                                </a:lnTo>
                                <a:lnTo>
                                  <a:pt x="978" y="15"/>
                                </a:lnTo>
                                <a:lnTo>
                                  <a:pt x="1023" y="15"/>
                                </a:lnTo>
                                <a:lnTo>
                                  <a:pt x="1023" y="0"/>
                                </a:lnTo>
                                <a:close/>
                                <a:moveTo>
                                  <a:pt x="1098" y="675"/>
                                </a:moveTo>
                                <a:lnTo>
                                  <a:pt x="1053" y="675"/>
                                </a:lnTo>
                                <a:lnTo>
                                  <a:pt x="1053" y="690"/>
                                </a:lnTo>
                                <a:lnTo>
                                  <a:pt x="1098" y="690"/>
                                </a:lnTo>
                                <a:lnTo>
                                  <a:pt x="1098" y="675"/>
                                </a:lnTo>
                                <a:close/>
                                <a:moveTo>
                                  <a:pt x="1098" y="0"/>
                                </a:moveTo>
                                <a:lnTo>
                                  <a:pt x="1053" y="0"/>
                                </a:lnTo>
                                <a:lnTo>
                                  <a:pt x="1053" y="15"/>
                                </a:lnTo>
                                <a:lnTo>
                                  <a:pt x="1098" y="15"/>
                                </a:lnTo>
                                <a:lnTo>
                                  <a:pt x="1098" y="0"/>
                                </a:lnTo>
                                <a:close/>
                                <a:moveTo>
                                  <a:pt x="1174" y="675"/>
                                </a:moveTo>
                                <a:lnTo>
                                  <a:pt x="1129" y="675"/>
                                </a:lnTo>
                                <a:lnTo>
                                  <a:pt x="1129" y="690"/>
                                </a:lnTo>
                                <a:lnTo>
                                  <a:pt x="1174" y="690"/>
                                </a:lnTo>
                                <a:lnTo>
                                  <a:pt x="1174" y="675"/>
                                </a:lnTo>
                                <a:close/>
                                <a:moveTo>
                                  <a:pt x="1174" y="0"/>
                                </a:moveTo>
                                <a:lnTo>
                                  <a:pt x="1129" y="0"/>
                                </a:lnTo>
                                <a:lnTo>
                                  <a:pt x="1129" y="15"/>
                                </a:lnTo>
                                <a:lnTo>
                                  <a:pt x="1174" y="15"/>
                                </a:lnTo>
                                <a:lnTo>
                                  <a:pt x="1174" y="0"/>
                                </a:lnTo>
                                <a:close/>
                                <a:moveTo>
                                  <a:pt x="1249" y="675"/>
                                </a:moveTo>
                                <a:lnTo>
                                  <a:pt x="1204" y="675"/>
                                </a:lnTo>
                                <a:lnTo>
                                  <a:pt x="1204" y="690"/>
                                </a:lnTo>
                                <a:lnTo>
                                  <a:pt x="1249" y="690"/>
                                </a:lnTo>
                                <a:lnTo>
                                  <a:pt x="1249" y="675"/>
                                </a:lnTo>
                                <a:close/>
                                <a:moveTo>
                                  <a:pt x="1249" y="0"/>
                                </a:moveTo>
                                <a:lnTo>
                                  <a:pt x="1204" y="0"/>
                                </a:lnTo>
                                <a:lnTo>
                                  <a:pt x="1204" y="15"/>
                                </a:lnTo>
                                <a:lnTo>
                                  <a:pt x="1249" y="15"/>
                                </a:lnTo>
                                <a:lnTo>
                                  <a:pt x="1249" y="0"/>
                                </a:lnTo>
                                <a:close/>
                                <a:moveTo>
                                  <a:pt x="1324" y="675"/>
                                </a:moveTo>
                                <a:lnTo>
                                  <a:pt x="1279" y="675"/>
                                </a:lnTo>
                                <a:lnTo>
                                  <a:pt x="1279" y="690"/>
                                </a:lnTo>
                                <a:lnTo>
                                  <a:pt x="1324" y="690"/>
                                </a:lnTo>
                                <a:lnTo>
                                  <a:pt x="1324" y="675"/>
                                </a:lnTo>
                                <a:close/>
                                <a:moveTo>
                                  <a:pt x="1324" y="0"/>
                                </a:moveTo>
                                <a:lnTo>
                                  <a:pt x="1279" y="0"/>
                                </a:lnTo>
                                <a:lnTo>
                                  <a:pt x="1279" y="15"/>
                                </a:lnTo>
                                <a:lnTo>
                                  <a:pt x="1324" y="15"/>
                                </a:lnTo>
                                <a:lnTo>
                                  <a:pt x="1324" y="0"/>
                                </a:lnTo>
                                <a:close/>
                                <a:moveTo>
                                  <a:pt x="1399" y="675"/>
                                </a:moveTo>
                                <a:lnTo>
                                  <a:pt x="1354" y="675"/>
                                </a:lnTo>
                                <a:lnTo>
                                  <a:pt x="1354" y="690"/>
                                </a:lnTo>
                                <a:lnTo>
                                  <a:pt x="1399" y="690"/>
                                </a:lnTo>
                                <a:lnTo>
                                  <a:pt x="1399" y="675"/>
                                </a:lnTo>
                                <a:close/>
                                <a:moveTo>
                                  <a:pt x="1399" y="0"/>
                                </a:moveTo>
                                <a:lnTo>
                                  <a:pt x="1354" y="0"/>
                                </a:lnTo>
                                <a:lnTo>
                                  <a:pt x="1354" y="15"/>
                                </a:lnTo>
                                <a:lnTo>
                                  <a:pt x="1399" y="15"/>
                                </a:lnTo>
                                <a:lnTo>
                                  <a:pt x="1399" y="0"/>
                                </a:lnTo>
                                <a:close/>
                                <a:moveTo>
                                  <a:pt x="1475" y="675"/>
                                </a:moveTo>
                                <a:lnTo>
                                  <a:pt x="1430" y="675"/>
                                </a:lnTo>
                                <a:lnTo>
                                  <a:pt x="1430" y="690"/>
                                </a:lnTo>
                                <a:lnTo>
                                  <a:pt x="1475" y="690"/>
                                </a:lnTo>
                                <a:lnTo>
                                  <a:pt x="1475" y="675"/>
                                </a:lnTo>
                                <a:close/>
                                <a:moveTo>
                                  <a:pt x="1475" y="0"/>
                                </a:moveTo>
                                <a:lnTo>
                                  <a:pt x="1430" y="0"/>
                                </a:lnTo>
                                <a:lnTo>
                                  <a:pt x="1430" y="15"/>
                                </a:lnTo>
                                <a:lnTo>
                                  <a:pt x="1475" y="15"/>
                                </a:lnTo>
                                <a:lnTo>
                                  <a:pt x="1475" y="0"/>
                                </a:lnTo>
                                <a:close/>
                                <a:moveTo>
                                  <a:pt x="1550" y="675"/>
                                </a:moveTo>
                                <a:lnTo>
                                  <a:pt x="1505" y="675"/>
                                </a:lnTo>
                                <a:lnTo>
                                  <a:pt x="1505" y="690"/>
                                </a:lnTo>
                                <a:lnTo>
                                  <a:pt x="1550" y="690"/>
                                </a:lnTo>
                                <a:lnTo>
                                  <a:pt x="1550" y="675"/>
                                </a:lnTo>
                                <a:close/>
                                <a:moveTo>
                                  <a:pt x="1550" y="0"/>
                                </a:moveTo>
                                <a:lnTo>
                                  <a:pt x="1505" y="0"/>
                                </a:lnTo>
                                <a:lnTo>
                                  <a:pt x="1505" y="15"/>
                                </a:lnTo>
                                <a:lnTo>
                                  <a:pt x="1550" y="15"/>
                                </a:lnTo>
                                <a:lnTo>
                                  <a:pt x="1550" y="0"/>
                                </a:lnTo>
                                <a:close/>
                                <a:moveTo>
                                  <a:pt x="1625" y="675"/>
                                </a:moveTo>
                                <a:lnTo>
                                  <a:pt x="1580" y="675"/>
                                </a:lnTo>
                                <a:lnTo>
                                  <a:pt x="1580" y="690"/>
                                </a:lnTo>
                                <a:lnTo>
                                  <a:pt x="1625" y="690"/>
                                </a:lnTo>
                                <a:lnTo>
                                  <a:pt x="1625" y="675"/>
                                </a:lnTo>
                                <a:close/>
                                <a:moveTo>
                                  <a:pt x="1625" y="0"/>
                                </a:moveTo>
                                <a:lnTo>
                                  <a:pt x="1580" y="0"/>
                                </a:lnTo>
                                <a:lnTo>
                                  <a:pt x="1580" y="15"/>
                                </a:lnTo>
                                <a:lnTo>
                                  <a:pt x="1625" y="15"/>
                                </a:lnTo>
                                <a:lnTo>
                                  <a:pt x="1625" y="0"/>
                                </a:lnTo>
                                <a:close/>
                                <a:moveTo>
                                  <a:pt x="1700" y="675"/>
                                </a:moveTo>
                                <a:lnTo>
                                  <a:pt x="1655" y="675"/>
                                </a:lnTo>
                                <a:lnTo>
                                  <a:pt x="1655" y="690"/>
                                </a:lnTo>
                                <a:lnTo>
                                  <a:pt x="1700" y="690"/>
                                </a:lnTo>
                                <a:lnTo>
                                  <a:pt x="1700" y="675"/>
                                </a:lnTo>
                                <a:close/>
                                <a:moveTo>
                                  <a:pt x="1700" y="0"/>
                                </a:moveTo>
                                <a:lnTo>
                                  <a:pt x="1655" y="0"/>
                                </a:lnTo>
                                <a:lnTo>
                                  <a:pt x="1655" y="15"/>
                                </a:lnTo>
                                <a:lnTo>
                                  <a:pt x="1700" y="15"/>
                                </a:lnTo>
                                <a:lnTo>
                                  <a:pt x="1700" y="0"/>
                                </a:lnTo>
                                <a:close/>
                                <a:moveTo>
                                  <a:pt x="1776" y="675"/>
                                </a:moveTo>
                                <a:lnTo>
                                  <a:pt x="1731" y="675"/>
                                </a:lnTo>
                                <a:lnTo>
                                  <a:pt x="1731" y="690"/>
                                </a:lnTo>
                                <a:lnTo>
                                  <a:pt x="1776" y="690"/>
                                </a:lnTo>
                                <a:lnTo>
                                  <a:pt x="1776" y="675"/>
                                </a:lnTo>
                                <a:close/>
                                <a:moveTo>
                                  <a:pt x="1776" y="0"/>
                                </a:moveTo>
                                <a:lnTo>
                                  <a:pt x="1731" y="0"/>
                                </a:lnTo>
                                <a:lnTo>
                                  <a:pt x="1731" y="15"/>
                                </a:lnTo>
                                <a:lnTo>
                                  <a:pt x="1776" y="15"/>
                                </a:lnTo>
                                <a:lnTo>
                                  <a:pt x="1776" y="0"/>
                                </a:lnTo>
                                <a:close/>
                                <a:moveTo>
                                  <a:pt x="1851" y="675"/>
                                </a:moveTo>
                                <a:lnTo>
                                  <a:pt x="1806" y="675"/>
                                </a:lnTo>
                                <a:lnTo>
                                  <a:pt x="1806" y="690"/>
                                </a:lnTo>
                                <a:lnTo>
                                  <a:pt x="1851" y="690"/>
                                </a:lnTo>
                                <a:lnTo>
                                  <a:pt x="1851" y="675"/>
                                </a:lnTo>
                                <a:close/>
                                <a:moveTo>
                                  <a:pt x="1851" y="0"/>
                                </a:moveTo>
                                <a:lnTo>
                                  <a:pt x="1806" y="0"/>
                                </a:lnTo>
                                <a:lnTo>
                                  <a:pt x="1806" y="15"/>
                                </a:lnTo>
                                <a:lnTo>
                                  <a:pt x="1851" y="15"/>
                                </a:lnTo>
                                <a:lnTo>
                                  <a:pt x="1851" y="0"/>
                                </a:lnTo>
                                <a:close/>
                                <a:moveTo>
                                  <a:pt x="1926" y="675"/>
                                </a:moveTo>
                                <a:lnTo>
                                  <a:pt x="1881" y="675"/>
                                </a:lnTo>
                                <a:lnTo>
                                  <a:pt x="1881" y="690"/>
                                </a:lnTo>
                                <a:lnTo>
                                  <a:pt x="1926" y="690"/>
                                </a:lnTo>
                                <a:lnTo>
                                  <a:pt x="1926" y="675"/>
                                </a:lnTo>
                                <a:close/>
                                <a:moveTo>
                                  <a:pt x="1926" y="0"/>
                                </a:moveTo>
                                <a:lnTo>
                                  <a:pt x="1881" y="0"/>
                                </a:lnTo>
                                <a:lnTo>
                                  <a:pt x="1881" y="15"/>
                                </a:lnTo>
                                <a:lnTo>
                                  <a:pt x="1926" y="15"/>
                                </a:lnTo>
                                <a:lnTo>
                                  <a:pt x="1926" y="0"/>
                                </a:lnTo>
                                <a:close/>
                                <a:moveTo>
                                  <a:pt x="2001" y="675"/>
                                </a:moveTo>
                                <a:lnTo>
                                  <a:pt x="1956" y="675"/>
                                </a:lnTo>
                                <a:lnTo>
                                  <a:pt x="1956" y="690"/>
                                </a:lnTo>
                                <a:lnTo>
                                  <a:pt x="2001" y="690"/>
                                </a:lnTo>
                                <a:lnTo>
                                  <a:pt x="2001" y="675"/>
                                </a:lnTo>
                                <a:close/>
                                <a:moveTo>
                                  <a:pt x="2001" y="0"/>
                                </a:moveTo>
                                <a:lnTo>
                                  <a:pt x="1956" y="0"/>
                                </a:lnTo>
                                <a:lnTo>
                                  <a:pt x="1956" y="15"/>
                                </a:lnTo>
                                <a:lnTo>
                                  <a:pt x="2001" y="15"/>
                                </a:lnTo>
                                <a:lnTo>
                                  <a:pt x="2001" y="0"/>
                                </a:lnTo>
                                <a:close/>
                                <a:moveTo>
                                  <a:pt x="2077" y="675"/>
                                </a:moveTo>
                                <a:lnTo>
                                  <a:pt x="2032" y="675"/>
                                </a:lnTo>
                                <a:lnTo>
                                  <a:pt x="2032" y="690"/>
                                </a:lnTo>
                                <a:lnTo>
                                  <a:pt x="2077" y="690"/>
                                </a:lnTo>
                                <a:lnTo>
                                  <a:pt x="2077" y="675"/>
                                </a:lnTo>
                                <a:close/>
                                <a:moveTo>
                                  <a:pt x="2077" y="0"/>
                                </a:moveTo>
                                <a:lnTo>
                                  <a:pt x="2032" y="0"/>
                                </a:lnTo>
                                <a:lnTo>
                                  <a:pt x="2032" y="15"/>
                                </a:lnTo>
                                <a:lnTo>
                                  <a:pt x="2077" y="15"/>
                                </a:lnTo>
                                <a:lnTo>
                                  <a:pt x="2077" y="0"/>
                                </a:lnTo>
                                <a:close/>
                                <a:moveTo>
                                  <a:pt x="2152" y="675"/>
                                </a:moveTo>
                                <a:lnTo>
                                  <a:pt x="2107" y="675"/>
                                </a:lnTo>
                                <a:lnTo>
                                  <a:pt x="2107" y="690"/>
                                </a:lnTo>
                                <a:lnTo>
                                  <a:pt x="2152" y="690"/>
                                </a:lnTo>
                                <a:lnTo>
                                  <a:pt x="2152" y="675"/>
                                </a:lnTo>
                                <a:close/>
                                <a:moveTo>
                                  <a:pt x="2152" y="0"/>
                                </a:moveTo>
                                <a:lnTo>
                                  <a:pt x="2107" y="0"/>
                                </a:lnTo>
                                <a:lnTo>
                                  <a:pt x="2107" y="15"/>
                                </a:lnTo>
                                <a:lnTo>
                                  <a:pt x="2152" y="15"/>
                                </a:lnTo>
                                <a:lnTo>
                                  <a:pt x="2152" y="0"/>
                                </a:lnTo>
                                <a:close/>
                                <a:moveTo>
                                  <a:pt x="2227" y="675"/>
                                </a:moveTo>
                                <a:lnTo>
                                  <a:pt x="2182" y="675"/>
                                </a:lnTo>
                                <a:lnTo>
                                  <a:pt x="2182" y="690"/>
                                </a:lnTo>
                                <a:lnTo>
                                  <a:pt x="2227" y="690"/>
                                </a:lnTo>
                                <a:lnTo>
                                  <a:pt x="2227" y="675"/>
                                </a:lnTo>
                                <a:close/>
                                <a:moveTo>
                                  <a:pt x="2227" y="0"/>
                                </a:moveTo>
                                <a:lnTo>
                                  <a:pt x="2182" y="0"/>
                                </a:lnTo>
                                <a:lnTo>
                                  <a:pt x="2182" y="15"/>
                                </a:lnTo>
                                <a:lnTo>
                                  <a:pt x="2227" y="15"/>
                                </a:lnTo>
                                <a:lnTo>
                                  <a:pt x="2227" y="0"/>
                                </a:lnTo>
                                <a:close/>
                                <a:moveTo>
                                  <a:pt x="2302" y="675"/>
                                </a:moveTo>
                                <a:lnTo>
                                  <a:pt x="2257" y="675"/>
                                </a:lnTo>
                                <a:lnTo>
                                  <a:pt x="2257" y="690"/>
                                </a:lnTo>
                                <a:lnTo>
                                  <a:pt x="2302" y="690"/>
                                </a:lnTo>
                                <a:lnTo>
                                  <a:pt x="2302" y="675"/>
                                </a:lnTo>
                                <a:close/>
                                <a:moveTo>
                                  <a:pt x="2302" y="0"/>
                                </a:moveTo>
                                <a:lnTo>
                                  <a:pt x="2257" y="0"/>
                                </a:lnTo>
                                <a:lnTo>
                                  <a:pt x="2257" y="15"/>
                                </a:lnTo>
                                <a:lnTo>
                                  <a:pt x="2302" y="15"/>
                                </a:lnTo>
                                <a:lnTo>
                                  <a:pt x="2302" y="0"/>
                                </a:lnTo>
                                <a:close/>
                                <a:moveTo>
                                  <a:pt x="2377" y="675"/>
                                </a:moveTo>
                                <a:lnTo>
                                  <a:pt x="2332" y="675"/>
                                </a:lnTo>
                                <a:lnTo>
                                  <a:pt x="2332" y="690"/>
                                </a:lnTo>
                                <a:lnTo>
                                  <a:pt x="2377" y="690"/>
                                </a:lnTo>
                                <a:lnTo>
                                  <a:pt x="2377" y="675"/>
                                </a:lnTo>
                                <a:close/>
                                <a:moveTo>
                                  <a:pt x="2377" y="0"/>
                                </a:moveTo>
                                <a:lnTo>
                                  <a:pt x="2332" y="0"/>
                                </a:lnTo>
                                <a:lnTo>
                                  <a:pt x="2332" y="15"/>
                                </a:lnTo>
                                <a:lnTo>
                                  <a:pt x="2377" y="15"/>
                                </a:lnTo>
                                <a:lnTo>
                                  <a:pt x="2377" y="0"/>
                                </a:lnTo>
                                <a:close/>
                                <a:moveTo>
                                  <a:pt x="2453" y="675"/>
                                </a:moveTo>
                                <a:lnTo>
                                  <a:pt x="2408" y="675"/>
                                </a:lnTo>
                                <a:lnTo>
                                  <a:pt x="2408" y="690"/>
                                </a:lnTo>
                                <a:lnTo>
                                  <a:pt x="2453" y="690"/>
                                </a:lnTo>
                                <a:lnTo>
                                  <a:pt x="2453" y="675"/>
                                </a:lnTo>
                                <a:close/>
                                <a:moveTo>
                                  <a:pt x="2453" y="0"/>
                                </a:moveTo>
                                <a:lnTo>
                                  <a:pt x="2408" y="0"/>
                                </a:lnTo>
                                <a:lnTo>
                                  <a:pt x="2408" y="15"/>
                                </a:lnTo>
                                <a:lnTo>
                                  <a:pt x="2453" y="15"/>
                                </a:lnTo>
                                <a:lnTo>
                                  <a:pt x="2453" y="0"/>
                                </a:lnTo>
                                <a:close/>
                                <a:moveTo>
                                  <a:pt x="2528" y="675"/>
                                </a:moveTo>
                                <a:lnTo>
                                  <a:pt x="2483" y="675"/>
                                </a:lnTo>
                                <a:lnTo>
                                  <a:pt x="2483" y="690"/>
                                </a:lnTo>
                                <a:lnTo>
                                  <a:pt x="2528" y="690"/>
                                </a:lnTo>
                                <a:lnTo>
                                  <a:pt x="2528" y="675"/>
                                </a:lnTo>
                                <a:close/>
                                <a:moveTo>
                                  <a:pt x="2528" y="0"/>
                                </a:moveTo>
                                <a:lnTo>
                                  <a:pt x="2483" y="0"/>
                                </a:lnTo>
                                <a:lnTo>
                                  <a:pt x="2483" y="15"/>
                                </a:lnTo>
                                <a:lnTo>
                                  <a:pt x="2528" y="15"/>
                                </a:lnTo>
                                <a:lnTo>
                                  <a:pt x="2528" y="0"/>
                                </a:lnTo>
                                <a:close/>
                                <a:moveTo>
                                  <a:pt x="2603" y="675"/>
                                </a:moveTo>
                                <a:lnTo>
                                  <a:pt x="2558" y="675"/>
                                </a:lnTo>
                                <a:lnTo>
                                  <a:pt x="2558" y="690"/>
                                </a:lnTo>
                                <a:lnTo>
                                  <a:pt x="2603" y="690"/>
                                </a:lnTo>
                                <a:lnTo>
                                  <a:pt x="2603" y="675"/>
                                </a:lnTo>
                                <a:close/>
                                <a:moveTo>
                                  <a:pt x="2603" y="0"/>
                                </a:moveTo>
                                <a:lnTo>
                                  <a:pt x="2558" y="0"/>
                                </a:lnTo>
                                <a:lnTo>
                                  <a:pt x="2558" y="15"/>
                                </a:lnTo>
                                <a:lnTo>
                                  <a:pt x="2603" y="15"/>
                                </a:lnTo>
                                <a:lnTo>
                                  <a:pt x="2603" y="0"/>
                                </a:lnTo>
                                <a:close/>
                                <a:moveTo>
                                  <a:pt x="2678" y="675"/>
                                </a:moveTo>
                                <a:lnTo>
                                  <a:pt x="2633" y="675"/>
                                </a:lnTo>
                                <a:lnTo>
                                  <a:pt x="2633" y="690"/>
                                </a:lnTo>
                                <a:lnTo>
                                  <a:pt x="2678" y="690"/>
                                </a:lnTo>
                                <a:lnTo>
                                  <a:pt x="2678" y="675"/>
                                </a:lnTo>
                                <a:close/>
                                <a:moveTo>
                                  <a:pt x="2678" y="0"/>
                                </a:moveTo>
                                <a:lnTo>
                                  <a:pt x="2633" y="0"/>
                                </a:lnTo>
                                <a:lnTo>
                                  <a:pt x="2633" y="15"/>
                                </a:lnTo>
                                <a:lnTo>
                                  <a:pt x="2678" y="15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54" y="675"/>
                                </a:moveTo>
                                <a:lnTo>
                                  <a:pt x="2709" y="675"/>
                                </a:lnTo>
                                <a:lnTo>
                                  <a:pt x="2709" y="690"/>
                                </a:lnTo>
                                <a:lnTo>
                                  <a:pt x="2754" y="690"/>
                                </a:lnTo>
                                <a:lnTo>
                                  <a:pt x="2754" y="675"/>
                                </a:lnTo>
                                <a:close/>
                                <a:moveTo>
                                  <a:pt x="2754" y="0"/>
                                </a:moveTo>
                                <a:lnTo>
                                  <a:pt x="2709" y="0"/>
                                </a:lnTo>
                                <a:lnTo>
                                  <a:pt x="2709" y="15"/>
                                </a:lnTo>
                                <a:lnTo>
                                  <a:pt x="2754" y="15"/>
                                </a:lnTo>
                                <a:lnTo>
                                  <a:pt x="2754" y="0"/>
                                </a:lnTo>
                                <a:close/>
                                <a:moveTo>
                                  <a:pt x="2829" y="675"/>
                                </a:moveTo>
                                <a:lnTo>
                                  <a:pt x="2784" y="675"/>
                                </a:lnTo>
                                <a:lnTo>
                                  <a:pt x="2784" y="690"/>
                                </a:lnTo>
                                <a:lnTo>
                                  <a:pt x="2829" y="690"/>
                                </a:lnTo>
                                <a:lnTo>
                                  <a:pt x="2829" y="675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84" y="0"/>
                                </a:lnTo>
                                <a:lnTo>
                                  <a:pt x="2784" y="15"/>
                                </a:lnTo>
                                <a:lnTo>
                                  <a:pt x="2829" y="15"/>
                                </a:lnTo>
                                <a:lnTo>
                                  <a:pt x="2829" y="0"/>
                                </a:lnTo>
                                <a:close/>
                                <a:moveTo>
                                  <a:pt x="2904" y="675"/>
                                </a:moveTo>
                                <a:lnTo>
                                  <a:pt x="2859" y="675"/>
                                </a:lnTo>
                                <a:lnTo>
                                  <a:pt x="2859" y="690"/>
                                </a:lnTo>
                                <a:lnTo>
                                  <a:pt x="2904" y="690"/>
                                </a:lnTo>
                                <a:lnTo>
                                  <a:pt x="2904" y="675"/>
                                </a:lnTo>
                                <a:close/>
                                <a:moveTo>
                                  <a:pt x="2904" y="0"/>
                                </a:moveTo>
                                <a:lnTo>
                                  <a:pt x="2859" y="0"/>
                                </a:lnTo>
                                <a:lnTo>
                                  <a:pt x="2859" y="15"/>
                                </a:lnTo>
                                <a:lnTo>
                                  <a:pt x="2904" y="15"/>
                                </a:lnTo>
                                <a:lnTo>
                                  <a:pt x="2904" y="0"/>
                                </a:lnTo>
                                <a:close/>
                                <a:moveTo>
                                  <a:pt x="2979" y="675"/>
                                </a:moveTo>
                                <a:lnTo>
                                  <a:pt x="2934" y="675"/>
                                </a:lnTo>
                                <a:lnTo>
                                  <a:pt x="2934" y="690"/>
                                </a:lnTo>
                                <a:lnTo>
                                  <a:pt x="2979" y="690"/>
                                </a:lnTo>
                                <a:lnTo>
                                  <a:pt x="2979" y="675"/>
                                </a:lnTo>
                                <a:close/>
                                <a:moveTo>
                                  <a:pt x="2979" y="0"/>
                                </a:moveTo>
                                <a:lnTo>
                                  <a:pt x="2934" y="0"/>
                                </a:lnTo>
                                <a:lnTo>
                                  <a:pt x="2934" y="15"/>
                                </a:lnTo>
                                <a:lnTo>
                                  <a:pt x="2979" y="15"/>
                                </a:lnTo>
                                <a:lnTo>
                                  <a:pt x="2979" y="0"/>
                                </a:lnTo>
                                <a:close/>
                                <a:moveTo>
                                  <a:pt x="3055" y="675"/>
                                </a:moveTo>
                                <a:lnTo>
                                  <a:pt x="3010" y="675"/>
                                </a:lnTo>
                                <a:lnTo>
                                  <a:pt x="3010" y="690"/>
                                </a:lnTo>
                                <a:lnTo>
                                  <a:pt x="3055" y="690"/>
                                </a:lnTo>
                                <a:lnTo>
                                  <a:pt x="3055" y="675"/>
                                </a:lnTo>
                                <a:close/>
                                <a:moveTo>
                                  <a:pt x="3055" y="0"/>
                                </a:moveTo>
                                <a:lnTo>
                                  <a:pt x="3010" y="0"/>
                                </a:lnTo>
                                <a:lnTo>
                                  <a:pt x="3010" y="15"/>
                                </a:lnTo>
                                <a:lnTo>
                                  <a:pt x="3055" y="15"/>
                                </a:lnTo>
                                <a:lnTo>
                                  <a:pt x="3055" y="0"/>
                                </a:lnTo>
                                <a:close/>
                                <a:moveTo>
                                  <a:pt x="3130" y="675"/>
                                </a:moveTo>
                                <a:lnTo>
                                  <a:pt x="3085" y="675"/>
                                </a:lnTo>
                                <a:lnTo>
                                  <a:pt x="3085" y="690"/>
                                </a:lnTo>
                                <a:lnTo>
                                  <a:pt x="3130" y="690"/>
                                </a:lnTo>
                                <a:lnTo>
                                  <a:pt x="3130" y="675"/>
                                </a:lnTo>
                                <a:close/>
                                <a:moveTo>
                                  <a:pt x="3130" y="0"/>
                                </a:moveTo>
                                <a:lnTo>
                                  <a:pt x="3085" y="0"/>
                                </a:lnTo>
                                <a:lnTo>
                                  <a:pt x="3085" y="15"/>
                                </a:lnTo>
                                <a:lnTo>
                                  <a:pt x="3130" y="15"/>
                                </a:lnTo>
                                <a:lnTo>
                                  <a:pt x="3130" y="0"/>
                                </a:lnTo>
                                <a:close/>
                                <a:moveTo>
                                  <a:pt x="3205" y="675"/>
                                </a:moveTo>
                                <a:lnTo>
                                  <a:pt x="3160" y="675"/>
                                </a:lnTo>
                                <a:lnTo>
                                  <a:pt x="3160" y="690"/>
                                </a:lnTo>
                                <a:lnTo>
                                  <a:pt x="3205" y="690"/>
                                </a:lnTo>
                                <a:lnTo>
                                  <a:pt x="3205" y="675"/>
                                </a:lnTo>
                                <a:close/>
                                <a:moveTo>
                                  <a:pt x="3205" y="0"/>
                                </a:moveTo>
                                <a:lnTo>
                                  <a:pt x="3160" y="0"/>
                                </a:lnTo>
                                <a:lnTo>
                                  <a:pt x="3160" y="15"/>
                                </a:lnTo>
                                <a:lnTo>
                                  <a:pt x="3205" y="15"/>
                                </a:lnTo>
                                <a:lnTo>
                                  <a:pt x="3205" y="0"/>
                                </a:lnTo>
                                <a:close/>
                                <a:moveTo>
                                  <a:pt x="3280" y="675"/>
                                </a:moveTo>
                                <a:lnTo>
                                  <a:pt x="3235" y="675"/>
                                </a:lnTo>
                                <a:lnTo>
                                  <a:pt x="3235" y="690"/>
                                </a:lnTo>
                                <a:lnTo>
                                  <a:pt x="3280" y="690"/>
                                </a:lnTo>
                                <a:lnTo>
                                  <a:pt x="3280" y="675"/>
                                </a:lnTo>
                                <a:close/>
                                <a:moveTo>
                                  <a:pt x="3280" y="0"/>
                                </a:moveTo>
                                <a:lnTo>
                                  <a:pt x="3235" y="0"/>
                                </a:lnTo>
                                <a:lnTo>
                                  <a:pt x="3235" y="15"/>
                                </a:lnTo>
                                <a:lnTo>
                                  <a:pt x="3280" y="15"/>
                                </a:lnTo>
                                <a:lnTo>
                                  <a:pt x="3280" y="0"/>
                                </a:lnTo>
                                <a:close/>
                                <a:moveTo>
                                  <a:pt x="3356" y="675"/>
                                </a:moveTo>
                                <a:lnTo>
                                  <a:pt x="3311" y="675"/>
                                </a:lnTo>
                                <a:lnTo>
                                  <a:pt x="3311" y="690"/>
                                </a:lnTo>
                                <a:lnTo>
                                  <a:pt x="3356" y="690"/>
                                </a:lnTo>
                                <a:lnTo>
                                  <a:pt x="3356" y="675"/>
                                </a:lnTo>
                                <a:close/>
                                <a:moveTo>
                                  <a:pt x="3356" y="0"/>
                                </a:moveTo>
                                <a:lnTo>
                                  <a:pt x="3311" y="0"/>
                                </a:lnTo>
                                <a:lnTo>
                                  <a:pt x="3311" y="15"/>
                                </a:lnTo>
                                <a:lnTo>
                                  <a:pt x="3356" y="15"/>
                                </a:lnTo>
                                <a:lnTo>
                                  <a:pt x="3356" y="0"/>
                                </a:lnTo>
                                <a:close/>
                                <a:moveTo>
                                  <a:pt x="3431" y="675"/>
                                </a:moveTo>
                                <a:lnTo>
                                  <a:pt x="3386" y="675"/>
                                </a:lnTo>
                                <a:lnTo>
                                  <a:pt x="3386" y="690"/>
                                </a:lnTo>
                                <a:lnTo>
                                  <a:pt x="3431" y="690"/>
                                </a:lnTo>
                                <a:lnTo>
                                  <a:pt x="3431" y="675"/>
                                </a:lnTo>
                                <a:close/>
                                <a:moveTo>
                                  <a:pt x="3431" y="0"/>
                                </a:moveTo>
                                <a:lnTo>
                                  <a:pt x="3386" y="0"/>
                                </a:lnTo>
                                <a:lnTo>
                                  <a:pt x="3386" y="15"/>
                                </a:lnTo>
                                <a:lnTo>
                                  <a:pt x="3431" y="15"/>
                                </a:lnTo>
                                <a:lnTo>
                                  <a:pt x="3431" y="0"/>
                                </a:lnTo>
                                <a:close/>
                                <a:moveTo>
                                  <a:pt x="3506" y="675"/>
                                </a:moveTo>
                                <a:lnTo>
                                  <a:pt x="3461" y="675"/>
                                </a:lnTo>
                                <a:lnTo>
                                  <a:pt x="3461" y="690"/>
                                </a:lnTo>
                                <a:lnTo>
                                  <a:pt x="3506" y="690"/>
                                </a:lnTo>
                                <a:lnTo>
                                  <a:pt x="3506" y="675"/>
                                </a:lnTo>
                                <a:close/>
                                <a:moveTo>
                                  <a:pt x="3506" y="0"/>
                                </a:moveTo>
                                <a:lnTo>
                                  <a:pt x="3461" y="0"/>
                                </a:lnTo>
                                <a:lnTo>
                                  <a:pt x="3461" y="15"/>
                                </a:lnTo>
                                <a:lnTo>
                                  <a:pt x="3506" y="15"/>
                                </a:lnTo>
                                <a:lnTo>
                                  <a:pt x="3506" y="0"/>
                                </a:lnTo>
                                <a:close/>
                                <a:moveTo>
                                  <a:pt x="3581" y="675"/>
                                </a:moveTo>
                                <a:lnTo>
                                  <a:pt x="3536" y="675"/>
                                </a:lnTo>
                                <a:lnTo>
                                  <a:pt x="3536" y="690"/>
                                </a:lnTo>
                                <a:lnTo>
                                  <a:pt x="3581" y="690"/>
                                </a:lnTo>
                                <a:lnTo>
                                  <a:pt x="3581" y="675"/>
                                </a:lnTo>
                                <a:close/>
                                <a:moveTo>
                                  <a:pt x="3581" y="0"/>
                                </a:moveTo>
                                <a:lnTo>
                                  <a:pt x="3536" y="0"/>
                                </a:lnTo>
                                <a:lnTo>
                                  <a:pt x="3536" y="15"/>
                                </a:lnTo>
                                <a:lnTo>
                                  <a:pt x="3581" y="15"/>
                                </a:lnTo>
                                <a:lnTo>
                                  <a:pt x="3581" y="0"/>
                                </a:lnTo>
                                <a:close/>
                                <a:moveTo>
                                  <a:pt x="3657" y="675"/>
                                </a:moveTo>
                                <a:lnTo>
                                  <a:pt x="3612" y="675"/>
                                </a:lnTo>
                                <a:lnTo>
                                  <a:pt x="3612" y="690"/>
                                </a:lnTo>
                                <a:lnTo>
                                  <a:pt x="3657" y="690"/>
                                </a:lnTo>
                                <a:lnTo>
                                  <a:pt x="3657" y="675"/>
                                </a:lnTo>
                                <a:close/>
                                <a:moveTo>
                                  <a:pt x="3657" y="0"/>
                                </a:moveTo>
                                <a:lnTo>
                                  <a:pt x="3612" y="0"/>
                                </a:lnTo>
                                <a:lnTo>
                                  <a:pt x="3612" y="15"/>
                                </a:lnTo>
                                <a:lnTo>
                                  <a:pt x="3657" y="15"/>
                                </a:lnTo>
                                <a:lnTo>
                                  <a:pt x="3657" y="0"/>
                                </a:lnTo>
                                <a:close/>
                                <a:moveTo>
                                  <a:pt x="3732" y="675"/>
                                </a:moveTo>
                                <a:lnTo>
                                  <a:pt x="3687" y="675"/>
                                </a:lnTo>
                                <a:lnTo>
                                  <a:pt x="3687" y="690"/>
                                </a:lnTo>
                                <a:lnTo>
                                  <a:pt x="3732" y="690"/>
                                </a:lnTo>
                                <a:lnTo>
                                  <a:pt x="3732" y="675"/>
                                </a:lnTo>
                                <a:close/>
                                <a:moveTo>
                                  <a:pt x="3732" y="0"/>
                                </a:moveTo>
                                <a:lnTo>
                                  <a:pt x="3687" y="0"/>
                                </a:lnTo>
                                <a:lnTo>
                                  <a:pt x="3687" y="15"/>
                                </a:lnTo>
                                <a:lnTo>
                                  <a:pt x="3732" y="15"/>
                                </a:lnTo>
                                <a:lnTo>
                                  <a:pt x="3732" y="0"/>
                                </a:lnTo>
                                <a:close/>
                                <a:moveTo>
                                  <a:pt x="3807" y="675"/>
                                </a:moveTo>
                                <a:lnTo>
                                  <a:pt x="3762" y="675"/>
                                </a:lnTo>
                                <a:lnTo>
                                  <a:pt x="3762" y="690"/>
                                </a:lnTo>
                                <a:lnTo>
                                  <a:pt x="3807" y="690"/>
                                </a:lnTo>
                                <a:lnTo>
                                  <a:pt x="3807" y="675"/>
                                </a:lnTo>
                                <a:close/>
                                <a:moveTo>
                                  <a:pt x="3807" y="0"/>
                                </a:moveTo>
                                <a:lnTo>
                                  <a:pt x="3762" y="0"/>
                                </a:lnTo>
                                <a:lnTo>
                                  <a:pt x="3762" y="15"/>
                                </a:lnTo>
                                <a:lnTo>
                                  <a:pt x="3807" y="15"/>
                                </a:lnTo>
                                <a:lnTo>
                                  <a:pt x="3807" y="0"/>
                                </a:lnTo>
                                <a:close/>
                                <a:moveTo>
                                  <a:pt x="3882" y="675"/>
                                </a:moveTo>
                                <a:lnTo>
                                  <a:pt x="3837" y="675"/>
                                </a:lnTo>
                                <a:lnTo>
                                  <a:pt x="3837" y="690"/>
                                </a:lnTo>
                                <a:lnTo>
                                  <a:pt x="3882" y="690"/>
                                </a:lnTo>
                                <a:lnTo>
                                  <a:pt x="3882" y="675"/>
                                </a:lnTo>
                                <a:close/>
                                <a:moveTo>
                                  <a:pt x="3882" y="0"/>
                                </a:moveTo>
                                <a:lnTo>
                                  <a:pt x="3837" y="0"/>
                                </a:lnTo>
                                <a:lnTo>
                                  <a:pt x="3837" y="15"/>
                                </a:lnTo>
                                <a:lnTo>
                                  <a:pt x="3882" y="15"/>
                                </a:lnTo>
                                <a:lnTo>
                                  <a:pt x="3882" y="0"/>
                                </a:lnTo>
                                <a:close/>
                                <a:moveTo>
                                  <a:pt x="3958" y="675"/>
                                </a:moveTo>
                                <a:lnTo>
                                  <a:pt x="3913" y="675"/>
                                </a:lnTo>
                                <a:lnTo>
                                  <a:pt x="3913" y="690"/>
                                </a:lnTo>
                                <a:lnTo>
                                  <a:pt x="3958" y="690"/>
                                </a:lnTo>
                                <a:lnTo>
                                  <a:pt x="3958" y="675"/>
                                </a:lnTo>
                                <a:close/>
                                <a:moveTo>
                                  <a:pt x="3958" y="0"/>
                                </a:moveTo>
                                <a:lnTo>
                                  <a:pt x="3913" y="0"/>
                                </a:lnTo>
                                <a:lnTo>
                                  <a:pt x="3913" y="15"/>
                                </a:lnTo>
                                <a:lnTo>
                                  <a:pt x="3958" y="15"/>
                                </a:lnTo>
                                <a:lnTo>
                                  <a:pt x="3958" y="0"/>
                                </a:lnTo>
                                <a:close/>
                                <a:moveTo>
                                  <a:pt x="4033" y="675"/>
                                </a:moveTo>
                                <a:lnTo>
                                  <a:pt x="3988" y="675"/>
                                </a:lnTo>
                                <a:lnTo>
                                  <a:pt x="3988" y="690"/>
                                </a:lnTo>
                                <a:lnTo>
                                  <a:pt x="4033" y="690"/>
                                </a:lnTo>
                                <a:lnTo>
                                  <a:pt x="4033" y="675"/>
                                </a:lnTo>
                                <a:close/>
                                <a:moveTo>
                                  <a:pt x="4033" y="0"/>
                                </a:moveTo>
                                <a:lnTo>
                                  <a:pt x="3988" y="0"/>
                                </a:lnTo>
                                <a:lnTo>
                                  <a:pt x="3988" y="15"/>
                                </a:lnTo>
                                <a:lnTo>
                                  <a:pt x="4033" y="15"/>
                                </a:lnTo>
                                <a:lnTo>
                                  <a:pt x="4033" y="0"/>
                                </a:lnTo>
                                <a:close/>
                                <a:moveTo>
                                  <a:pt x="4108" y="675"/>
                                </a:moveTo>
                                <a:lnTo>
                                  <a:pt x="4063" y="675"/>
                                </a:lnTo>
                                <a:lnTo>
                                  <a:pt x="4063" y="690"/>
                                </a:lnTo>
                                <a:lnTo>
                                  <a:pt x="4108" y="690"/>
                                </a:lnTo>
                                <a:lnTo>
                                  <a:pt x="4108" y="675"/>
                                </a:lnTo>
                                <a:close/>
                                <a:moveTo>
                                  <a:pt x="4108" y="0"/>
                                </a:moveTo>
                                <a:lnTo>
                                  <a:pt x="4063" y="0"/>
                                </a:lnTo>
                                <a:lnTo>
                                  <a:pt x="4063" y="15"/>
                                </a:lnTo>
                                <a:lnTo>
                                  <a:pt x="4108" y="15"/>
                                </a:lnTo>
                                <a:lnTo>
                                  <a:pt x="4108" y="0"/>
                                </a:lnTo>
                                <a:close/>
                                <a:moveTo>
                                  <a:pt x="4183" y="675"/>
                                </a:moveTo>
                                <a:lnTo>
                                  <a:pt x="4138" y="675"/>
                                </a:lnTo>
                                <a:lnTo>
                                  <a:pt x="4138" y="690"/>
                                </a:lnTo>
                                <a:lnTo>
                                  <a:pt x="4183" y="690"/>
                                </a:lnTo>
                                <a:lnTo>
                                  <a:pt x="4183" y="675"/>
                                </a:lnTo>
                                <a:close/>
                                <a:moveTo>
                                  <a:pt x="4183" y="0"/>
                                </a:moveTo>
                                <a:lnTo>
                                  <a:pt x="4138" y="0"/>
                                </a:lnTo>
                                <a:lnTo>
                                  <a:pt x="4138" y="15"/>
                                </a:lnTo>
                                <a:lnTo>
                                  <a:pt x="4183" y="15"/>
                                </a:lnTo>
                                <a:lnTo>
                                  <a:pt x="4183" y="0"/>
                                </a:lnTo>
                                <a:close/>
                                <a:moveTo>
                                  <a:pt x="4259" y="675"/>
                                </a:moveTo>
                                <a:lnTo>
                                  <a:pt x="4214" y="675"/>
                                </a:lnTo>
                                <a:lnTo>
                                  <a:pt x="4214" y="690"/>
                                </a:lnTo>
                                <a:lnTo>
                                  <a:pt x="4259" y="690"/>
                                </a:lnTo>
                                <a:lnTo>
                                  <a:pt x="4259" y="675"/>
                                </a:lnTo>
                                <a:close/>
                                <a:moveTo>
                                  <a:pt x="4259" y="0"/>
                                </a:moveTo>
                                <a:lnTo>
                                  <a:pt x="4214" y="0"/>
                                </a:lnTo>
                                <a:lnTo>
                                  <a:pt x="4214" y="15"/>
                                </a:lnTo>
                                <a:lnTo>
                                  <a:pt x="4259" y="15"/>
                                </a:lnTo>
                                <a:lnTo>
                                  <a:pt x="4259" y="0"/>
                                </a:lnTo>
                                <a:close/>
                                <a:moveTo>
                                  <a:pt x="4334" y="675"/>
                                </a:moveTo>
                                <a:lnTo>
                                  <a:pt x="4289" y="675"/>
                                </a:lnTo>
                                <a:lnTo>
                                  <a:pt x="4289" y="690"/>
                                </a:lnTo>
                                <a:lnTo>
                                  <a:pt x="4334" y="690"/>
                                </a:lnTo>
                                <a:lnTo>
                                  <a:pt x="4334" y="675"/>
                                </a:lnTo>
                                <a:close/>
                                <a:moveTo>
                                  <a:pt x="4334" y="0"/>
                                </a:moveTo>
                                <a:lnTo>
                                  <a:pt x="4289" y="0"/>
                                </a:lnTo>
                                <a:lnTo>
                                  <a:pt x="4289" y="15"/>
                                </a:lnTo>
                                <a:lnTo>
                                  <a:pt x="4334" y="15"/>
                                </a:lnTo>
                                <a:lnTo>
                                  <a:pt x="4334" y="0"/>
                                </a:lnTo>
                                <a:close/>
                                <a:moveTo>
                                  <a:pt x="4409" y="675"/>
                                </a:moveTo>
                                <a:lnTo>
                                  <a:pt x="4364" y="675"/>
                                </a:lnTo>
                                <a:lnTo>
                                  <a:pt x="4364" y="690"/>
                                </a:lnTo>
                                <a:lnTo>
                                  <a:pt x="4409" y="690"/>
                                </a:lnTo>
                                <a:lnTo>
                                  <a:pt x="4409" y="675"/>
                                </a:lnTo>
                                <a:close/>
                                <a:moveTo>
                                  <a:pt x="4409" y="0"/>
                                </a:moveTo>
                                <a:lnTo>
                                  <a:pt x="4364" y="0"/>
                                </a:lnTo>
                                <a:lnTo>
                                  <a:pt x="4364" y="15"/>
                                </a:lnTo>
                                <a:lnTo>
                                  <a:pt x="4409" y="15"/>
                                </a:lnTo>
                                <a:lnTo>
                                  <a:pt x="4409" y="0"/>
                                </a:lnTo>
                                <a:close/>
                                <a:moveTo>
                                  <a:pt x="4484" y="675"/>
                                </a:moveTo>
                                <a:lnTo>
                                  <a:pt x="4439" y="675"/>
                                </a:lnTo>
                                <a:lnTo>
                                  <a:pt x="4439" y="690"/>
                                </a:lnTo>
                                <a:lnTo>
                                  <a:pt x="4484" y="690"/>
                                </a:lnTo>
                                <a:lnTo>
                                  <a:pt x="4484" y="675"/>
                                </a:lnTo>
                                <a:close/>
                                <a:moveTo>
                                  <a:pt x="4484" y="0"/>
                                </a:moveTo>
                                <a:lnTo>
                                  <a:pt x="4439" y="0"/>
                                </a:lnTo>
                                <a:lnTo>
                                  <a:pt x="4439" y="15"/>
                                </a:lnTo>
                                <a:lnTo>
                                  <a:pt x="4484" y="15"/>
                                </a:lnTo>
                                <a:lnTo>
                                  <a:pt x="4484" y="0"/>
                                </a:lnTo>
                                <a:close/>
                                <a:moveTo>
                                  <a:pt x="4560" y="675"/>
                                </a:moveTo>
                                <a:lnTo>
                                  <a:pt x="4515" y="675"/>
                                </a:lnTo>
                                <a:lnTo>
                                  <a:pt x="4515" y="690"/>
                                </a:lnTo>
                                <a:lnTo>
                                  <a:pt x="4560" y="690"/>
                                </a:lnTo>
                                <a:lnTo>
                                  <a:pt x="4560" y="675"/>
                                </a:lnTo>
                                <a:close/>
                                <a:moveTo>
                                  <a:pt x="4560" y="0"/>
                                </a:moveTo>
                                <a:lnTo>
                                  <a:pt x="4515" y="0"/>
                                </a:lnTo>
                                <a:lnTo>
                                  <a:pt x="4515" y="15"/>
                                </a:lnTo>
                                <a:lnTo>
                                  <a:pt x="4560" y="15"/>
                                </a:lnTo>
                                <a:lnTo>
                                  <a:pt x="4560" y="0"/>
                                </a:lnTo>
                                <a:close/>
                                <a:moveTo>
                                  <a:pt x="4635" y="675"/>
                                </a:moveTo>
                                <a:lnTo>
                                  <a:pt x="4590" y="675"/>
                                </a:lnTo>
                                <a:lnTo>
                                  <a:pt x="4590" y="690"/>
                                </a:lnTo>
                                <a:lnTo>
                                  <a:pt x="4635" y="690"/>
                                </a:lnTo>
                                <a:lnTo>
                                  <a:pt x="4635" y="675"/>
                                </a:lnTo>
                                <a:close/>
                                <a:moveTo>
                                  <a:pt x="4635" y="0"/>
                                </a:moveTo>
                                <a:lnTo>
                                  <a:pt x="4590" y="0"/>
                                </a:lnTo>
                                <a:lnTo>
                                  <a:pt x="4590" y="15"/>
                                </a:lnTo>
                                <a:lnTo>
                                  <a:pt x="4635" y="15"/>
                                </a:lnTo>
                                <a:lnTo>
                                  <a:pt x="4635" y="0"/>
                                </a:lnTo>
                                <a:close/>
                                <a:moveTo>
                                  <a:pt x="4710" y="675"/>
                                </a:moveTo>
                                <a:lnTo>
                                  <a:pt x="4665" y="675"/>
                                </a:lnTo>
                                <a:lnTo>
                                  <a:pt x="4665" y="690"/>
                                </a:lnTo>
                                <a:lnTo>
                                  <a:pt x="4710" y="690"/>
                                </a:lnTo>
                                <a:lnTo>
                                  <a:pt x="4710" y="675"/>
                                </a:lnTo>
                                <a:close/>
                                <a:moveTo>
                                  <a:pt x="4710" y="0"/>
                                </a:moveTo>
                                <a:lnTo>
                                  <a:pt x="4665" y="0"/>
                                </a:lnTo>
                                <a:lnTo>
                                  <a:pt x="4665" y="15"/>
                                </a:lnTo>
                                <a:lnTo>
                                  <a:pt x="4710" y="15"/>
                                </a:lnTo>
                                <a:lnTo>
                                  <a:pt x="4710" y="0"/>
                                </a:lnTo>
                                <a:close/>
                                <a:moveTo>
                                  <a:pt x="4785" y="675"/>
                                </a:moveTo>
                                <a:lnTo>
                                  <a:pt x="4740" y="675"/>
                                </a:lnTo>
                                <a:lnTo>
                                  <a:pt x="4740" y="690"/>
                                </a:lnTo>
                                <a:lnTo>
                                  <a:pt x="4785" y="690"/>
                                </a:lnTo>
                                <a:lnTo>
                                  <a:pt x="4785" y="675"/>
                                </a:lnTo>
                                <a:close/>
                                <a:moveTo>
                                  <a:pt x="4785" y="0"/>
                                </a:moveTo>
                                <a:lnTo>
                                  <a:pt x="4740" y="0"/>
                                </a:lnTo>
                                <a:lnTo>
                                  <a:pt x="4740" y="15"/>
                                </a:lnTo>
                                <a:lnTo>
                                  <a:pt x="4785" y="15"/>
                                </a:lnTo>
                                <a:lnTo>
                                  <a:pt x="4785" y="0"/>
                                </a:lnTo>
                                <a:close/>
                                <a:moveTo>
                                  <a:pt x="4860" y="675"/>
                                </a:moveTo>
                                <a:lnTo>
                                  <a:pt x="4815" y="675"/>
                                </a:lnTo>
                                <a:lnTo>
                                  <a:pt x="4815" y="690"/>
                                </a:lnTo>
                                <a:lnTo>
                                  <a:pt x="4860" y="690"/>
                                </a:lnTo>
                                <a:lnTo>
                                  <a:pt x="4860" y="675"/>
                                </a:lnTo>
                                <a:close/>
                                <a:moveTo>
                                  <a:pt x="4860" y="0"/>
                                </a:moveTo>
                                <a:lnTo>
                                  <a:pt x="4815" y="0"/>
                                </a:lnTo>
                                <a:lnTo>
                                  <a:pt x="4815" y="15"/>
                                </a:lnTo>
                                <a:lnTo>
                                  <a:pt x="4860" y="15"/>
                                </a:lnTo>
                                <a:lnTo>
                                  <a:pt x="4860" y="0"/>
                                </a:lnTo>
                                <a:close/>
                                <a:moveTo>
                                  <a:pt x="4936" y="675"/>
                                </a:moveTo>
                                <a:lnTo>
                                  <a:pt x="4891" y="675"/>
                                </a:lnTo>
                                <a:lnTo>
                                  <a:pt x="4891" y="690"/>
                                </a:lnTo>
                                <a:lnTo>
                                  <a:pt x="4936" y="690"/>
                                </a:lnTo>
                                <a:lnTo>
                                  <a:pt x="4936" y="675"/>
                                </a:lnTo>
                                <a:close/>
                                <a:moveTo>
                                  <a:pt x="4936" y="0"/>
                                </a:moveTo>
                                <a:lnTo>
                                  <a:pt x="4891" y="0"/>
                                </a:lnTo>
                                <a:lnTo>
                                  <a:pt x="4891" y="15"/>
                                </a:lnTo>
                                <a:lnTo>
                                  <a:pt x="4936" y="15"/>
                                </a:lnTo>
                                <a:lnTo>
                                  <a:pt x="4936" y="0"/>
                                </a:lnTo>
                                <a:close/>
                                <a:moveTo>
                                  <a:pt x="5011" y="675"/>
                                </a:moveTo>
                                <a:lnTo>
                                  <a:pt x="4966" y="675"/>
                                </a:lnTo>
                                <a:lnTo>
                                  <a:pt x="4966" y="690"/>
                                </a:lnTo>
                                <a:lnTo>
                                  <a:pt x="5011" y="690"/>
                                </a:lnTo>
                                <a:lnTo>
                                  <a:pt x="5011" y="675"/>
                                </a:lnTo>
                                <a:close/>
                                <a:moveTo>
                                  <a:pt x="5011" y="0"/>
                                </a:moveTo>
                                <a:lnTo>
                                  <a:pt x="4966" y="0"/>
                                </a:lnTo>
                                <a:lnTo>
                                  <a:pt x="4966" y="15"/>
                                </a:lnTo>
                                <a:lnTo>
                                  <a:pt x="5011" y="15"/>
                                </a:lnTo>
                                <a:lnTo>
                                  <a:pt x="5011" y="0"/>
                                </a:lnTo>
                                <a:close/>
                                <a:moveTo>
                                  <a:pt x="5086" y="675"/>
                                </a:moveTo>
                                <a:lnTo>
                                  <a:pt x="5041" y="675"/>
                                </a:lnTo>
                                <a:lnTo>
                                  <a:pt x="5041" y="690"/>
                                </a:lnTo>
                                <a:lnTo>
                                  <a:pt x="5086" y="690"/>
                                </a:lnTo>
                                <a:lnTo>
                                  <a:pt x="5086" y="675"/>
                                </a:lnTo>
                                <a:close/>
                                <a:moveTo>
                                  <a:pt x="5086" y="0"/>
                                </a:moveTo>
                                <a:lnTo>
                                  <a:pt x="5041" y="0"/>
                                </a:lnTo>
                                <a:lnTo>
                                  <a:pt x="5041" y="15"/>
                                </a:lnTo>
                                <a:lnTo>
                                  <a:pt x="5086" y="15"/>
                                </a:lnTo>
                                <a:lnTo>
                                  <a:pt x="5086" y="0"/>
                                </a:lnTo>
                                <a:close/>
                                <a:moveTo>
                                  <a:pt x="5161" y="675"/>
                                </a:moveTo>
                                <a:lnTo>
                                  <a:pt x="5116" y="675"/>
                                </a:lnTo>
                                <a:lnTo>
                                  <a:pt x="5116" y="690"/>
                                </a:lnTo>
                                <a:lnTo>
                                  <a:pt x="5161" y="690"/>
                                </a:lnTo>
                                <a:lnTo>
                                  <a:pt x="5161" y="675"/>
                                </a:lnTo>
                                <a:close/>
                                <a:moveTo>
                                  <a:pt x="5161" y="0"/>
                                </a:moveTo>
                                <a:lnTo>
                                  <a:pt x="5116" y="0"/>
                                </a:lnTo>
                                <a:lnTo>
                                  <a:pt x="5116" y="15"/>
                                </a:lnTo>
                                <a:lnTo>
                                  <a:pt x="5161" y="15"/>
                                </a:lnTo>
                                <a:lnTo>
                                  <a:pt x="5161" y="0"/>
                                </a:lnTo>
                                <a:close/>
                                <a:moveTo>
                                  <a:pt x="5237" y="675"/>
                                </a:moveTo>
                                <a:lnTo>
                                  <a:pt x="5192" y="675"/>
                                </a:lnTo>
                                <a:lnTo>
                                  <a:pt x="5192" y="690"/>
                                </a:lnTo>
                                <a:lnTo>
                                  <a:pt x="5237" y="690"/>
                                </a:lnTo>
                                <a:lnTo>
                                  <a:pt x="5237" y="675"/>
                                </a:lnTo>
                                <a:close/>
                                <a:moveTo>
                                  <a:pt x="5237" y="0"/>
                                </a:moveTo>
                                <a:lnTo>
                                  <a:pt x="5192" y="0"/>
                                </a:lnTo>
                                <a:lnTo>
                                  <a:pt x="5192" y="15"/>
                                </a:lnTo>
                                <a:lnTo>
                                  <a:pt x="5237" y="15"/>
                                </a:lnTo>
                                <a:lnTo>
                                  <a:pt x="5237" y="0"/>
                                </a:lnTo>
                                <a:close/>
                                <a:moveTo>
                                  <a:pt x="5312" y="675"/>
                                </a:moveTo>
                                <a:lnTo>
                                  <a:pt x="5267" y="675"/>
                                </a:lnTo>
                                <a:lnTo>
                                  <a:pt x="5267" y="690"/>
                                </a:lnTo>
                                <a:lnTo>
                                  <a:pt x="5312" y="690"/>
                                </a:lnTo>
                                <a:lnTo>
                                  <a:pt x="5312" y="675"/>
                                </a:lnTo>
                                <a:close/>
                                <a:moveTo>
                                  <a:pt x="5312" y="0"/>
                                </a:moveTo>
                                <a:lnTo>
                                  <a:pt x="5267" y="0"/>
                                </a:lnTo>
                                <a:lnTo>
                                  <a:pt x="5267" y="15"/>
                                </a:lnTo>
                                <a:lnTo>
                                  <a:pt x="5312" y="15"/>
                                </a:lnTo>
                                <a:lnTo>
                                  <a:pt x="5312" y="0"/>
                                </a:lnTo>
                                <a:close/>
                                <a:moveTo>
                                  <a:pt x="5387" y="675"/>
                                </a:moveTo>
                                <a:lnTo>
                                  <a:pt x="5342" y="675"/>
                                </a:lnTo>
                                <a:lnTo>
                                  <a:pt x="5342" y="690"/>
                                </a:lnTo>
                                <a:lnTo>
                                  <a:pt x="5387" y="690"/>
                                </a:lnTo>
                                <a:lnTo>
                                  <a:pt x="5387" y="675"/>
                                </a:lnTo>
                                <a:close/>
                                <a:moveTo>
                                  <a:pt x="5387" y="0"/>
                                </a:moveTo>
                                <a:lnTo>
                                  <a:pt x="5342" y="0"/>
                                </a:lnTo>
                                <a:lnTo>
                                  <a:pt x="5342" y="15"/>
                                </a:lnTo>
                                <a:lnTo>
                                  <a:pt x="5387" y="15"/>
                                </a:lnTo>
                                <a:lnTo>
                                  <a:pt x="5387" y="0"/>
                                </a:lnTo>
                                <a:close/>
                                <a:moveTo>
                                  <a:pt x="5462" y="675"/>
                                </a:moveTo>
                                <a:lnTo>
                                  <a:pt x="5417" y="675"/>
                                </a:lnTo>
                                <a:lnTo>
                                  <a:pt x="5417" y="690"/>
                                </a:lnTo>
                                <a:lnTo>
                                  <a:pt x="5462" y="690"/>
                                </a:lnTo>
                                <a:lnTo>
                                  <a:pt x="5462" y="675"/>
                                </a:lnTo>
                                <a:close/>
                                <a:moveTo>
                                  <a:pt x="5462" y="0"/>
                                </a:moveTo>
                                <a:lnTo>
                                  <a:pt x="5417" y="0"/>
                                </a:lnTo>
                                <a:lnTo>
                                  <a:pt x="5417" y="15"/>
                                </a:lnTo>
                                <a:lnTo>
                                  <a:pt x="5462" y="15"/>
                                </a:lnTo>
                                <a:lnTo>
                                  <a:pt x="5462" y="0"/>
                                </a:lnTo>
                                <a:close/>
                                <a:moveTo>
                                  <a:pt x="5538" y="675"/>
                                </a:moveTo>
                                <a:lnTo>
                                  <a:pt x="5493" y="675"/>
                                </a:lnTo>
                                <a:lnTo>
                                  <a:pt x="5493" y="690"/>
                                </a:lnTo>
                                <a:lnTo>
                                  <a:pt x="5538" y="690"/>
                                </a:lnTo>
                                <a:lnTo>
                                  <a:pt x="5538" y="675"/>
                                </a:lnTo>
                                <a:close/>
                                <a:moveTo>
                                  <a:pt x="5538" y="0"/>
                                </a:moveTo>
                                <a:lnTo>
                                  <a:pt x="5493" y="0"/>
                                </a:lnTo>
                                <a:lnTo>
                                  <a:pt x="5493" y="15"/>
                                </a:lnTo>
                                <a:lnTo>
                                  <a:pt x="5538" y="15"/>
                                </a:lnTo>
                                <a:lnTo>
                                  <a:pt x="5538" y="0"/>
                                </a:lnTo>
                                <a:close/>
                                <a:moveTo>
                                  <a:pt x="5613" y="675"/>
                                </a:moveTo>
                                <a:lnTo>
                                  <a:pt x="5568" y="675"/>
                                </a:lnTo>
                                <a:lnTo>
                                  <a:pt x="5568" y="690"/>
                                </a:lnTo>
                                <a:lnTo>
                                  <a:pt x="5613" y="690"/>
                                </a:lnTo>
                                <a:lnTo>
                                  <a:pt x="5613" y="675"/>
                                </a:lnTo>
                                <a:close/>
                                <a:moveTo>
                                  <a:pt x="5613" y="0"/>
                                </a:moveTo>
                                <a:lnTo>
                                  <a:pt x="5568" y="0"/>
                                </a:lnTo>
                                <a:lnTo>
                                  <a:pt x="5568" y="15"/>
                                </a:lnTo>
                                <a:lnTo>
                                  <a:pt x="5613" y="15"/>
                                </a:lnTo>
                                <a:lnTo>
                                  <a:pt x="5613" y="0"/>
                                </a:lnTo>
                                <a:close/>
                                <a:moveTo>
                                  <a:pt x="5688" y="675"/>
                                </a:moveTo>
                                <a:lnTo>
                                  <a:pt x="5643" y="675"/>
                                </a:lnTo>
                                <a:lnTo>
                                  <a:pt x="5643" y="690"/>
                                </a:lnTo>
                                <a:lnTo>
                                  <a:pt x="5688" y="690"/>
                                </a:lnTo>
                                <a:lnTo>
                                  <a:pt x="5688" y="675"/>
                                </a:lnTo>
                                <a:close/>
                                <a:moveTo>
                                  <a:pt x="5688" y="0"/>
                                </a:moveTo>
                                <a:lnTo>
                                  <a:pt x="5643" y="0"/>
                                </a:lnTo>
                                <a:lnTo>
                                  <a:pt x="5643" y="15"/>
                                </a:lnTo>
                                <a:lnTo>
                                  <a:pt x="5688" y="15"/>
                                </a:lnTo>
                                <a:lnTo>
                                  <a:pt x="5688" y="0"/>
                                </a:lnTo>
                                <a:close/>
                                <a:moveTo>
                                  <a:pt x="5763" y="675"/>
                                </a:moveTo>
                                <a:lnTo>
                                  <a:pt x="5718" y="675"/>
                                </a:lnTo>
                                <a:lnTo>
                                  <a:pt x="5718" y="690"/>
                                </a:lnTo>
                                <a:lnTo>
                                  <a:pt x="5763" y="690"/>
                                </a:lnTo>
                                <a:lnTo>
                                  <a:pt x="5763" y="675"/>
                                </a:lnTo>
                                <a:close/>
                                <a:moveTo>
                                  <a:pt x="5763" y="0"/>
                                </a:moveTo>
                                <a:lnTo>
                                  <a:pt x="5718" y="0"/>
                                </a:lnTo>
                                <a:lnTo>
                                  <a:pt x="5718" y="15"/>
                                </a:lnTo>
                                <a:lnTo>
                                  <a:pt x="5763" y="15"/>
                                </a:lnTo>
                                <a:lnTo>
                                  <a:pt x="5763" y="0"/>
                                </a:lnTo>
                                <a:close/>
                                <a:moveTo>
                                  <a:pt x="5839" y="675"/>
                                </a:moveTo>
                                <a:lnTo>
                                  <a:pt x="5794" y="675"/>
                                </a:lnTo>
                                <a:lnTo>
                                  <a:pt x="5794" y="690"/>
                                </a:lnTo>
                                <a:lnTo>
                                  <a:pt x="5839" y="690"/>
                                </a:lnTo>
                                <a:lnTo>
                                  <a:pt x="5839" y="675"/>
                                </a:lnTo>
                                <a:close/>
                                <a:moveTo>
                                  <a:pt x="5839" y="0"/>
                                </a:moveTo>
                                <a:lnTo>
                                  <a:pt x="5794" y="0"/>
                                </a:lnTo>
                                <a:lnTo>
                                  <a:pt x="5794" y="15"/>
                                </a:lnTo>
                                <a:lnTo>
                                  <a:pt x="5839" y="15"/>
                                </a:lnTo>
                                <a:lnTo>
                                  <a:pt x="5839" y="0"/>
                                </a:lnTo>
                                <a:close/>
                                <a:moveTo>
                                  <a:pt x="5914" y="675"/>
                                </a:moveTo>
                                <a:lnTo>
                                  <a:pt x="5869" y="675"/>
                                </a:lnTo>
                                <a:lnTo>
                                  <a:pt x="5869" y="690"/>
                                </a:lnTo>
                                <a:lnTo>
                                  <a:pt x="5914" y="690"/>
                                </a:lnTo>
                                <a:lnTo>
                                  <a:pt x="5914" y="675"/>
                                </a:lnTo>
                                <a:close/>
                                <a:moveTo>
                                  <a:pt x="5914" y="0"/>
                                </a:moveTo>
                                <a:lnTo>
                                  <a:pt x="5869" y="0"/>
                                </a:lnTo>
                                <a:lnTo>
                                  <a:pt x="5869" y="15"/>
                                </a:lnTo>
                                <a:lnTo>
                                  <a:pt x="5914" y="15"/>
                                </a:lnTo>
                                <a:lnTo>
                                  <a:pt x="5914" y="0"/>
                                </a:lnTo>
                                <a:close/>
                                <a:moveTo>
                                  <a:pt x="5989" y="675"/>
                                </a:moveTo>
                                <a:lnTo>
                                  <a:pt x="5944" y="675"/>
                                </a:lnTo>
                                <a:lnTo>
                                  <a:pt x="5944" y="690"/>
                                </a:lnTo>
                                <a:lnTo>
                                  <a:pt x="5989" y="690"/>
                                </a:lnTo>
                                <a:lnTo>
                                  <a:pt x="5989" y="675"/>
                                </a:lnTo>
                                <a:close/>
                                <a:moveTo>
                                  <a:pt x="5989" y="0"/>
                                </a:moveTo>
                                <a:lnTo>
                                  <a:pt x="5944" y="0"/>
                                </a:lnTo>
                                <a:lnTo>
                                  <a:pt x="5944" y="15"/>
                                </a:lnTo>
                                <a:lnTo>
                                  <a:pt x="5989" y="15"/>
                                </a:lnTo>
                                <a:lnTo>
                                  <a:pt x="5989" y="0"/>
                                </a:lnTo>
                                <a:close/>
                                <a:moveTo>
                                  <a:pt x="6064" y="675"/>
                                </a:moveTo>
                                <a:lnTo>
                                  <a:pt x="6019" y="675"/>
                                </a:lnTo>
                                <a:lnTo>
                                  <a:pt x="6019" y="690"/>
                                </a:lnTo>
                                <a:lnTo>
                                  <a:pt x="6064" y="690"/>
                                </a:lnTo>
                                <a:lnTo>
                                  <a:pt x="6064" y="675"/>
                                </a:lnTo>
                                <a:close/>
                                <a:moveTo>
                                  <a:pt x="6064" y="0"/>
                                </a:moveTo>
                                <a:lnTo>
                                  <a:pt x="6019" y="0"/>
                                </a:lnTo>
                                <a:lnTo>
                                  <a:pt x="6019" y="15"/>
                                </a:lnTo>
                                <a:lnTo>
                                  <a:pt x="6064" y="15"/>
                                </a:lnTo>
                                <a:lnTo>
                                  <a:pt x="6064" y="0"/>
                                </a:lnTo>
                                <a:close/>
                                <a:moveTo>
                                  <a:pt x="6140" y="675"/>
                                </a:moveTo>
                                <a:lnTo>
                                  <a:pt x="6095" y="675"/>
                                </a:lnTo>
                                <a:lnTo>
                                  <a:pt x="6095" y="690"/>
                                </a:lnTo>
                                <a:lnTo>
                                  <a:pt x="6140" y="690"/>
                                </a:lnTo>
                                <a:lnTo>
                                  <a:pt x="6140" y="675"/>
                                </a:lnTo>
                                <a:close/>
                                <a:moveTo>
                                  <a:pt x="6140" y="0"/>
                                </a:moveTo>
                                <a:lnTo>
                                  <a:pt x="6095" y="0"/>
                                </a:lnTo>
                                <a:lnTo>
                                  <a:pt x="6095" y="15"/>
                                </a:lnTo>
                                <a:lnTo>
                                  <a:pt x="6140" y="15"/>
                                </a:lnTo>
                                <a:lnTo>
                                  <a:pt x="6140" y="0"/>
                                </a:lnTo>
                                <a:close/>
                                <a:moveTo>
                                  <a:pt x="6215" y="675"/>
                                </a:moveTo>
                                <a:lnTo>
                                  <a:pt x="6170" y="675"/>
                                </a:lnTo>
                                <a:lnTo>
                                  <a:pt x="6170" y="690"/>
                                </a:lnTo>
                                <a:lnTo>
                                  <a:pt x="6215" y="690"/>
                                </a:lnTo>
                                <a:lnTo>
                                  <a:pt x="6215" y="675"/>
                                </a:lnTo>
                                <a:close/>
                                <a:moveTo>
                                  <a:pt x="6215" y="0"/>
                                </a:moveTo>
                                <a:lnTo>
                                  <a:pt x="6170" y="0"/>
                                </a:lnTo>
                                <a:lnTo>
                                  <a:pt x="6170" y="15"/>
                                </a:lnTo>
                                <a:lnTo>
                                  <a:pt x="6215" y="15"/>
                                </a:lnTo>
                                <a:lnTo>
                                  <a:pt x="6215" y="0"/>
                                </a:lnTo>
                                <a:close/>
                                <a:moveTo>
                                  <a:pt x="6290" y="675"/>
                                </a:moveTo>
                                <a:lnTo>
                                  <a:pt x="6245" y="675"/>
                                </a:lnTo>
                                <a:lnTo>
                                  <a:pt x="6245" y="690"/>
                                </a:lnTo>
                                <a:lnTo>
                                  <a:pt x="6290" y="690"/>
                                </a:lnTo>
                                <a:lnTo>
                                  <a:pt x="6290" y="675"/>
                                </a:lnTo>
                                <a:close/>
                                <a:moveTo>
                                  <a:pt x="6290" y="0"/>
                                </a:moveTo>
                                <a:lnTo>
                                  <a:pt x="6245" y="0"/>
                                </a:lnTo>
                                <a:lnTo>
                                  <a:pt x="6245" y="15"/>
                                </a:lnTo>
                                <a:lnTo>
                                  <a:pt x="6290" y="15"/>
                                </a:lnTo>
                                <a:lnTo>
                                  <a:pt x="6290" y="0"/>
                                </a:lnTo>
                                <a:close/>
                                <a:moveTo>
                                  <a:pt x="6365" y="675"/>
                                </a:moveTo>
                                <a:lnTo>
                                  <a:pt x="6320" y="675"/>
                                </a:lnTo>
                                <a:lnTo>
                                  <a:pt x="6320" y="690"/>
                                </a:lnTo>
                                <a:lnTo>
                                  <a:pt x="6365" y="690"/>
                                </a:lnTo>
                                <a:lnTo>
                                  <a:pt x="6365" y="675"/>
                                </a:lnTo>
                                <a:close/>
                                <a:moveTo>
                                  <a:pt x="6365" y="0"/>
                                </a:moveTo>
                                <a:lnTo>
                                  <a:pt x="6320" y="0"/>
                                </a:lnTo>
                                <a:lnTo>
                                  <a:pt x="6320" y="15"/>
                                </a:lnTo>
                                <a:lnTo>
                                  <a:pt x="6365" y="15"/>
                                </a:lnTo>
                                <a:lnTo>
                                  <a:pt x="6365" y="0"/>
                                </a:lnTo>
                                <a:close/>
                                <a:moveTo>
                                  <a:pt x="6441" y="675"/>
                                </a:moveTo>
                                <a:lnTo>
                                  <a:pt x="6396" y="675"/>
                                </a:lnTo>
                                <a:lnTo>
                                  <a:pt x="6396" y="690"/>
                                </a:lnTo>
                                <a:lnTo>
                                  <a:pt x="6441" y="690"/>
                                </a:lnTo>
                                <a:lnTo>
                                  <a:pt x="6441" y="675"/>
                                </a:lnTo>
                                <a:close/>
                                <a:moveTo>
                                  <a:pt x="6441" y="0"/>
                                </a:moveTo>
                                <a:lnTo>
                                  <a:pt x="6396" y="0"/>
                                </a:lnTo>
                                <a:lnTo>
                                  <a:pt x="6396" y="15"/>
                                </a:lnTo>
                                <a:lnTo>
                                  <a:pt x="6441" y="15"/>
                                </a:lnTo>
                                <a:lnTo>
                                  <a:pt x="6441" y="0"/>
                                </a:lnTo>
                                <a:close/>
                                <a:moveTo>
                                  <a:pt x="6516" y="675"/>
                                </a:moveTo>
                                <a:lnTo>
                                  <a:pt x="6471" y="675"/>
                                </a:lnTo>
                                <a:lnTo>
                                  <a:pt x="6471" y="690"/>
                                </a:lnTo>
                                <a:lnTo>
                                  <a:pt x="6516" y="690"/>
                                </a:lnTo>
                                <a:lnTo>
                                  <a:pt x="6516" y="675"/>
                                </a:lnTo>
                                <a:close/>
                                <a:moveTo>
                                  <a:pt x="6516" y="0"/>
                                </a:moveTo>
                                <a:lnTo>
                                  <a:pt x="6471" y="0"/>
                                </a:lnTo>
                                <a:lnTo>
                                  <a:pt x="6471" y="15"/>
                                </a:lnTo>
                                <a:lnTo>
                                  <a:pt x="6516" y="15"/>
                                </a:lnTo>
                                <a:lnTo>
                                  <a:pt x="6516" y="0"/>
                                </a:lnTo>
                                <a:close/>
                                <a:moveTo>
                                  <a:pt x="6591" y="675"/>
                                </a:moveTo>
                                <a:lnTo>
                                  <a:pt x="6546" y="675"/>
                                </a:lnTo>
                                <a:lnTo>
                                  <a:pt x="6546" y="690"/>
                                </a:lnTo>
                                <a:lnTo>
                                  <a:pt x="6591" y="690"/>
                                </a:lnTo>
                                <a:lnTo>
                                  <a:pt x="6591" y="675"/>
                                </a:lnTo>
                                <a:close/>
                                <a:moveTo>
                                  <a:pt x="6591" y="0"/>
                                </a:moveTo>
                                <a:lnTo>
                                  <a:pt x="6546" y="0"/>
                                </a:lnTo>
                                <a:lnTo>
                                  <a:pt x="6546" y="15"/>
                                </a:lnTo>
                                <a:lnTo>
                                  <a:pt x="6591" y="15"/>
                                </a:lnTo>
                                <a:lnTo>
                                  <a:pt x="6591" y="0"/>
                                </a:lnTo>
                                <a:close/>
                                <a:moveTo>
                                  <a:pt x="6666" y="675"/>
                                </a:moveTo>
                                <a:lnTo>
                                  <a:pt x="6621" y="675"/>
                                </a:lnTo>
                                <a:lnTo>
                                  <a:pt x="6621" y="690"/>
                                </a:lnTo>
                                <a:lnTo>
                                  <a:pt x="6666" y="690"/>
                                </a:lnTo>
                                <a:lnTo>
                                  <a:pt x="6666" y="675"/>
                                </a:lnTo>
                                <a:close/>
                                <a:moveTo>
                                  <a:pt x="6666" y="0"/>
                                </a:moveTo>
                                <a:lnTo>
                                  <a:pt x="6621" y="0"/>
                                </a:lnTo>
                                <a:lnTo>
                                  <a:pt x="6621" y="15"/>
                                </a:lnTo>
                                <a:lnTo>
                                  <a:pt x="6666" y="15"/>
                                </a:lnTo>
                                <a:lnTo>
                                  <a:pt x="6666" y="0"/>
                                </a:lnTo>
                                <a:close/>
                                <a:moveTo>
                                  <a:pt x="6742" y="675"/>
                                </a:moveTo>
                                <a:lnTo>
                                  <a:pt x="6697" y="675"/>
                                </a:lnTo>
                                <a:lnTo>
                                  <a:pt x="6697" y="690"/>
                                </a:lnTo>
                                <a:lnTo>
                                  <a:pt x="6742" y="690"/>
                                </a:lnTo>
                                <a:lnTo>
                                  <a:pt x="6742" y="675"/>
                                </a:lnTo>
                                <a:close/>
                                <a:moveTo>
                                  <a:pt x="6742" y="0"/>
                                </a:moveTo>
                                <a:lnTo>
                                  <a:pt x="6697" y="0"/>
                                </a:lnTo>
                                <a:lnTo>
                                  <a:pt x="6697" y="15"/>
                                </a:lnTo>
                                <a:lnTo>
                                  <a:pt x="6742" y="15"/>
                                </a:lnTo>
                                <a:lnTo>
                                  <a:pt x="6742" y="0"/>
                                </a:lnTo>
                                <a:close/>
                                <a:moveTo>
                                  <a:pt x="6817" y="675"/>
                                </a:moveTo>
                                <a:lnTo>
                                  <a:pt x="6772" y="675"/>
                                </a:lnTo>
                                <a:lnTo>
                                  <a:pt x="6772" y="690"/>
                                </a:lnTo>
                                <a:lnTo>
                                  <a:pt x="6817" y="690"/>
                                </a:lnTo>
                                <a:lnTo>
                                  <a:pt x="6817" y="675"/>
                                </a:lnTo>
                                <a:close/>
                                <a:moveTo>
                                  <a:pt x="6817" y="0"/>
                                </a:moveTo>
                                <a:lnTo>
                                  <a:pt x="6772" y="0"/>
                                </a:lnTo>
                                <a:lnTo>
                                  <a:pt x="6772" y="15"/>
                                </a:lnTo>
                                <a:lnTo>
                                  <a:pt x="6817" y="15"/>
                                </a:lnTo>
                                <a:lnTo>
                                  <a:pt x="6817" y="0"/>
                                </a:lnTo>
                                <a:close/>
                                <a:moveTo>
                                  <a:pt x="6892" y="675"/>
                                </a:moveTo>
                                <a:lnTo>
                                  <a:pt x="6847" y="675"/>
                                </a:lnTo>
                                <a:lnTo>
                                  <a:pt x="6847" y="690"/>
                                </a:lnTo>
                                <a:lnTo>
                                  <a:pt x="6892" y="690"/>
                                </a:lnTo>
                                <a:lnTo>
                                  <a:pt x="6892" y="675"/>
                                </a:lnTo>
                                <a:close/>
                                <a:moveTo>
                                  <a:pt x="6892" y="0"/>
                                </a:moveTo>
                                <a:lnTo>
                                  <a:pt x="6847" y="0"/>
                                </a:lnTo>
                                <a:lnTo>
                                  <a:pt x="6847" y="15"/>
                                </a:lnTo>
                                <a:lnTo>
                                  <a:pt x="6892" y="15"/>
                                </a:lnTo>
                                <a:lnTo>
                                  <a:pt x="6892" y="0"/>
                                </a:lnTo>
                                <a:close/>
                                <a:moveTo>
                                  <a:pt x="6967" y="675"/>
                                </a:moveTo>
                                <a:lnTo>
                                  <a:pt x="6922" y="675"/>
                                </a:lnTo>
                                <a:lnTo>
                                  <a:pt x="6922" y="690"/>
                                </a:lnTo>
                                <a:lnTo>
                                  <a:pt x="6967" y="690"/>
                                </a:lnTo>
                                <a:lnTo>
                                  <a:pt x="6967" y="675"/>
                                </a:lnTo>
                                <a:close/>
                                <a:moveTo>
                                  <a:pt x="6967" y="0"/>
                                </a:moveTo>
                                <a:lnTo>
                                  <a:pt x="6922" y="0"/>
                                </a:lnTo>
                                <a:lnTo>
                                  <a:pt x="6922" y="15"/>
                                </a:lnTo>
                                <a:lnTo>
                                  <a:pt x="6967" y="15"/>
                                </a:lnTo>
                                <a:lnTo>
                                  <a:pt x="6967" y="0"/>
                                </a:lnTo>
                                <a:close/>
                                <a:moveTo>
                                  <a:pt x="7042" y="675"/>
                                </a:moveTo>
                                <a:lnTo>
                                  <a:pt x="6997" y="675"/>
                                </a:lnTo>
                                <a:lnTo>
                                  <a:pt x="6997" y="690"/>
                                </a:lnTo>
                                <a:lnTo>
                                  <a:pt x="7042" y="690"/>
                                </a:lnTo>
                                <a:lnTo>
                                  <a:pt x="7042" y="675"/>
                                </a:lnTo>
                                <a:close/>
                                <a:moveTo>
                                  <a:pt x="7042" y="0"/>
                                </a:moveTo>
                                <a:lnTo>
                                  <a:pt x="6997" y="0"/>
                                </a:lnTo>
                                <a:lnTo>
                                  <a:pt x="6997" y="15"/>
                                </a:lnTo>
                                <a:lnTo>
                                  <a:pt x="7042" y="15"/>
                                </a:lnTo>
                                <a:lnTo>
                                  <a:pt x="7042" y="0"/>
                                </a:lnTo>
                                <a:close/>
                                <a:moveTo>
                                  <a:pt x="7118" y="675"/>
                                </a:moveTo>
                                <a:lnTo>
                                  <a:pt x="7073" y="675"/>
                                </a:lnTo>
                                <a:lnTo>
                                  <a:pt x="7073" y="690"/>
                                </a:lnTo>
                                <a:lnTo>
                                  <a:pt x="7118" y="690"/>
                                </a:lnTo>
                                <a:lnTo>
                                  <a:pt x="7118" y="675"/>
                                </a:lnTo>
                                <a:close/>
                                <a:moveTo>
                                  <a:pt x="7118" y="0"/>
                                </a:moveTo>
                                <a:lnTo>
                                  <a:pt x="7073" y="0"/>
                                </a:lnTo>
                                <a:lnTo>
                                  <a:pt x="7073" y="15"/>
                                </a:lnTo>
                                <a:lnTo>
                                  <a:pt x="7118" y="15"/>
                                </a:lnTo>
                                <a:lnTo>
                                  <a:pt x="7118" y="0"/>
                                </a:lnTo>
                                <a:close/>
                                <a:moveTo>
                                  <a:pt x="7193" y="675"/>
                                </a:moveTo>
                                <a:lnTo>
                                  <a:pt x="7148" y="675"/>
                                </a:lnTo>
                                <a:lnTo>
                                  <a:pt x="7148" y="690"/>
                                </a:lnTo>
                                <a:lnTo>
                                  <a:pt x="7193" y="690"/>
                                </a:lnTo>
                                <a:lnTo>
                                  <a:pt x="7193" y="675"/>
                                </a:lnTo>
                                <a:close/>
                                <a:moveTo>
                                  <a:pt x="7193" y="0"/>
                                </a:moveTo>
                                <a:lnTo>
                                  <a:pt x="7148" y="0"/>
                                </a:lnTo>
                                <a:lnTo>
                                  <a:pt x="7148" y="15"/>
                                </a:lnTo>
                                <a:lnTo>
                                  <a:pt x="7193" y="15"/>
                                </a:lnTo>
                                <a:lnTo>
                                  <a:pt x="7193" y="0"/>
                                </a:lnTo>
                                <a:close/>
                                <a:moveTo>
                                  <a:pt x="7268" y="675"/>
                                </a:moveTo>
                                <a:lnTo>
                                  <a:pt x="7223" y="675"/>
                                </a:lnTo>
                                <a:lnTo>
                                  <a:pt x="7223" y="690"/>
                                </a:lnTo>
                                <a:lnTo>
                                  <a:pt x="7268" y="690"/>
                                </a:lnTo>
                                <a:lnTo>
                                  <a:pt x="7268" y="675"/>
                                </a:lnTo>
                                <a:close/>
                                <a:moveTo>
                                  <a:pt x="7268" y="0"/>
                                </a:moveTo>
                                <a:lnTo>
                                  <a:pt x="7223" y="0"/>
                                </a:lnTo>
                                <a:lnTo>
                                  <a:pt x="7223" y="15"/>
                                </a:lnTo>
                                <a:lnTo>
                                  <a:pt x="7268" y="15"/>
                                </a:lnTo>
                                <a:lnTo>
                                  <a:pt x="7268" y="0"/>
                                </a:lnTo>
                                <a:close/>
                                <a:moveTo>
                                  <a:pt x="7343" y="675"/>
                                </a:moveTo>
                                <a:lnTo>
                                  <a:pt x="7298" y="675"/>
                                </a:lnTo>
                                <a:lnTo>
                                  <a:pt x="7298" y="690"/>
                                </a:lnTo>
                                <a:lnTo>
                                  <a:pt x="7343" y="690"/>
                                </a:lnTo>
                                <a:lnTo>
                                  <a:pt x="7343" y="675"/>
                                </a:lnTo>
                                <a:close/>
                                <a:moveTo>
                                  <a:pt x="7343" y="0"/>
                                </a:moveTo>
                                <a:lnTo>
                                  <a:pt x="7298" y="0"/>
                                </a:lnTo>
                                <a:lnTo>
                                  <a:pt x="7298" y="15"/>
                                </a:lnTo>
                                <a:lnTo>
                                  <a:pt x="7343" y="15"/>
                                </a:lnTo>
                                <a:lnTo>
                                  <a:pt x="7343" y="0"/>
                                </a:lnTo>
                                <a:close/>
                                <a:moveTo>
                                  <a:pt x="7419" y="675"/>
                                </a:moveTo>
                                <a:lnTo>
                                  <a:pt x="7374" y="675"/>
                                </a:lnTo>
                                <a:lnTo>
                                  <a:pt x="7374" y="690"/>
                                </a:lnTo>
                                <a:lnTo>
                                  <a:pt x="7419" y="690"/>
                                </a:lnTo>
                                <a:lnTo>
                                  <a:pt x="7419" y="675"/>
                                </a:lnTo>
                                <a:close/>
                                <a:moveTo>
                                  <a:pt x="7419" y="0"/>
                                </a:moveTo>
                                <a:lnTo>
                                  <a:pt x="7374" y="0"/>
                                </a:lnTo>
                                <a:lnTo>
                                  <a:pt x="7374" y="15"/>
                                </a:lnTo>
                                <a:lnTo>
                                  <a:pt x="7419" y="15"/>
                                </a:lnTo>
                                <a:lnTo>
                                  <a:pt x="7419" y="0"/>
                                </a:lnTo>
                                <a:close/>
                                <a:moveTo>
                                  <a:pt x="7494" y="675"/>
                                </a:moveTo>
                                <a:lnTo>
                                  <a:pt x="7449" y="675"/>
                                </a:lnTo>
                                <a:lnTo>
                                  <a:pt x="7449" y="690"/>
                                </a:lnTo>
                                <a:lnTo>
                                  <a:pt x="7494" y="690"/>
                                </a:lnTo>
                                <a:lnTo>
                                  <a:pt x="7494" y="675"/>
                                </a:lnTo>
                                <a:close/>
                                <a:moveTo>
                                  <a:pt x="7494" y="0"/>
                                </a:moveTo>
                                <a:lnTo>
                                  <a:pt x="7449" y="0"/>
                                </a:lnTo>
                                <a:lnTo>
                                  <a:pt x="7449" y="15"/>
                                </a:lnTo>
                                <a:lnTo>
                                  <a:pt x="7494" y="15"/>
                                </a:lnTo>
                                <a:lnTo>
                                  <a:pt x="7494" y="0"/>
                                </a:lnTo>
                                <a:close/>
                                <a:moveTo>
                                  <a:pt x="7569" y="675"/>
                                </a:moveTo>
                                <a:lnTo>
                                  <a:pt x="7524" y="675"/>
                                </a:lnTo>
                                <a:lnTo>
                                  <a:pt x="7524" y="690"/>
                                </a:lnTo>
                                <a:lnTo>
                                  <a:pt x="7569" y="690"/>
                                </a:lnTo>
                                <a:lnTo>
                                  <a:pt x="7569" y="675"/>
                                </a:lnTo>
                                <a:close/>
                                <a:moveTo>
                                  <a:pt x="7569" y="0"/>
                                </a:moveTo>
                                <a:lnTo>
                                  <a:pt x="7524" y="0"/>
                                </a:lnTo>
                                <a:lnTo>
                                  <a:pt x="7524" y="15"/>
                                </a:lnTo>
                                <a:lnTo>
                                  <a:pt x="7569" y="15"/>
                                </a:lnTo>
                                <a:lnTo>
                                  <a:pt x="7569" y="0"/>
                                </a:lnTo>
                                <a:close/>
                                <a:moveTo>
                                  <a:pt x="7644" y="675"/>
                                </a:moveTo>
                                <a:lnTo>
                                  <a:pt x="7599" y="675"/>
                                </a:lnTo>
                                <a:lnTo>
                                  <a:pt x="7599" y="690"/>
                                </a:lnTo>
                                <a:lnTo>
                                  <a:pt x="7644" y="690"/>
                                </a:lnTo>
                                <a:lnTo>
                                  <a:pt x="7644" y="675"/>
                                </a:lnTo>
                                <a:close/>
                                <a:moveTo>
                                  <a:pt x="7644" y="0"/>
                                </a:moveTo>
                                <a:lnTo>
                                  <a:pt x="7599" y="0"/>
                                </a:lnTo>
                                <a:lnTo>
                                  <a:pt x="7599" y="15"/>
                                </a:lnTo>
                                <a:lnTo>
                                  <a:pt x="7644" y="15"/>
                                </a:lnTo>
                                <a:lnTo>
                                  <a:pt x="7644" y="0"/>
                                </a:lnTo>
                                <a:close/>
                                <a:moveTo>
                                  <a:pt x="7720" y="675"/>
                                </a:moveTo>
                                <a:lnTo>
                                  <a:pt x="7675" y="675"/>
                                </a:lnTo>
                                <a:lnTo>
                                  <a:pt x="7675" y="690"/>
                                </a:lnTo>
                                <a:lnTo>
                                  <a:pt x="7720" y="690"/>
                                </a:lnTo>
                                <a:lnTo>
                                  <a:pt x="7720" y="675"/>
                                </a:lnTo>
                                <a:close/>
                                <a:moveTo>
                                  <a:pt x="7720" y="0"/>
                                </a:moveTo>
                                <a:lnTo>
                                  <a:pt x="7675" y="0"/>
                                </a:lnTo>
                                <a:lnTo>
                                  <a:pt x="7675" y="15"/>
                                </a:lnTo>
                                <a:lnTo>
                                  <a:pt x="7720" y="15"/>
                                </a:lnTo>
                                <a:lnTo>
                                  <a:pt x="7720" y="0"/>
                                </a:lnTo>
                                <a:close/>
                                <a:moveTo>
                                  <a:pt x="7795" y="675"/>
                                </a:moveTo>
                                <a:lnTo>
                                  <a:pt x="7750" y="675"/>
                                </a:lnTo>
                                <a:lnTo>
                                  <a:pt x="7750" y="690"/>
                                </a:lnTo>
                                <a:lnTo>
                                  <a:pt x="7795" y="690"/>
                                </a:lnTo>
                                <a:lnTo>
                                  <a:pt x="7795" y="675"/>
                                </a:lnTo>
                                <a:close/>
                                <a:moveTo>
                                  <a:pt x="7795" y="0"/>
                                </a:moveTo>
                                <a:lnTo>
                                  <a:pt x="7750" y="0"/>
                                </a:lnTo>
                                <a:lnTo>
                                  <a:pt x="7750" y="15"/>
                                </a:lnTo>
                                <a:lnTo>
                                  <a:pt x="7795" y="15"/>
                                </a:lnTo>
                                <a:lnTo>
                                  <a:pt x="7795" y="0"/>
                                </a:lnTo>
                                <a:close/>
                                <a:moveTo>
                                  <a:pt x="7870" y="675"/>
                                </a:moveTo>
                                <a:lnTo>
                                  <a:pt x="7825" y="675"/>
                                </a:lnTo>
                                <a:lnTo>
                                  <a:pt x="7825" y="690"/>
                                </a:lnTo>
                                <a:lnTo>
                                  <a:pt x="7870" y="690"/>
                                </a:lnTo>
                                <a:lnTo>
                                  <a:pt x="7870" y="675"/>
                                </a:lnTo>
                                <a:close/>
                                <a:moveTo>
                                  <a:pt x="7870" y="0"/>
                                </a:moveTo>
                                <a:lnTo>
                                  <a:pt x="7825" y="0"/>
                                </a:lnTo>
                                <a:lnTo>
                                  <a:pt x="7825" y="15"/>
                                </a:lnTo>
                                <a:lnTo>
                                  <a:pt x="7870" y="15"/>
                                </a:lnTo>
                                <a:lnTo>
                                  <a:pt x="7870" y="0"/>
                                </a:lnTo>
                                <a:close/>
                                <a:moveTo>
                                  <a:pt x="7945" y="675"/>
                                </a:moveTo>
                                <a:lnTo>
                                  <a:pt x="7900" y="675"/>
                                </a:lnTo>
                                <a:lnTo>
                                  <a:pt x="7900" y="690"/>
                                </a:lnTo>
                                <a:lnTo>
                                  <a:pt x="7945" y="690"/>
                                </a:lnTo>
                                <a:lnTo>
                                  <a:pt x="7945" y="675"/>
                                </a:lnTo>
                                <a:close/>
                                <a:moveTo>
                                  <a:pt x="7945" y="0"/>
                                </a:moveTo>
                                <a:lnTo>
                                  <a:pt x="7900" y="0"/>
                                </a:lnTo>
                                <a:lnTo>
                                  <a:pt x="7900" y="15"/>
                                </a:lnTo>
                                <a:lnTo>
                                  <a:pt x="7945" y="15"/>
                                </a:lnTo>
                                <a:lnTo>
                                  <a:pt x="7945" y="0"/>
                                </a:lnTo>
                                <a:close/>
                                <a:moveTo>
                                  <a:pt x="8021" y="675"/>
                                </a:moveTo>
                                <a:lnTo>
                                  <a:pt x="7976" y="675"/>
                                </a:lnTo>
                                <a:lnTo>
                                  <a:pt x="7976" y="690"/>
                                </a:lnTo>
                                <a:lnTo>
                                  <a:pt x="8021" y="690"/>
                                </a:lnTo>
                                <a:lnTo>
                                  <a:pt x="8021" y="675"/>
                                </a:lnTo>
                                <a:close/>
                                <a:moveTo>
                                  <a:pt x="8021" y="0"/>
                                </a:moveTo>
                                <a:lnTo>
                                  <a:pt x="7976" y="0"/>
                                </a:lnTo>
                                <a:lnTo>
                                  <a:pt x="7976" y="15"/>
                                </a:lnTo>
                                <a:lnTo>
                                  <a:pt x="8021" y="15"/>
                                </a:lnTo>
                                <a:lnTo>
                                  <a:pt x="8021" y="0"/>
                                </a:lnTo>
                                <a:close/>
                                <a:moveTo>
                                  <a:pt x="8096" y="675"/>
                                </a:moveTo>
                                <a:lnTo>
                                  <a:pt x="8051" y="675"/>
                                </a:lnTo>
                                <a:lnTo>
                                  <a:pt x="8051" y="690"/>
                                </a:lnTo>
                                <a:lnTo>
                                  <a:pt x="8096" y="690"/>
                                </a:lnTo>
                                <a:lnTo>
                                  <a:pt x="8096" y="675"/>
                                </a:lnTo>
                                <a:close/>
                                <a:moveTo>
                                  <a:pt x="8096" y="0"/>
                                </a:moveTo>
                                <a:lnTo>
                                  <a:pt x="8051" y="0"/>
                                </a:lnTo>
                                <a:lnTo>
                                  <a:pt x="8051" y="15"/>
                                </a:lnTo>
                                <a:lnTo>
                                  <a:pt x="8096" y="15"/>
                                </a:lnTo>
                                <a:lnTo>
                                  <a:pt x="8096" y="0"/>
                                </a:lnTo>
                                <a:close/>
                                <a:moveTo>
                                  <a:pt x="8171" y="675"/>
                                </a:moveTo>
                                <a:lnTo>
                                  <a:pt x="8126" y="675"/>
                                </a:lnTo>
                                <a:lnTo>
                                  <a:pt x="8126" y="690"/>
                                </a:lnTo>
                                <a:lnTo>
                                  <a:pt x="8171" y="690"/>
                                </a:lnTo>
                                <a:lnTo>
                                  <a:pt x="8171" y="675"/>
                                </a:lnTo>
                                <a:close/>
                                <a:moveTo>
                                  <a:pt x="8171" y="0"/>
                                </a:moveTo>
                                <a:lnTo>
                                  <a:pt x="8126" y="0"/>
                                </a:lnTo>
                                <a:lnTo>
                                  <a:pt x="8126" y="15"/>
                                </a:lnTo>
                                <a:lnTo>
                                  <a:pt x="8171" y="15"/>
                                </a:lnTo>
                                <a:lnTo>
                                  <a:pt x="8171" y="0"/>
                                </a:lnTo>
                                <a:close/>
                                <a:moveTo>
                                  <a:pt x="8246" y="675"/>
                                </a:moveTo>
                                <a:lnTo>
                                  <a:pt x="8201" y="675"/>
                                </a:lnTo>
                                <a:lnTo>
                                  <a:pt x="8201" y="690"/>
                                </a:lnTo>
                                <a:lnTo>
                                  <a:pt x="8246" y="690"/>
                                </a:lnTo>
                                <a:lnTo>
                                  <a:pt x="8246" y="675"/>
                                </a:lnTo>
                                <a:close/>
                                <a:moveTo>
                                  <a:pt x="8246" y="0"/>
                                </a:moveTo>
                                <a:lnTo>
                                  <a:pt x="8201" y="0"/>
                                </a:lnTo>
                                <a:lnTo>
                                  <a:pt x="8201" y="15"/>
                                </a:lnTo>
                                <a:lnTo>
                                  <a:pt x="8246" y="15"/>
                                </a:lnTo>
                                <a:lnTo>
                                  <a:pt x="8246" y="0"/>
                                </a:lnTo>
                                <a:close/>
                                <a:moveTo>
                                  <a:pt x="8322" y="675"/>
                                </a:moveTo>
                                <a:lnTo>
                                  <a:pt x="8277" y="675"/>
                                </a:lnTo>
                                <a:lnTo>
                                  <a:pt x="8277" y="690"/>
                                </a:lnTo>
                                <a:lnTo>
                                  <a:pt x="8322" y="690"/>
                                </a:lnTo>
                                <a:lnTo>
                                  <a:pt x="8322" y="675"/>
                                </a:lnTo>
                                <a:close/>
                                <a:moveTo>
                                  <a:pt x="8322" y="0"/>
                                </a:moveTo>
                                <a:lnTo>
                                  <a:pt x="8277" y="0"/>
                                </a:lnTo>
                                <a:lnTo>
                                  <a:pt x="8277" y="15"/>
                                </a:lnTo>
                                <a:lnTo>
                                  <a:pt x="8322" y="15"/>
                                </a:lnTo>
                                <a:lnTo>
                                  <a:pt x="8322" y="0"/>
                                </a:lnTo>
                                <a:close/>
                                <a:moveTo>
                                  <a:pt x="8397" y="675"/>
                                </a:moveTo>
                                <a:lnTo>
                                  <a:pt x="8352" y="675"/>
                                </a:lnTo>
                                <a:lnTo>
                                  <a:pt x="8352" y="690"/>
                                </a:lnTo>
                                <a:lnTo>
                                  <a:pt x="8397" y="690"/>
                                </a:lnTo>
                                <a:lnTo>
                                  <a:pt x="8397" y="675"/>
                                </a:lnTo>
                                <a:close/>
                                <a:moveTo>
                                  <a:pt x="8397" y="0"/>
                                </a:moveTo>
                                <a:lnTo>
                                  <a:pt x="8352" y="0"/>
                                </a:lnTo>
                                <a:lnTo>
                                  <a:pt x="8352" y="15"/>
                                </a:lnTo>
                                <a:lnTo>
                                  <a:pt x="8397" y="15"/>
                                </a:lnTo>
                                <a:lnTo>
                                  <a:pt x="8397" y="0"/>
                                </a:lnTo>
                                <a:close/>
                                <a:moveTo>
                                  <a:pt x="8472" y="675"/>
                                </a:moveTo>
                                <a:lnTo>
                                  <a:pt x="8427" y="675"/>
                                </a:lnTo>
                                <a:lnTo>
                                  <a:pt x="8427" y="690"/>
                                </a:lnTo>
                                <a:lnTo>
                                  <a:pt x="8472" y="690"/>
                                </a:lnTo>
                                <a:lnTo>
                                  <a:pt x="8472" y="675"/>
                                </a:lnTo>
                                <a:close/>
                                <a:moveTo>
                                  <a:pt x="8472" y="0"/>
                                </a:moveTo>
                                <a:lnTo>
                                  <a:pt x="8427" y="0"/>
                                </a:lnTo>
                                <a:lnTo>
                                  <a:pt x="8427" y="15"/>
                                </a:lnTo>
                                <a:lnTo>
                                  <a:pt x="8472" y="15"/>
                                </a:lnTo>
                                <a:lnTo>
                                  <a:pt x="8472" y="0"/>
                                </a:lnTo>
                                <a:close/>
                                <a:moveTo>
                                  <a:pt x="8547" y="675"/>
                                </a:moveTo>
                                <a:lnTo>
                                  <a:pt x="8502" y="675"/>
                                </a:lnTo>
                                <a:lnTo>
                                  <a:pt x="8502" y="690"/>
                                </a:lnTo>
                                <a:lnTo>
                                  <a:pt x="8547" y="690"/>
                                </a:lnTo>
                                <a:lnTo>
                                  <a:pt x="8547" y="675"/>
                                </a:lnTo>
                                <a:close/>
                                <a:moveTo>
                                  <a:pt x="8547" y="0"/>
                                </a:moveTo>
                                <a:lnTo>
                                  <a:pt x="8502" y="0"/>
                                </a:lnTo>
                                <a:lnTo>
                                  <a:pt x="8502" y="15"/>
                                </a:lnTo>
                                <a:lnTo>
                                  <a:pt x="8547" y="15"/>
                                </a:lnTo>
                                <a:lnTo>
                                  <a:pt x="8547" y="0"/>
                                </a:lnTo>
                                <a:close/>
                                <a:moveTo>
                                  <a:pt x="8623" y="675"/>
                                </a:moveTo>
                                <a:lnTo>
                                  <a:pt x="8578" y="675"/>
                                </a:lnTo>
                                <a:lnTo>
                                  <a:pt x="8578" y="690"/>
                                </a:lnTo>
                                <a:lnTo>
                                  <a:pt x="8623" y="690"/>
                                </a:lnTo>
                                <a:lnTo>
                                  <a:pt x="8623" y="675"/>
                                </a:lnTo>
                                <a:close/>
                                <a:moveTo>
                                  <a:pt x="8623" y="0"/>
                                </a:moveTo>
                                <a:lnTo>
                                  <a:pt x="8578" y="0"/>
                                </a:lnTo>
                                <a:lnTo>
                                  <a:pt x="8578" y="15"/>
                                </a:lnTo>
                                <a:lnTo>
                                  <a:pt x="8623" y="15"/>
                                </a:lnTo>
                                <a:lnTo>
                                  <a:pt x="8623" y="0"/>
                                </a:lnTo>
                                <a:close/>
                                <a:moveTo>
                                  <a:pt x="8698" y="675"/>
                                </a:moveTo>
                                <a:lnTo>
                                  <a:pt x="8653" y="675"/>
                                </a:lnTo>
                                <a:lnTo>
                                  <a:pt x="8653" y="690"/>
                                </a:lnTo>
                                <a:lnTo>
                                  <a:pt x="8698" y="690"/>
                                </a:lnTo>
                                <a:lnTo>
                                  <a:pt x="8698" y="675"/>
                                </a:lnTo>
                                <a:close/>
                                <a:moveTo>
                                  <a:pt x="8698" y="0"/>
                                </a:moveTo>
                                <a:lnTo>
                                  <a:pt x="8653" y="0"/>
                                </a:lnTo>
                                <a:lnTo>
                                  <a:pt x="8653" y="15"/>
                                </a:lnTo>
                                <a:lnTo>
                                  <a:pt x="8698" y="15"/>
                                </a:lnTo>
                                <a:lnTo>
                                  <a:pt x="8698" y="0"/>
                                </a:lnTo>
                                <a:close/>
                                <a:moveTo>
                                  <a:pt x="8773" y="675"/>
                                </a:moveTo>
                                <a:lnTo>
                                  <a:pt x="8728" y="675"/>
                                </a:lnTo>
                                <a:lnTo>
                                  <a:pt x="8728" y="690"/>
                                </a:lnTo>
                                <a:lnTo>
                                  <a:pt x="8773" y="690"/>
                                </a:lnTo>
                                <a:lnTo>
                                  <a:pt x="8773" y="675"/>
                                </a:lnTo>
                                <a:close/>
                                <a:moveTo>
                                  <a:pt x="8773" y="0"/>
                                </a:moveTo>
                                <a:lnTo>
                                  <a:pt x="8728" y="0"/>
                                </a:lnTo>
                                <a:lnTo>
                                  <a:pt x="8728" y="15"/>
                                </a:lnTo>
                                <a:lnTo>
                                  <a:pt x="8773" y="15"/>
                                </a:lnTo>
                                <a:lnTo>
                                  <a:pt x="8773" y="0"/>
                                </a:lnTo>
                                <a:close/>
                                <a:moveTo>
                                  <a:pt x="8848" y="675"/>
                                </a:moveTo>
                                <a:lnTo>
                                  <a:pt x="8803" y="675"/>
                                </a:lnTo>
                                <a:lnTo>
                                  <a:pt x="8803" y="690"/>
                                </a:lnTo>
                                <a:lnTo>
                                  <a:pt x="8848" y="690"/>
                                </a:lnTo>
                                <a:lnTo>
                                  <a:pt x="8848" y="675"/>
                                </a:lnTo>
                                <a:close/>
                                <a:moveTo>
                                  <a:pt x="8848" y="0"/>
                                </a:moveTo>
                                <a:lnTo>
                                  <a:pt x="8803" y="0"/>
                                </a:lnTo>
                                <a:lnTo>
                                  <a:pt x="8803" y="15"/>
                                </a:lnTo>
                                <a:lnTo>
                                  <a:pt x="8848" y="15"/>
                                </a:lnTo>
                                <a:lnTo>
                                  <a:pt x="8848" y="0"/>
                                </a:lnTo>
                                <a:close/>
                                <a:moveTo>
                                  <a:pt x="8924" y="675"/>
                                </a:moveTo>
                                <a:lnTo>
                                  <a:pt x="8879" y="675"/>
                                </a:lnTo>
                                <a:lnTo>
                                  <a:pt x="8879" y="690"/>
                                </a:lnTo>
                                <a:lnTo>
                                  <a:pt x="8924" y="690"/>
                                </a:lnTo>
                                <a:lnTo>
                                  <a:pt x="8924" y="675"/>
                                </a:lnTo>
                                <a:close/>
                                <a:moveTo>
                                  <a:pt x="8924" y="0"/>
                                </a:moveTo>
                                <a:lnTo>
                                  <a:pt x="8879" y="0"/>
                                </a:lnTo>
                                <a:lnTo>
                                  <a:pt x="8879" y="15"/>
                                </a:lnTo>
                                <a:lnTo>
                                  <a:pt x="8924" y="15"/>
                                </a:lnTo>
                                <a:lnTo>
                                  <a:pt x="8924" y="0"/>
                                </a:lnTo>
                                <a:close/>
                                <a:moveTo>
                                  <a:pt x="8999" y="675"/>
                                </a:moveTo>
                                <a:lnTo>
                                  <a:pt x="8954" y="675"/>
                                </a:lnTo>
                                <a:lnTo>
                                  <a:pt x="8954" y="690"/>
                                </a:lnTo>
                                <a:lnTo>
                                  <a:pt x="8999" y="690"/>
                                </a:lnTo>
                                <a:lnTo>
                                  <a:pt x="8999" y="675"/>
                                </a:lnTo>
                                <a:close/>
                                <a:moveTo>
                                  <a:pt x="8999" y="0"/>
                                </a:moveTo>
                                <a:lnTo>
                                  <a:pt x="8954" y="0"/>
                                </a:lnTo>
                                <a:lnTo>
                                  <a:pt x="8954" y="15"/>
                                </a:lnTo>
                                <a:lnTo>
                                  <a:pt x="8999" y="15"/>
                                </a:lnTo>
                                <a:lnTo>
                                  <a:pt x="8999" y="0"/>
                                </a:lnTo>
                                <a:close/>
                                <a:moveTo>
                                  <a:pt x="9074" y="675"/>
                                </a:moveTo>
                                <a:lnTo>
                                  <a:pt x="9029" y="675"/>
                                </a:lnTo>
                                <a:lnTo>
                                  <a:pt x="9029" y="690"/>
                                </a:lnTo>
                                <a:lnTo>
                                  <a:pt x="9074" y="690"/>
                                </a:lnTo>
                                <a:lnTo>
                                  <a:pt x="9074" y="675"/>
                                </a:lnTo>
                                <a:close/>
                                <a:moveTo>
                                  <a:pt x="9074" y="0"/>
                                </a:moveTo>
                                <a:lnTo>
                                  <a:pt x="9029" y="0"/>
                                </a:lnTo>
                                <a:lnTo>
                                  <a:pt x="9029" y="15"/>
                                </a:lnTo>
                                <a:lnTo>
                                  <a:pt x="9074" y="15"/>
                                </a:lnTo>
                                <a:lnTo>
                                  <a:pt x="9074" y="0"/>
                                </a:lnTo>
                                <a:close/>
                                <a:moveTo>
                                  <a:pt x="9149" y="675"/>
                                </a:moveTo>
                                <a:lnTo>
                                  <a:pt x="9104" y="675"/>
                                </a:lnTo>
                                <a:lnTo>
                                  <a:pt x="9104" y="690"/>
                                </a:lnTo>
                                <a:lnTo>
                                  <a:pt x="9149" y="690"/>
                                </a:lnTo>
                                <a:lnTo>
                                  <a:pt x="9149" y="675"/>
                                </a:lnTo>
                                <a:close/>
                                <a:moveTo>
                                  <a:pt x="9149" y="0"/>
                                </a:moveTo>
                                <a:lnTo>
                                  <a:pt x="9104" y="0"/>
                                </a:lnTo>
                                <a:lnTo>
                                  <a:pt x="9104" y="15"/>
                                </a:lnTo>
                                <a:lnTo>
                                  <a:pt x="9149" y="15"/>
                                </a:lnTo>
                                <a:lnTo>
                                  <a:pt x="9149" y="0"/>
                                </a:lnTo>
                                <a:close/>
                                <a:moveTo>
                                  <a:pt x="9225" y="675"/>
                                </a:moveTo>
                                <a:lnTo>
                                  <a:pt x="9180" y="675"/>
                                </a:lnTo>
                                <a:lnTo>
                                  <a:pt x="9180" y="690"/>
                                </a:lnTo>
                                <a:lnTo>
                                  <a:pt x="9225" y="690"/>
                                </a:lnTo>
                                <a:lnTo>
                                  <a:pt x="9225" y="675"/>
                                </a:lnTo>
                                <a:close/>
                                <a:moveTo>
                                  <a:pt x="9225" y="0"/>
                                </a:moveTo>
                                <a:lnTo>
                                  <a:pt x="9180" y="0"/>
                                </a:lnTo>
                                <a:lnTo>
                                  <a:pt x="9180" y="15"/>
                                </a:lnTo>
                                <a:lnTo>
                                  <a:pt x="9225" y="15"/>
                                </a:lnTo>
                                <a:lnTo>
                                  <a:pt x="9225" y="0"/>
                                </a:lnTo>
                                <a:close/>
                                <a:moveTo>
                                  <a:pt x="9300" y="675"/>
                                </a:moveTo>
                                <a:lnTo>
                                  <a:pt x="9255" y="675"/>
                                </a:lnTo>
                                <a:lnTo>
                                  <a:pt x="9255" y="690"/>
                                </a:lnTo>
                                <a:lnTo>
                                  <a:pt x="9300" y="690"/>
                                </a:lnTo>
                                <a:lnTo>
                                  <a:pt x="9300" y="675"/>
                                </a:lnTo>
                                <a:close/>
                                <a:moveTo>
                                  <a:pt x="9300" y="0"/>
                                </a:moveTo>
                                <a:lnTo>
                                  <a:pt x="9255" y="0"/>
                                </a:lnTo>
                                <a:lnTo>
                                  <a:pt x="9255" y="15"/>
                                </a:lnTo>
                                <a:lnTo>
                                  <a:pt x="9300" y="15"/>
                                </a:lnTo>
                                <a:lnTo>
                                  <a:pt x="9300" y="0"/>
                                </a:lnTo>
                                <a:close/>
                                <a:moveTo>
                                  <a:pt x="9375" y="675"/>
                                </a:moveTo>
                                <a:lnTo>
                                  <a:pt x="9330" y="675"/>
                                </a:lnTo>
                                <a:lnTo>
                                  <a:pt x="9330" y="690"/>
                                </a:lnTo>
                                <a:lnTo>
                                  <a:pt x="9375" y="690"/>
                                </a:lnTo>
                                <a:lnTo>
                                  <a:pt x="9375" y="675"/>
                                </a:lnTo>
                                <a:close/>
                                <a:moveTo>
                                  <a:pt x="9375" y="0"/>
                                </a:moveTo>
                                <a:lnTo>
                                  <a:pt x="9330" y="0"/>
                                </a:lnTo>
                                <a:lnTo>
                                  <a:pt x="9330" y="15"/>
                                </a:lnTo>
                                <a:lnTo>
                                  <a:pt x="9375" y="15"/>
                                </a:lnTo>
                                <a:lnTo>
                                  <a:pt x="9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9367" y="0"/>
                            <a:ext cx="0" cy="6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AutoShape 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5" cy="690"/>
                          </a:xfrm>
                          <a:custGeom>
                            <a:avLst/>
                            <a:gdLst>
                              <a:gd name="T0" fmla="*/ 15 w 15"/>
                              <a:gd name="T1" fmla="*/ 645 h 690"/>
                              <a:gd name="T2" fmla="*/ 0 w 15"/>
                              <a:gd name="T3" fmla="*/ 645 h 690"/>
                              <a:gd name="T4" fmla="*/ 0 w 15"/>
                              <a:gd name="T5" fmla="*/ 690 h 690"/>
                              <a:gd name="T6" fmla="*/ 15 w 15"/>
                              <a:gd name="T7" fmla="*/ 690 h 690"/>
                              <a:gd name="T8" fmla="*/ 15 w 15"/>
                              <a:gd name="T9" fmla="*/ 645 h 690"/>
                              <a:gd name="T10" fmla="*/ 15 w 15"/>
                              <a:gd name="T11" fmla="*/ 573 h 690"/>
                              <a:gd name="T12" fmla="*/ 0 w 15"/>
                              <a:gd name="T13" fmla="*/ 573 h 690"/>
                              <a:gd name="T14" fmla="*/ 0 w 15"/>
                              <a:gd name="T15" fmla="*/ 618 h 690"/>
                              <a:gd name="T16" fmla="*/ 15 w 15"/>
                              <a:gd name="T17" fmla="*/ 618 h 690"/>
                              <a:gd name="T18" fmla="*/ 15 w 15"/>
                              <a:gd name="T19" fmla="*/ 573 h 690"/>
                              <a:gd name="T20" fmla="*/ 15 w 15"/>
                              <a:gd name="T21" fmla="*/ 502 h 690"/>
                              <a:gd name="T22" fmla="*/ 0 w 15"/>
                              <a:gd name="T23" fmla="*/ 502 h 690"/>
                              <a:gd name="T24" fmla="*/ 0 w 15"/>
                              <a:gd name="T25" fmla="*/ 547 h 690"/>
                              <a:gd name="T26" fmla="*/ 15 w 15"/>
                              <a:gd name="T27" fmla="*/ 547 h 690"/>
                              <a:gd name="T28" fmla="*/ 15 w 15"/>
                              <a:gd name="T29" fmla="*/ 502 h 690"/>
                              <a:gd name="T30" fmla="*/ 15 w 15"/>
                              <a:gd name="T31" fmla="*/ 430 h 690"/>
                              <a:gd name="T32" fmla="*/ 0 w 15"/>
                              <a:gd name="T33" fmla="*/ 430 h 690"/>
                              <a:gd name="T34" fmla="*/ 0 w 15"/>
                              <a:gd name="T35" fmla="*/ 475 h 690"/>
                              <a:gd name="T36" fmla="*/ 15 w 15"/>
                              <a:gd name="T37" fmla="*/ 475 h 690"/>
                              <a:gd name="T38" fmla="*/ 15 w 15"/>
                              <a:gd name="T39" fmla="*/ 430 h 690"/>
                              <a:gd name="T40" fmla="*/ 15 w 15"/>
                              <a:gd name="T41" fmla="*/ 358 h 690"/>
                              <a:gd name="T42" fmla="*/ 0 w 15"/>
                              <a:gd name="T43" fmla="*/ 358 h 690"/>
                              <a:gd name="T44" fmla="*/ 0 w 15"/>
                              <a:gd name="T45" fmla="*/ 403 h 690"/>
                              <a:gd name="T46" fmla="*/ 15 w 15"/>
                              <a:gd name="T47" fmla="*/ 403 h 690"/>
                              <a:gd name="T48" fmla="*/ 15 w 15"/>
                              <a:gd name="T49" fmla="*/ 358 h 690"/>
                              <a:gd name="T50" fmla="*/ 15 w 15"/>
                              <a:gd name="T51" fmla="*/ 287 h 690"/>
                              <a:gd name="T52" fmla="*/ 0 w 15"/>
                              <a:gd name="T53" fmla="*/ 287 h 690"/>
                              <a:gd name="T54" fmla="*/ 0 w 15"/>
                              <a:gd name="T55" fmla="*/ 332 h 690"/>
                              <a:gd name="T56" fmla="*/ 15 w 15"/>
                              <a:gd name="T57" fmla="*/ 332 h 690"/>
                              <a:gd name="T58" fmla="*/ 15 w 15"/>
                              <a:gd name="T59" fmla="*/ 287 h 690"/>
                              <a:gd name="T60" fmla="*/ 15 w 15"/>
                              <a:gd name="T61" fmla="*/ 215 h 690"/>
                              <a:gd name="T62" fmla="*/ 0 w 15"/>
                              <a:gd name="T63" fmla="*/ 215 h 690"/>
                              <a:gd name="T64" fmla="*/ 0 w 15"/>
                              <a:gd name="T65" fmla="*/ 260 h 690"/>
                              <a:gd name="T66" fmla="*/ 15 w 15"/>
                              <a:gd name="T67" fmla="*/ 260 h 690"/>
                              <a:gd name="T68" fmla="*/ 15 w 15"/>
                              <a:gd name="T69" fmla="*/ 215 h 690"/>
                              <a:gd name="T70" fmla="*/ 15 w 15"/>
                              <a:gd name="T71" fmla="*/ 143 h 690"/>
                              <a:gd name="T72" fmla="*/ 0 w 15"/>
                              <a:gd name="T73" fmla="*/ 143 h 690"/>
                              <a:gd name="T74" fmla="*/ 0 w 15"/>
                              <a:gd name="T75" fmla="*/ 188 h 690"/>
                              <a:gd name="T76" fmla="*/ 15 w 15"/>
                              <a:gd name="T77" fmla="*/ 188 h 690"/>
                              <a:gd name="T78" fmla="*/ 15 w 15"/>
                              <a:gd name="T79" fmla="*/ 143 h 690"/>
                              <a:gd name="T80" fmla="*/ 15 w 15"/>
                              <a:gd name="T81" fmla="*/ 72 h 690"/>
                              <a:gd name="T82" fmla="*/ 0 w 15"/>
                              <a:gd name="T83" fmla="*/ 72 h 690"/>
                              <a:gd name="T84" fmla="*/ 0 w 15"/>
                              <a:gd name="T85" fmla="*/ 117 h 690"/>
                              <a:gd name="T86" fmla="*/ 15 w 15"/>
                              <a:gd name="T87" fmla="*/ 117 h 690"/>
                              <a:gd name="T88" fmla="*/ 15 w 15"/>
                              <a:gd name="T89" fmla="*/ 72 h 690"/>
                              <a:gd name="T90" fmla="*/ 15 w 15"/>
                              <a:gd name="T91" fmla="*/ 0 h 690"/>
                              <a:gd name="T92" fmla="*/ 0 w 15"/>
                              <a:gd name="T93" fmla="*/ 0 h 690"/>
                              <a:gd name="T94" fmla="*/ 0 w 15"/>
                              <a:gd name="T95" fmla="*/ 45 h 690"/>
                              <a:gd name="T96" fmla="*/ 15 w 15"/>
                              <a:gd name="T97" fmla="*/ 45 h 690"/>
                              <a:gd name="T98" fmla="*/ 15 w 15"/>
                              <a:gd name="T99" fmla="*/ 0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5" h="690">
                                <a:moveTo>
                                  <a:pt x="15" y="645"/>
                                </a:moveTo>
                                <a:lnTo>
                                  <a:pt x="0" y="645"/>
                                </a:lnTo>
                                <a:lnTo>
                                  <a:pt x="0" y="690"/>
                                </a:lnTo>
                                <a:lnTo>
                                  <a:pt x="15" y="690"/>
                                </a:lnTo>
                                <a:lnTo>
                                  <a:pt x="15" y="645"/>
                                </a:lnTo>
                                <a:close/>
                                <a:moveTo>
                                  <a:pt x="15" y="573"/>
                                </a:moveTo>
                                <a:lnTo>
                                  <a:pt x="0" y="573"/>
                                </a:lnTo>
                                <a:lnTo>
                                  <a:pt x="0" y="618"/>
                                </a:lnTo>
                                <a:lnTo>
                                  <a:pt x="15" y="618"/>
                                </a:lnTo>
                                <a:lnTo>
                                  <a:pt x="15" y="573"/>
                                </a:lnTo>
                                <a:close/>
                                <a:moveTo>
                                  <a:pt x="15" y="502"/>
                                </a:moveTo>
                                <a:lnTo>
                                  <a:pt x="0" y="502"/>
                                </a:lnTo>
                                <a:lnTo>
                                  <a:pt x="0" y="547"/>
                                </a:lnTo>
                                <a:lnTo>
                                  <a:pt x="15" y="547"/>
                                </a:lnTo>
                                <a:lnTo>
                                  <a:pt x="15" y="502"/>
                                </a:lnTo>
                                <a:close/>
                                <a:moveTo>
                                  <a:pt x="15" y="430"/>
                                </a:moveTo>
                                <a:lnTo>
                                  <a:pt x="0" y="430"/>
                                </a:lnTo>
                                <a:lnTo>
                                  <a:pt x="0" y="475"/>
                                </a:lnTo>
                                <a:lnTo>
                                  <a:pt x="15" y="475"/>
                                </a:lnTo>
                                <a:lnTo>
                                  <a:pt x="15" y="430"/>
                                </a:lnTo>
                                <a:close/>
                                <a:moveTo>
                                  <a:pt x="15" y="358"/>
                                </a:moveTo>
                                <a:lnTo>
                                  <a:pt x="0" y="358"/>
                                </a:lnTo>
                                <a:lnTo>
                                  <a:pt x="0" y="403"/>
                                </a:lnTo>
                                <a:lnTo>
                                  <a:pt x="15" y="403"/>
                                </a:lnTo>
                                <a:lnTo>
                                  <a:pt x="15" y="358"/>
                                </a:lnTo>
                                <a:close/>
                                <a:moveTo>
                                  <a:pt x="15" y="287"/>
                                </a:moveTo>
                                <a:lnTo>
                                  <a:pt x="0" y="287"/>
                                </a:lnTo>
                                <a:lnTo>
                                  <a:pt x="0" y="332"/>
                                </a:lnTo>
                                <a:lnTo>
                                  <a:pt x="15" y="332"/>
                                </a:lnTo>
                                <a:lnTo>
                                  <a:pt x="15" y="287"/>
                                </a:lnTo>
                                <a:close/>
                                <a:moveTo>
                                  <a:pt x="15" y="215"/>
                                </a:moveTo>
                                <a:lnTo>
                                  <a:pt x="0" y="215"/>
                                </a:lnTo>
                                <a:lnTo>
                                  <a:pt x="0" y="260"/>
                                </a:lnTo>
                                <a:lnTo>
                                  <a:pt x="15" y="260"/>
                                </a:lnTo>
                                <a:lnTo>
                                  <a:pt x="15" y="215"/>
                                </a:lnTo>
                                <a:close/>
                                <a:moveTo>
                                  <a:pt x="15" y="143"/>
                                </a:moveTo>
                                <a:lnTo>
                                  <a:pt x="0" y="143"/>
                                </a:lnTo>
                                <a:lnTo>
                                  <a:pt x="0" y="188"/>
                                </a:lnTo>
                                <a:lnTo>
                                  <a:pt x="15" y="188"/>
                                </a:lnTo>
                                <a:lnTo>
                                  <a:pt x="15" y="143"/>
                                </a:lnTo>
                                <a:close/>
                                <a:moveTo>
                                  <a:pt x="15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117"/>
                                </a:lnTo>
                                <a:lnTo>
                                  <a:pt x="15" y="117"/>
                                </a:lnTo>
                                <a:lnTo>
                                  <a:pt x="15" y="72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15" y="45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15"/>
                            <a:ext cx="9345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843853" w14:textId="77777777" w:rsidR="00B9738E" w:rsidRDefault="00592588">
                              <w:pPr>
                                <w:spacing w:before="146"/>
                                <w:ind w:left="141"/>
                                <w:rPr>
                                  <w:rFonts w:ascii="Roboto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Roboto"/>
                                  <w:b/>
                                  <w:sz w:val="32"/>
                                  <w:u w:val="thick"/>
                                </w:rPr>
                                <w:t>8.1</w:t>
                              </w:r>
                              <w:r>
                                <w:rPr>
                                  <w:rFonts w:ascii="Roboto"/>
                                  <w:b/>
                                  <w:spacing w:val="79"/>
                                  <w:sz w:val="32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32"/>
                                  <w:u w:val="thick"/>
                                </w:rPr>
                                <w:t>Test</w:t>
                              </w:r>
                              <w:r>
                                <w:rPr>
                                  <w:rFonts w:ascii="Roboto"/>
                                  <w:b/>
                                  <w:spacing w:val="-1"/>
                                  <w:sz w:val="32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32"/>
                                  <w:u w:val="thick"/>
                                </w:rPr>
                                <w:t>cases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270198" id="Group 18" o:spid="_x0000_s1103" style="width:468.75pt;height:34.55pt;mso-position-horizontal-relative:char;mso-position-vertical-relative:line" coordsize="9375,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">
                <v:rect id="Rectangle 23" o:spid="_x0000_s1104" style="position:absolute;width:9375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" fillcolor="#cfd0d9" stroked="f"/>
                <v:shape id="AutoShape 22" o:spid="_x0000_s1105" style="position:absolute;left:-1;width:9375;height:690;visibility:visible;mso-wrap-style:square;v-text-anchor:top" coordsize="9375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" path="m45,675l,675r,15l45,690r,-15xm45,l,,,15r45,l45,xm120,675r-45,l75,690r45,l120,675xm120,l75,r,15l120,15,120,xm195,675r-45,l150,690r45,l195,675xm195,l150,r,15l195,15,195,xm271,675r-45,l226,690r45,l271,675xm271,l226,r,15l271,15,271,xm346,675r-45,l301,690r45,l346,675xm346,l301,r,15l346,15,346,xm421,675r-45,l376,690r45,l421,675xm421,l376,r,15l421,15,421,xm496,675r-45,l451,690r45,l496,675xm496,l451,r,15l496,15,496,xm572,675r-45,l527,690r45,l572,675xm572,l527,r,15l572,15,572,xm647,675r-45,l602,690r45,l647,675xm647,l602,r,15l647,15,647,xm722,675r-45,l677,690r45,l722,675xm722,l677,r,15l722,15,722,xm797,675r-45,l752,690r45,l797,675xm797,l752,r,15l797,15,797,xm873,675r-45,l828,690r45,l873,675xm873,l828,r,15l873,15,873,xm948,675r-45,l903,690r45,l948,675xm948,l903,r,15l948,15,948,xm1023,675r-45,l978,690r45,l1023,675xm1023,l978,r,15l1023,15r,-15xm1098,675r-45,l1053,690r45,l1098,675xm1098,r-45,l1053,15r45,l1098,xm1174,675r-45,l1129,690r45,l1174,675xm1174,r-45,l1129,15r45,l1174,xm1249,675r-45,l1204,690r45,l1249,675xm1249,r-45,l1204,15r45,l1249,xm1324,675r-45,l1279,690r45,l1324,675xm1324,r-45,l1279,15r45,l1324,xm1399,675r-45,l1354,690r45,l1399,675xm1399,r-45,l1354,15r45,l1399,xm1475,675r-45,l1430,690r45,l1475,675xm1475,r-45,l1430,15r45,l1475,xm1550,675r-45,l1505,690r45,l1550,675xm1550,r-45,l1505,15r45,l1550,xm1625,675r-45,l1580,690r45,l1625,675xm1625,r-45,l1580,15r45,l1625,xm1700,675r-45,l1655,690r45,l1700,675xm1700,r-45,l1655,15r45,l1700,xm1776,675r-45,l1731,690r45,l1776,675xm1776,r-45,l1731,15r45,l1776,xm1851,675r-45,l1806,690r45,l1851,675xm1851,r-45,l1806,15r45,l1851,xm1926,675r-45,l1881,690r45,l1926,675xm1926,r-45,l1881,15r45,l1926,xm2001,675r-45,l1956,690r45,l2001,675xm2001,r-45,l1956,15r45,l2001,xm2077,675r-45,l2032,690r45,l2077,675xm2077,r-45,l2032,15r45,l2077,xm2152,675r-45,l2107,690r45,l2152,675xm2152,r-45,l2107,15r45,l2152,xm2227,675r-45,l2182,690r45,l2227,675xm2227,r-45,l2182,15r45,l2227,xm2302,675r-45,l2257,690r45,l2302,675xm2302,r-45,l2257,15r45,l2302,xm2377,675r-45,l2332,690r45,l2377,675xm2377,r-45,l2332,15r45,l2377,xm2453,675r-45,l2408,690r45,l2453,675xm2453,r-45,l2408,15r45,l2453,xm2528,675r-45,l2483,690r45,l2528,675xm2528,r-45,l2483,15r45,l2528,xm2603,675r-45,l2558,690r45,l2603,675xm2603,r-45,l2558,15r45,l2603,xm2678,675r-45,l2633,690r45,l2678,675xm2678,r-45,l2633,15r45,l2678,xm2754,675r-45,l2709,690r45,l2754,675xm2754,r-45,l2709,15r45,l2754,xm2829,675r-45,l2784,690r45,l2829,675xm2829,r-45,l2784,15r45,l2829,xm2904,675r-45,l2859,690r45,l2904,675xm2904,r-45,l2859,15r45,l2904,xm2979,675r-45,l2934,690r45,l2979,675xm2979,r-45,l2934,15r45,l2979,xm3055,675r-45,l3010,690r45,l3055,675xm3055,r-45,l3010,15r45,l3055,xm3130,675r-45,l3085,690r45,l3130,675xm3130,r-45,l3085,15r45,l3130,xm3205,675r-45,l3160,690r45,l3205,675xm3205,r-45,l3160,15r45,l3205,xm3280,675r-45,l3235,690r45,l3280,675xm3280,r-45,l3235,15r45,l3280,xm3356,675r-45,l3311,690r45,l3356,675xm3356,r-45,l3311,15r45,l3356,xm3431,675r-45,l3386,690r45,l3431,675xm3431,r-45,l3386,15r45,l3431,xm3506,675r-45,l3461,690r45,l3506,675xm3506,r-45,l3461,15r45,l3506,xm3581,675r-45,l3536,690r45,l3581,675xm3581,r-45,l3536,15r45,l3581,xm3657,675r-45,l3612,690r45,l3657,675xm3657,r-45,l3612,15r45,l3657,xm3732,675r-45,l3687,690r45,l3732,675xm3732,r-45,l3687,15r45,l3732,xm3807,675r-45,l3762,690r45,l3807,675xm3807,r-45,l3762,15r45,l3807,xm3882,675r-45,l3837,690r45,l3882,675xm3882,r-45,l3837,15r45,l3882,xm3958,675r-45,l3913,690r45,l3958,675xm3958,r-45,l3913,15r45,l3958,xm4033,675r-45,l3988,690r45,l4033,675xm4033,r-45,l3988,15r45,l4033,xm4108,675r-45,l4063,690r45,l4108,675xm4108,r-45,l4063,15r45,l4108,xm4183,675r-45,l4138,690r45,l4183,675xm4183,r-45,l4138,15r45,l4183,xm4259,675r-45,l4214,690r45,l4259,675xm4259,r-45,l4214,15r45,l4259,xm4334,675r-45,l4289,690r45,l4334,675xm4334,r-45,l4289,15r45,l4334,xm4409,675r-45,l4364,690r45,l4409,675xm4409,r-45,l4364,15r45,l4409,xm4484,675r-45,l4439,690r45,l4484,675xm4484,r-45,l4439,15r45,l4484,xm4560,675r-45,l4515,690r45,l4560,675xm4560,r-45,l4515,15r45,l4560,xm4635,675r-45,l4590,690r45,l4635,675xm4635,r-45,l4590,15r45,l4635,xm4710,675r-45,l4665,690r45,l4710,675xm4710,r-45,l4665,15r45,l4710,xm4785,675r-45,l4740,690r45,l4785,675xm4785,r-45,l4740,15r45,l4785,xm4860,675r-45,l4815,690r45,l4860,675xm4860,r-45,l4815,15r45,l4860,xm4936,675r-45,l4891,690r45,l4936,675xm4936,r-45,l4891,15r45,l4936,xm5011,675r-45,l4966,690r45,l5011,675xm5011,r-45,l4966,15r45,l5011,xm5086,675r-45,l5041,690r45,l5086,675xm5086,r-45,l5041,15r45,l5086,xm5161,675r-45,l5116,690r45,l5161,675xm5161,r-45,l5116,15r45,l5161,xm5237,675r-45,l5192,690r45,l5237,675xm5237,r-45,l5192,15r45,l5237,xm5312,675r-45,l5267,690r45,l5312,675xm5312,r-45,l5267,15r45,l5312,xm5387,675r-45,l5342,690r45,l5387,675xm5387,r-45,l5342,15r45,l5387,xm5462,675r-45,l5417,690r45,l5462,675xm5462,r-45,l5417,15r45,l5462,xm5538,675r-45,l5493,690r45,l5538,675xm5538,r-45,l5493,15r45,l5538,xm5613,675r-45,l5568,690r45,l5613,675xm5613,r-45,l5568,15r45,l5613,xm5688,675r-45,l5643,690r45,l5688,675xm5688,r-45,l5643,15r45,l5688,xm5763,675r-45,l5718,690r45,l5763,675xm5763,r-45,l5718,15r45,l5763,xm5839,675r-45,l5794,690r45,l5839,675xm5839,r-45,l5794,15r45,l5839,xm5914,675r-45,l5869,690r45,l5914,675xm5914,r-45,l5869,15r45,l5914,xm5989,675r-45,l5944,690r45,l5989,675xm5989,r-45,l5944,15r45,l5989,xm6064,675r-45,l6019,690r45,l6064,675xm6064,r-45,l6019,15r45,l6064,xm6140,675r-45,l6095,690r45,l6140,675xm6140,r-45,l6095,15r45,l6140,xm6215,675r-45,l6170,690r45,l6215,675xm6215,r-45,l6170,15r45,l6215,xm6290,675r-45,l6245,690r45,l6290,675xm6290,r-45,l6245,15r45,l6290,xm6365,675r-45,l6320,690r45,l6365,675xm6365,r-45,l6320,15r45,l6365,xm6441,675r-45,l6396,690r45,l6441,675xm6441,r-45,l6396,15r45,l6441,xm6516,675r-45,l6471,690r45,l6516,675xm6516,r-45,l6471,15r45,l6516,xm6591,675r-45,l6546,690r45,l6591,675xm6591,r-45,l6546,15r45,l6591,xm6666,675r-45,l6621,690r45,l6666,675xm6666,r-45,l6621,15r45,l6666,xm6742,675r-45,l6697,690r45,l6742,675xm6742,r-45,l6697,15r45,l6742,xm6817,675r-45,l6772,690r45,l6817,675xm6817,r-45,l6772,15r45,l6817,xm6892,675r-45,l6847,690r45,l6892,675xm6892,r-45,l6847,15r45,l6892,xm6967,675r-45,l6922,690r45,l6967,675xm6967,r-45,l6922,15r45,l6967,xm7042,675r-45,l6997,690r45,l7042,675xm7042,r-45,l6997,15r45,l7042,xm7118,675r-45,l7073,690r45,l7118,675xm7118,r-45,l7073,15r45,l7118,xm7193,675r-45,l7148,690r45,l7193,675xm7193,r-45,l7148,15r45,l7193,xm7268,675r-45,l7223,690r45,l7268,675xm7268,r-45,l7223,15r45,l7268,xm7343,675r-45,l7298,690r45,l7343,675xm7343,r-45,l7298,15r45,l7343,xm7419,675r-45,l7374,690r45,l7419,675xm7419,r-45,l7374,15r45,l7419,xm7494,675r-45,l7449,690r45,l7494,675xm7494,r-45,l7449,15r45,l7494,xm7569,675r-45,l7524,690r45,l7569,675xm7569,r-45,l7524,15r45,l7569,xm7644,675r-45,l7599,690r45,l7644,675xm7644,r-45,l7599,15r45,l7644,xm7720,675r-45,l7675,690r45,l7720,675xm7720,r-45,l7675,15r45,l7720,xm7795,675r-45,l7750,690r45,l7795,675xm7795,r-45,l7750,15r45,l7795,xm7870,675r-45,l7825,690r45,l7870,675xm7870,r-45,l7825,15r45,l7870,xm7945,675r-45,l7900,690r45,l7945,675xm7945,r-45,l7900,15r45,l7945,xm8021,675r-45,l7976,690r45,l8021,675xm8021,r-45,l7976,15r45,l8021,xm8096,675r-45,l8051,690r45,l8096,675xm8096,r-45,l8051,15r45,l8096,xm8171,675r-45,l8126,690r45,l8171,675xm8171,r-45,l8126,15r45,l8171,xm8246,675r-45,l8201,690r45,l8246,675xm8246,r-45,l8201,15r45,l8246,xm8322,675r-45,l8277,690r45,l8322,675xm8322,r-45,l8277,15r45,l8322,xm8397,675r-45,l8352,690r45,l8397,675xm8397,r-45,l8352,15r45,l8397,xm8472,675r-45,l8427,690r45,l8472,675xm8472,r-45,l8427,15r45,l8472,xm8547,675r-45,l8502,690r45,l8547,675xm8547,r-45,l8502,15r45,l8547,xm8623,675r-45,l8578,690r45,l8623,675xm8623,r-45,l8578,15r45,l8623,xm8698,675r-45,l8653,690r45,l8698,675xm8698,r-45,l8653,15r45,l8698,xm8773,675r-45,l8728,690r45,l8773,675xm8773,r-45,l8728,15r45,l8773,xm8848,675r-45,l8803,690r45,l8848,675xm8848,r-45,l8803,15r45,l8848,xm8924,675r-45,l8879,690r45,l8924,675xm8924,r-45,l8879,15r45,l8924,xm8999,675r-45,l8954,690r45,l8999,675xm8999,r-45,l8954,15r45,l8999,xm9074,675r-45,l9029,690r45,l9074,675xm9074,r-45,l9029,15r45,l9074,xm9149,675r-45,l9104,690r45,l9149,675xm9149,r-45,l9104,15r45,l9149,xm9225,675r-45,l9180,690r45,l9225,675xm9225,r-45,l9180,15r45,l9225,xm9300,675r-45,l9255,690r45,l9300,675xm9300,r-45,l9255,15r45,l9300,xm9375,675r-45,l9330,690r45,l9375,675xm9375,r-45,l9330,15r45,l9375,xe" fillcolor="black" stroked="f">
                  <v:path arrowok="t" o:connecttype="custom" o:connectlocs="120,0;271,0;421,0;572,0;722,0;873,0;1023,0;1174,0;1324,0;1475,0;1625,0;1776,0;1926,0;2077,0;2227,0;2377,0;2528,0;2678,0;2829,0;2979,0;3130,0;3280,0;3431,0;3581,0;3732,0;3882,0;4033,0;4183,0;4334,0;4484,0;4635,0;4785,0;4936,0;5086,0;5237,0;5387,0;5538,0;5688,0;5839,0;5989,0;6140,0;6290,0;6441,0;6591,0;6742,0;6892,0;7042,0;7193,0;7343,0;7494,0;7644,0;7795,0;7945,0;8096,0;8246,0;8397,0;8547,0;8698,0;8848,0;8999,0;9149,0;9300,0" o:connectangles="0,0,0,0,0,0,0,0,0,0,0,0,0,0,0,0,0,0,0,0,0,0,0,0,0,0,0,0,0,0,0,0,0,0,0,0,0,0,0,0,0,0,0,0,0,0,0,0,0,0,0,0,0,0,0,0,0,0,0,0,0,0"/>
                </v:shape>
                <v:line id="Line 21" o:spid="_x0000_s1106" style="position:absolute;visibility:visible;mso-wrap-style:square" from="9367,0" to="9367,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">
                  <v:stroke dashstyle="3 1"/>
                </v:line>
                <v:shape id="AutoShape 20" o:spid="_x0000_s1107" style="position:absolute;left:-1;width:15;height:690;visibility:visible;mso-wrap-style:square;v-text-anchor:top" coordsize="15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" path="m15,645l,645r,45l15,690r,-45xm15,573l,573r,45l15,618r,-45xm15,502l,502r,45l15,547r,-45xm15,430l,430r,45l15,475r,-45xm15,358l,358r,45l15,403r,-45xm15,287l,287r,45l15,332r,-45xm15,215l,215r,45l15,260r,-45xm15,143l,143r,45l15,188r,-45xm15,72l,72r,45l15,117r,-45xm15,l,,,45r15,l15,xe" fillcolor="black" stroked="f">
                  <v:path arrowok="t" o:connecttype="custom" o:connectlocs="15,645;0,645;0,690;15,690;15,645;15,573;0,573;0,618;15,618;15,573;15,502;0,502;0,547;15,547;15,502;15,430;0,430;0,475;15,475;15,430;15,358;0,358;0,403;15,403;15,358;15,287;0,287;0,332;15,332;15,287;15,215;0,215;0,260;15,260;15,215;15,143;0,143;0,188;15,188;15,143;15,72;0,72;0,117;15,117;15,72;15,0;0,0;0,45;15,45;15,0" o:connectangles="0,0,0,0,0,0,0,0,0,0,0,0,0,0,0,0,0,0,0,0,0,0,0,0,0,0,0,0,0,0,0,0,0,0,0,0,0,0,0,0,0,0,0,0,0,0,0,0,0,0"/>
                </v:shape>
                <v:shape id="Text Box 19" o:spid="_x0000_s1108" type="#_x0000_t202" style="position:absolute;left:15;top:15;width:9345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14:paraId="0F843853" w14:textId="77777777" w:rsidR="00B9738E" w:rsidRDefault="00592588">
                        <w:pPr>
                          <w:spacing w:before="146"/>
                          <w:ind w:left="141"/>
                          <w:rPr>
                            <w:rFonts w:ascii="Roboto"/>
                            <w:b/>
                            <w:sz w:val="32"/>
                          </w:rPr>
                        </w:pPr>
                        <w:r>
                          <w:rPr>
                            <w:rFonts w:ascii="Roboto"/>
                            <w:b/>
                            <w:sz w:val="32"/>
                            <w:u w:val="thick"/>
                          </w:rPr>
                          <w:t>8.1</w:t>
                        </w:r>
                        <w:r>
                          <w:rPr>
                            <w:rFonts w:ascii="Roboto"/>
                            <w:b/>
                            <w:spacing w:val="79"/>
                            <w:sz w:val="32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32"/>
                            <w:u w:val="thick"/>
                          </w:rPr>
                          <w:t>Test</w:t>
                        </w:r>
                        <w:r>
                          <w:rPr>
                            <w:rFonts w:ascii="Roboto"/>
                            <w:b/>
                            <w:spacing w:val="-1"/>
                            <w:sz w:val="32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32"/>
                            <w:u w:val="thick"/>
                          </w:rPr>
                          <w:t>cases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8DD23DA" w14:textId="77777777" w:rsidR="00B9738E" w:rsidRDefault="00B9738E">
      <w:pPr>
        <w:pStyle w:val="BodyText"/>
        <w:rPr>
          <w:b/>
          <w:sz w:val="20"/>
        </w:rPr>
      </w:pPr>
    </w:p>
    <w:p w14:paraId="56B55DC0" w14:textId="77777777" w:rsidR="00B9738E" w:rsidRDefault="00B9738E">
      <w:pPr>
        <w:pStyle w:val="BodyText"/>
        <w:rPr>
          <w:b/>
          <w:sz w:val="20"/>
        </w:rPr>
      </w:pPr>
    </w:p>
    <w:p w14:paraId="06DA7CD3" w14:textId="77777777" w:rsidR="00B9738E" w:rsidRDefault="00B9738E">
      <w:pPr>
        <w:pStyle w:val="BodyText"/>
        <w:rPr>
          <w:b/>
          <w:sz w:val="20"/>
        </w:rPr>
      </w:pPr>
    </w:p>
    <w:p w14:paraId="06F3579D" w14:textId="77777777" w:rsidR="00B9738E" w:rsidRDefault="00B9738E">
      <w:pPr>
        <w:pStyle w:val="BodyText"/>
        <w:spacing w:before="5"/>
        <w:rPr>
          <w:b/>
          <w:sz w:val="22"/>
        </w:rPr>
      </w:pPr>
    </w:p>
    <w:p w14:paraId="4074D4E9" w14:textId="322E1143" w:rsidR="00B9738E" w:rsidRDefault="00BD4F51">
      <w:pPr>
        <w:pStyle w:val="Heading4"/>
        <w:numPr>
          <w:ilvl w:val="0"/>
          <w:numId w:val="5"/>
        </w:numPr>
        <w:tabs>
          <w:tab w:val="left" w:pos="1265"/>
        </w:tabs>
        <w:spacing w:before="80" w:line="283" w:lineRule="auto"/>
        <w:ind w:left="959" w:right="1747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1" locked="0" layoutInCell="1" allowOverlap="1" wp14:anchorId="18E17003" wp14:editId="0C444595">
                <wp:simplePos x="0" y="0"/>
                <wp:positionH relativeFrom="page">
                  <wp:posOffset>929640</wp:posOffset>
                </wp:positionH>
                <wp:positionV relativeFrom="paragraph">
                  <wp:posOffset>104775</wp:posOffset>
                </wp:positionV>
                <wp:extent cx="137795" cy="129540"/>
                <wp:effectExtent l="0" t="0" r="0" b="0"/>
                <wp:wrapNone/>
                <wp:docPr id="40" name="Freeform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7795" cy="129540"/>
                        </a:xfrm>
                        <a:custGeom>
                          <a:avLst/>
                          <a:gdLst>
                            <a:gd name="T0" fmla="+- 0 1464 1464"/>
                            <a:gd name="T1" fmla="*/ T0 w 217"/>
                            <a:gd name="T2" fmla="+- 0 368 165"/>
                            <a:gd name="T3" fmla="*/ 368 h 204"/>
                            <a:gd name="T4" fmla="+- 0 1518 1464"/>
                            <a:gd name="T5" fmla="*/ T4 w 217"/>
                            <a:gd name="T6" fmla="+- 0 266 165"/>
                            <a:gd name="T7" fmla="*/ 266 h 204"/>
                            <a:gd name="T8" fmla="+- 0 1464 1464"/>
                            <a:gd name="T9" fmla="*/ T8 w 217"/>
                            <a:gd name="T10" fmla="+- 0 165 165"/>
                            <a:gd name="T11" fmla="*/ 165 h 204"/>
                            <a:gd name="T12" fmla="+- 0 1680 1464"/>
                            <a:gd name="T13" fmla="*/ T12 w 217"/>
                            <a:gd name="T14" fmla="+- 0 266 165"/>
                            <a:gd name="T15" fmla="*/ 266 h 204"/>
                            <a:gd name="T16" fmla="+- 0 1464 1464"/>
                            <a:gd name="T17" fmla="*/ T16 w 217"/>
                            <a:gd name="T18" fmla="+- 0 368 165"/>
                            <a:gd name="T19" fmla="*/ 368 h 2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217" h="204">
                              <a:moveTo>
                                <a:pt x="0" y="203"/>
                              </a:moveTo>
                              <a:lnTo>
                                <a:pt x="54" y="101"/>
                              </a:lnTo>
                              <a:lnTo>
                                <a:pt x="0" y="0"/>
                              </a:lnTo>
                              <a:lnTo>
                                <a:pt x="216" y="101"/>
                              </a:lnTo>
                              <a:lnTo>
                                <a:pt x="0" y="2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741880" id="Freeform 17" o:spid="_x0000_s1026" style="position:absolute;margin-left:73.2pt;margin-top:8.25pt;width:10.85pt;height:10.2pt;z-index:-25165822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7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" path="m,203l54,101,,,216,101,,203xe" fillcolor="black" stroked="f">
                <v:path arrowok="t" o:connecttype="custom" o:connectlocs="0,233680;34290,168910;0,104775;137160,168910;0,233680" o:connectangles="0,0,0,0,0"/>
                <w10:wrap anchorx="page"/>
              </v:shape>
            </w:pict>
          </mc:Fallback>
        </mc:AlternateContent>
      </w:r>
      <w:r>
        <w:t>Our</w:t>
      </w:r>
      <w:r>
        <w:rPr>
          <w:spacing w:val="-5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tested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angle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whether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gives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correct</w:t>
      </w:r>
      <w:r>
        <w:rPr>
          <w:spacing w:val="-67"/>
        </w:rPr>
        <w:t xml:space="preserve"> </w:t>
      </w:r>
      <w:r>
        <w:t>output.</w:t>
      </w:r>
    </w:p>
    <w:p w14:paraId="5D18D54B" w14:textId="77777777" w:rsidR="00B9738E" w:rsidRDefault="00592588">
      <w:pPr>
        <w:pStyle w:val="ListParagraph"/>
        <w:numPr>
          <w:ilvl w:val="0"/>
          <w:numId w:val="5"/>
        </w:numPr>
        <w:tabs>
          <w:tab w:val="left" w:pos="1265"/>
        </w:tabs>
        <w:spacing w:before="7"/>
        <w:ind w:left="1264" w:hanging="306"/>
        <w:rPr>
          <w:sz w:val="28"/>
        </w:rPr>
      </w:pP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satisfy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customer’s</w:t>
      </w:r>
      <w:r>
        <w:rPr>
          <w:spacing w:val="-7"/>
          <w:sz w:val="28"/>
        </w:rPr>
        <w:t xml:space="preserve"> </w:t>
      </w:r>
      <w:r>
        <w:rPr>
          <w:sz w:val="28"/>
        </w:rPr>
        <w:t>expectations</w:t>
      </w:r>
      <w:r>
        <w:rPr>
          <w:spacing w:val="-8"/>
          <w:sz w:val="28"/>
        </w:rPr>
        <w:t xml:space="preserve"> </w:t>
      </w:r>
      <w:r>
        <w:rPr>
          <w:sz w:val="28"/>
        </w:rPr>
        <w:t>we</w:t>
      </w:r>
      <w:r>
        <w:rPr>
          <w:spacing w:val="-8"/>
          <w:sz w:val="28"/>
        </w:rPr>
        <w:t xml:space="preserve"> </w:t>
      </w:r>
      <w:r>
        <w:rPr>
          <w:sz w:val="28"/>
        </w:rPr>
        <w:t>tested</w:t>
      </w:r>
      <w:r>
        <w:rPr>
          <w:spacing w:val="-8"/>
          <w:sz w:val="28"/>
        </w:rPr>
        <w:t xml:space="preserve"> </w:t>
      </w:r>
      <w:r>
        <w:rPr>
          <w:sz w:val="28"/>
        </w:rPr>
        <w:t>it</w:t>
      </w:r>
      <w:r>
        <w:rPr>
          <w:spacing w:val="-7"/>
          <w:sz w:val="28"/>
        </w:rPr>
        <w:t xml:space="preserve"> </w:t>
      </w:r>
      <w:r>
        <w:rPr>
          <w:sz w:val="28"/>
        </w:rPr>
        <w:t>fully</w:t>
      </w:r>
    </w:p>
    <w:p w14:paraId="1CBB989B" w14:textId="77777777" w:rsidR="00B9738E" w:rsidRDefault="00B9738E">
      <w:pPr>
        <w:pStyle w:val="BodyText"/>
        <w:rPr>
          <w:sz w:val="20"/>
        </w:rPr>
      </w:pPr>
    </w:p>
    <w:p w14:paraId="63DA3D89" w14:textId="77777777" w:rsidR="00B9738E" w:rsidRDefault="00B9738E">
      <w:pPr>
        <w:pStyle w:val="BodyText"/>
        <w:rPr>
          <w:sz w:val="20"/>
        </w:rPr>
      </w:pPr>
    </w:p>
    <w:p w14:paraId="467798B2" w14:textId="77777777" w:rsidR="00B9738E" w:rsidRDefault="00B9738E">
      <w:pPr>
        <w:pStyle w:val="BodyText"/>
        <w:rPr>
          <w:sz w:val="20"/>
        </w:rPr>
      </w:pPr>
    </w:p>
    <w:p w14:paraId="7529BC07" w14:textId="77777777" w:rsidR="00B9738E" w:rsidRDefault="00B9738E">
      <w:pPr>
        <w:pStyle w:val="BodyText"/>
        <w:rPr>
          <w:sz w:val="20"/>
        </w:rPr>
      </w:pPr>
    </w:p>
    <w:p w14:paraId="5D1F50CD" w14:textId="77777777" w:rsidR="00B9738E" w:rsidRDefault="00B9738E">
      <w:pPr>
        <w:pStyle w:val="BodyText"/>
        <w:rPr>
          <w:sz w:val="20"/>
        </w:rPr>
      </w:pPr>
    </w:p>
    <w:p w14:paraId="156BB6D8" w14:textId="77777777" w:rsidR="00B9738E" w:rsidRDefault="00B9738E">
      <w:pPr>
        <w:pStyle w:val="BodyText"/>
        <w:rPr>
          <w:sz w:val="20"/>
        </w:rPr>
      </w:pPr>
    </w:p>
    <w:p w14:paraId="6052454C" w14:textId="77777777" w:rsidR="00B9738E" w:rsidRDefault="00B9738E">
      <w:pPr>
        <w:pStyle w:val="BodyText"/>
        <w:rPr>
          <w:sz w:val="20"/>
        </w:rPr>
      </w:pPr>
    </w:p>
    <w:p w14:paraId="4F3963BA" w14:textId="77777777" w:rsidR="00B9738E" w:rsidRDefault="00B9738E">
      <w:pPr>
        <w:pStyle w:val="BodyText"/>
        <w:rPr>
          <w:sz w:val="20"/>
        </w:rPr>
      </w:pPr>
    </w:p>
    <w:p w14:paraId="67B3BEB8" w14:textId="77777777" w:rsidR="00B9738E" w:rsidRDefault="00B9738E">
      <w:pPr>
        <w:pStyle w:val="BodyText"/>
        <w:rPr>
          <w:sz w:val="20"/>
        </w:rPr>
      </w:pPr>
    </w:p>
    <w:p w14:paraId="75A8851D" w14:textId="77777777" w:rsidR="00B9738E" w:rsidRDefault="00B9738E">
      <w:pPr>
        <w:pStyle w:val="BodyText"/>
        <w:rPr>
          <w:sz w:val="20"/>
        </w:rPr>
      </w:pPr>
    </w:p>
    <w:p w14:paraId="5D07956E" w14:textId="77777777" w:rsidR="00B9738E" w:rsidRDefault="00B9738E">
      <w:pPr>
        <w:pStyle w:val="BodyText"/>
        <w:rPr>
          <w:sz w:val="20"/>
        </w:rPr>
      </w:pPr>
    </w:p>
    <w:p w14:paraId="06FC8C62" w14:textId="77777777" w:rsidR="00B9738E" w:rsidRDefault="00B9738E">
      <w:pPr>
        <w:pStyle w:val="BodyText"/>
        <w:rPr>
          <w:sz w:val="20"/>
        </w:rPr>
      </w:pPr>
    </w:p>
    <w:p w14:paraId="21A242E7" w14:textId="7FCD03F6" w:rsidR="00B9738E" w:rsidRDefault="00BD4F51">
      <w:pPr>
        <w:pStyle w:val="BodyText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58" behindDoc="1" locked="0" layoutInCell="1" allowOverlap="1" wp14:anchorId="1B92D9B7" wp14:editId="6E59A2F2">
                <wp:simplePos x="0" y="0"/>
                <wp:positionH relativeFrom="page">
                  <wp:posOffset>923925</wp:posOffset>
                </wp:positionH>
                <wp:positionV relativeFrom="paragraph">
                  <wp:posOffset>168910</wp:posOffset>
                </wp:positionV>
                <wp:extent cx="5953125" cy="438785"/>
                <wp:effectExtent l="0" t="0" r="0" b="0"/>
                <wp:wrapTopAndBottom/>
                <wp:docPr id="22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438785"/>
                          <a:chOff x="1455" y="266"/>
                          <a:chExt cx="9375" cy="691"/>
                        </a:xfrm>
                      </wpg:grpSpPr>
                      <wps:wsp>
                        <wps:cNvPr id="2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455" y="266"/>
                            <a:ext cx="9375" cy="690"/>
                          </a:xfrm>
                          <a:prstGeom prst="rect">
                            <a:avLst/>
                          </a:prstGeom>
                          <a:solidFill>
                            <a:srgbClr val="CFD0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15"/>
                        <wps:cNvSpPr>
                          <a:spLocks/>
                        </wps:cNvSpPr>
                        <wps:spPr bwMode="auto">
                          <a:xfrm>
                            <a:off x="1454" y="266"/>
                            <a:ext cx="5312" cy="15"/>
                          </a:xfrm>
                          <a:custGeom>
                            <a:avLst/>
                            <a:gdLst>
                              <a:gd name="T0" fmla="+- 0 1575 1455"/>
                              <a:gd name="T1" fmla="*/ T0 w 5312"/>
                              <a:gd name="T2" fmla="+- 0 266 266"/>
                              <a:gd name="T3" fmla="*/ 266 h 15"/>
                              <a:gd name="T4" fmla="+- 0 1605 1455"/>
                              <a:gd name="T5" fmla="*/ T4 w 5312"/>
                              <a:gd name="T6" fmla="+- 0 266 266"/>
                              <a:gd name="T7" fmla="*/ 266 h 15"/>
                              <a:gd name="T8" fmla="+- 0 1681 1455"/>
                              <a:gd name="T9" fmla="*/ T8 w 5312"/>
                              <a:gd name="T10" fmla="+- 0 281 266"/>
                              <a:gd name="T11" fmla="*/ 281 h 15"/>
                              <a:gd name="T12" fmla="+- 0 1801 1455"/>
                              <a:gd name="T13" fmla="*/ T12 w 5312"/>
                              <a:gd name="T14" fmla="+- 0 281 266"/>
                              <a:gd name="T15" fmla="*/ 281 h 15"/>
                              <a:gd name="T16" fmla="+- 0 1876 1455"/>
                              <a:gd name="T17" fmla="*/ T16 w 5312"/>
                              <a:gd name="T18" fmla="+- 0 266 266"/>
                              <a:gd name="T19" fmla="*/ 266 h 15"/>
                              <a:gd name="T20" fmla="+- 0 2027 1455"/>
                              <a:gd name="T21" fmla="*/ T20 w 5312"/>
                              <a:gd name="T22" fmla="+- 0 266 266"/>
                              <a:gd name="T23" fmla="*/ 266 h 15"/>
                              <a:gd name="T24" fmla="+- 0 2057 1455"/>
                              <a:gd name="T25" fmla="*/ T24 w 5312"/>
                              <a:gd name="T26" fmla="+- 0 266 266"/>
                              <a:gd name="T27" fmla="*/ 266 h 15"/>
                              <a:gd name="T28" fmla="+- 0 2132 1455"/>
                              <a:gd name="T29" fmla="*/ T28 w 5312"/>
                              <a:gd name="T30" fmla="+- 0 281 266"/>
                              <a:gd name="T31" fmla="*/ 281 h 15"/>
                              <a:gd name="T32" fmla="+- 0 2252 1455"/>
                              <a:gd name="T33" fmla="*/ T32 w 5312"/>
                              <a:gd name="T34" fmla="+- 0 281 266"/>
                              <a:gd name="T35" fmla="*/ 281 h 15"/>
                              <a:gd name="T36" fmla="+- 0 2328 1455"/>
                              <a:gd name="T37" fmla="*/ T36 w 5312"/>
                              <a:gd name="T38" fmla="+- 0 266 266"/>
                              <a:gd name="T39" fmla="*/ 266 h 15"/>
                              <a:gd name="T40" fmla="+- 0 2478 1455"/>
                              <a:gd name="T41" fmla="*/ T40 w 5312"/>
                              <a:gd name="T42" fmla="+- 0 266 266"/>
                              <a:gd name="T43" fmla="*/ 266 h 15"/>
                              <a:gd name="T44" fmla="+- 0 2508 1455"/>
                              <a:gd name="T45" fmla="*/ T44 w 5312"/>
                              <a:gd name="T46" fmla="+- 0 266 266"/>
                              <a:gd name="T47" fmla="*/ 266 h 15"/>
                              <a:gd name="T48" fmla="+- 0 2584 1455"/>
                              <a:gd name="T49" fmla="*/ T48 w 5312"/>
                              <a:gd name="T50" fmla="+- 0 281 266"/>
                              <a:gd name="T51" fmla="*/ 281 h 15"/>
                              <a:gd name="T52" fmla="+- 0 2704 1455"/>
                              <a:gd name="T53" fmla="*/ T52 w 5312"/>
                              <a:gd name="T54" fmla="+- 0 281 266"/>
                              <a:gd name="T55" fmla="*/ 281 h 15"/>
                              <a:gd name="T56" fmla="+- 0 2779 1455"/>
                              <a:gd name="T57" fmla="*/ T56 w 5312"/>
                              <a:gd name="T58" fmla="+- 0 266 266"/>
                              <a:gd name="T59" fmla="*/ 266 h 15"/>
                              <a:gd name="T60" fmla="+- 0 2930 1455"/>
                              <a:gd name="T61" fmla="*/ T60 w 5312"/>
                              <a:gd name="T62" fmla="+- 0 266 266"/>
                              <a:gd name="T63" fmla="*/ 266 h 15"/>
                              <a:gd name="T64" fmla="+- 0 2960 1455"/>
                              <a:gd name="T65" fmla="*/ T64 w 5312"/>
                              <a:gd name="T66" fmla="+- 0 266 266"/>
                              <a:gd name="T67" fmla="*/ 266 h 15"/>
                              <a:gd name="T68" fmla="+- 0 3035 1455"/>
                              <a:gd name="T69" fmla="*/ T68 w 5312"/>
                              <a:gd name="T70" fmla="+- 0 281 266"/>
                              <a:gd name="T71" fmla="*/ 281 h 15"/>
                              <a:gd name="T72" fmla="+- 0 3155 1455"/>
                              <a:gd name="T73" fmla="*/ T72 w 5312"/>
                              <a:gd name="T74" fmla="+- 0 281 266"/>
                              <a:gd name="T75" fmla="*/ 281 h 15"/>
                              <a:gd name="T76" fmla="+- 0 3231 1455"/>
                              <a:gd name="T77" fmla="*/ T76 w 5312"/>
                              <a:gd name="T78" fmla="+- 0 266 266"/>
                              <a:gd name="T79" fmla="*/ 266 h 15"/>
                              <a:gd name="T80" fmla="+- 0 3381 1455"/>
                              <a:gd name="T81" fmla="*/ T80 w 5312"/>
                              <a:gd name="T82" fmla="+- 0 266 266"/>
                              <a:gd name="T83" fmla="*/ 266 h 15"/>
                              <a:gd name="T84" fmla="+- 0 3411 1455"/>
                              <a:gd name="T85" fmla="*/ T84 w 5312"/>
                              <a:gd name="T86" fmla="+- 0 266 266"/>
                              <a:gd name="T87" fmla="*/ 266 h 15"/>
                              <a:gd name="T88" fmla="+- 0 3487 1455"/>
                              <a:gd name="T89" fmla="*/ T88 w 5312"/>
                              <a:gd name="T90" fmla="+- 0 281 266"/>
                              <a:gd name="T91" fmla="*/ 281 h 15"/>
                              <a:gd name="T92" fmla="+- 0 3607 1455"/>
                              <a:gd name="T93" fmla="*/ T92 w 5312"/>
                              <a:gd name="T94" fmla="+- 0 281 266"/>
                              <a:gd name="T95" fmla="*/ 281 h 15"/>
                              <a:gd name="T96" fmla="+- 0 3682 1455"/>
                              <a:gd name="T97" fmla="*/ T96 w 5312"/>
                              <a:gd name="T98" fmla="+- 0 266 266"/>
                              <a:gd name="T99" fmla="*/ 266 h 15"/>
                              <a:gd name="T100" fmla="+- 0 3832 1455"/>
                              <a:gd name="T101" fmla="*/ T100 w 5312"/>
                              <a:gd name="T102" fmla="+- 0 266 266"/>
                              <a:gd name="T103" fmla="*/ 266 h 15"/>
                              <a:gd name="T104" fmla="+- 0 3863 1455"/>
                              <a:gd name="T105" fmla="*/ T104 w 5312"/>
                              <a:gd name="T106" fmla="+- 0 266 266"/>
                              <a:gd name="T107" fmla="*/ 266 h 15"/>
                              <a:gd name="T108" fmla="+- 0 3938 1455"/>
                              <a:gd name="T109" fmla="*/ T108 w 5312"/>
                              <a:gd name="T110" fmla="+- 0 281 266"/>
                              <a:gd name="T111" fmla="*/ 281 h 15"/>
                              <a:gd name="T112" fmla="+- 0 4058 1455"/>
                              <a:gd name="T113" fmla="*/ T112 w 5312"/>
                              <a:gd name="T114" fmla="+- 0 281 266"/>
                              <a:gd name="T115" fmla="*/ 281 h 15"/>
                              <a:gd name="T116" fmla="+- 0 4133 1455"/>
                              <a:gd name="T117" fmla="*/ T116 w 5312"/>
                              <a:gd name="T118" fmla="+- 0 266 266"/>
                              <a:gd name="T119" fmla="*/ 266 h 15"/>
                              <a:gd name="T120" fmla="+- 0 4284 1455"/>
                              <a:gd name="T121" fmla="*/ T120 w 5312"/>
                              <a:gd name="T122" fmla="+- 0 266 266"/>
                              <a:gd name="T123" fmla="*/ 266 h 15"/>
                              <a:gd name="T124" fmla="+- 0 4314 1455"/>
                              <a:gd name="T125" fmla="*/ T124 w 5312"/>
                              <a:gd name="T126" fmla="+- 0 266 266"/>
                              <a:gd name="T127" fmla="*/ 266 h 15"/>
                              <a:gd name="T128" fmla="+- 0 4389 1455"/>
                              <a:gd name="T129" fmla="*/ T128 w 5312"/>
                              <a:gd name="T130" fmla="+- 0 281 266"/>
                              <a:gd name="T131" fmla="*/ 281 h 15"/>
                              <a:gd name="T132" fmla="+- 0 4510 1455"/>
                              <a:gd name="T133" fmla="*/ T132 w 5312"/>
                              <a:gd name="T134" fmla="+- 0 281 266"/>
                              <a:gd name="T135" fmla="*/ 281 h 15"/>
                              <a:gd name="T136" fmla="+- 0 4585 1455"/>
                              <a:gd name="T137" fmla="*/ T136 w 5312"/>
                              <a:gd name="T138" fmla="+- 0 266 266"/>
                              <a:gd name="T139" fmla="*/ 266 h 15"/>
                              <a:gd name="T140" fmla="+- 0 4735 1455"/>
                              <a:gd name="T141" fmla="*/ T140 w 5312"/>
                              <a:gd name="T142" fmla="+- 0 266 266"/>
                              <a:gd name="T143" fmla="*/ 266 h 15"/>
                              <a:gd name="T144" fmla="+- 0 4766 1455"/>
                              <a:gd name="T145" fmla="*/ T144 w 5312"/>
                              <a:gd name="T146" fmla="+- 0 266 266"/>
                              <a:gd name="T147" fmla="*/ 266 h 15"/>
                              <a:gd name="T148" fmla="+- 0 4841 1455"/>
                              <a:gd name="T149" fmla="*/ T148 w 5312"/>
                              <a:gd name="T150" fmla="+- 0 281 266"/>
                              <a:gd name="T151" fmla="*/ 281 h 15"/>
                              <a:gd name="T152" fmla="+- 0 4961 1455"/>
                              <a:gd name="T153" fmla="*/ T152 w 5312"/>
                              <a:gd name="T154" fmla="+- 0 281 266"/>
                              <a:gd name="T155" fmla="*/ 281 h 15"/>
                              <a:gd name="T156" fmla="+- 0 5036 1455"/>
                              <a:gd name="T157" fmla="*/ T156 w 5312"/>
                              <a:gd name="T158" fmla="+- 0 266 266"/>
                              <a:gd name="T159" fmla="*/ 266 h 15"/>
                              <a:gd name="T160" fmla="+- 0 5187 1455"/>
                              <a:gd name="T161" fmla="*/ T160 w 5312"/>
                              <a:gd name="T162" fmla="+- 0 266 266"/>
                              <a:gd name="T163" fmla="*/ 266 h 15"/>
                              <a:gd name="T164" fmla="+- 0 5217 1455"/>
                              <a:gd name="T165" fmla="*/ T164 w 5312"/>
                              <a:gd name="T166" fmla="+- 0 266 266"/>
                              <a:gd name="T167" fmla="*/ 266 h 15"/>
                              <a:gd name="T168" fmla="+- 0 5292 1455"/>
                              <a:gd name="T169" fmla="*/ T168 w 5312"/>
                              <a:gd name="T170" fmla="+- 0 281 266"/>
                              <a:gd name="T171" fmla="*/ 281 h 15"/>
                              <a:gd name="T172" fmla="+- 0 5413 1455"/>
                              <a:gd name="T173" fmla="*/ T172 w 5312"/>
                              <a:gd name="T174" fmla="+- 0 281 266"/>
                              <a:gd name="T175" fmla="*/ 281 h 15"/>
                              <a:gd name="T176" fmla="+- 0 5488 1455"/>
                              <a:gd name="T177" fmla="*/ T176 w 5312"/>
                              <a:gd name="T178" fmla="+- 0 266 266"/>
                              <a:gd name="T179" fmla="*/ 266 h 15"/>
                              <a:gd name="T180" fmla="+- 0 5638 1455"/>
                              <a:gd name="T181" fmla="*/ T180 w 5312"/>
                              <a:gd name="T182" fmla="+- 0 266 266"/>
                              <a:gd name="T183" fmla="*/ 266 h 15"/>
                              <a:gd name="T184" fmla="+- 0 5669 1455"/>
                              <a:gd name="T185" fmla="*/ T184 w 5312"/>
                              <a:gd name="T186" fmla="+- 0 266 266"/>
                              <a:gd name="T187" fmla="*/ 266 h 15"/>
                              <a:gd name="T188" fmla="+- 0 5744 1455"/>
                              <a:gd name="T189" fmla="*/ T188 w 5312"/>
                              <a:gd name="T190" fmla="+- 0 281 266"/>
                              <a:gd name="T191" fmla="*/ 281 h 15"/>
                              <a:gd name="T192" fmla="+- 0 5864 1455"/>
                              <a:gd name="T193" fmla="*/ T192 w 5312"/>
                              <a:gd name="T194" fmla="+- 0 281 266"/>
                              <a:gd name="T195" fmla="*/ 281 h 15"/>
                              <a:gd name="T196" fmla="+- 0 5939 1455"/>
                              <a:gd name="T197" fmla="*/ T196 w 5312"/>
                              <a:gd name="T198" fmla="+- 0 266 266"/>
                              <a:gd name="T199" fmla="*/ 266 h 15"/>
                              <a:gd name="T200" fmla="+- 0 6090 1455"/>
                              <a:gd name="T201" fmla="*/ T200 w 5312"/>
                              <a:gd name="T202" fmla="+- 0 266 266"/>
                              <a:gd name="T203" fmla="*/ 266 h 15"/>
                              <a:gd name="T204" fmla="+- 0 6120 1455"/>
                              <a:gd name="T205" fmla="*/ T204 w 5312"/>
                              <a:gd name="T206" fmla="+- 0 266 266"/>
                              <a:gd name="T207" fmla="*/ 266 h 15"/>
                              <a:gd name="T208" fmla="+- 0 6195 1455"/>
                              <a:gd name="T209" fmla="*/ T208 w 5312"/>
                              <a:gd name="T210" fmla="+- 0 281 266"/>
                              <a:gd name="T211" fmla="*/ 281 h 15"/>
                              <a:gd name="T212" fmla="+- 0 6315 1455"/>
                              <a:gd name="T213" fmla="*/ T212 w 5312"/>
                              <a:gd name="T214" fmla="+- 0 281 266"/>
                              <a:gd name="T215" fmla="*/ 281 h 15"/>
                              <a:gd name="T216" fmla="+- 0 6391 1455"/>
                              <a:gd name="T217" fmla="*/ T216 w 5312"/>
                              <a:gd name="T218" fmla="+- 0 266 266"/>
                              <a:gd name="T219" fmla="*/ 266 h 15"/>
                              <a:gd name="T220" fmla="+- 0 6541 1455"/>
                              <a:gd name="T221" fmla="*/ T220 w 5312"/>
                              <a:gd name="T222" fmla="+- 0 266 266"/>
                              <a:gd name="T223" fmla="*/ 266 h 15"/>
                              <a:gd name="T224" fmla="+- 0 6571 1455"/>
                              <a:gd name="T225" fmla="*/ T224 w 5312"/>
                              <a:gd name="T226" fmla="+- 0 266 266"/>
                              <a:gd name="T227" fmla="*/ 266 h 15"/>
                              <a:gd name="T228" fmla="+- 0 6647 1455"/>
                              <a:gd name="T229" fmla="*/ T228 w 5312"/>
                              <a:gd name="T230" fmla="+- 0 281 266"/>
                              <a:gd name="T231" fmla="*/ 281 h 15"/>
                              <a:gd name="T232" fmla="+- 0 6767 1455"/>
                              <a:gd name="T233" fmla="*/ T232 w 5312"/>
                              <a:gd name="T234" fmla="+- 0 281 266"/>
                              <a:gd name="T235" fmla="*/ 28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5312" h="1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1" y="0"/>
                                </a:moveTo>
                                <a:lnTo>
                                  <a:pt x="226" y="0"/>
                                </a:lnTo>
                                <a:lnTo>
                                  <a:pt x="226" y="15"/>
                                </a:lnTo>
                                <a:lnTo>
                                  <a:pt x="271" y="15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2" y="0"/>
                                </a:moveTo>
                                <a:lnTo>
                                  <a:pt x="527" y="0"/>
                                </a:lnTo>
                                <a:lnTo>
                                  <a:pt x="527" y="15"/>
                                </a:lnTo>
                                <a:lnTo>
                                  <a:pt x="572" y="15"/>
                                </a:lnTo>
                                <a:lnTo>
                                  <a:pt x="572" y="0"/>
                                </a:lnTo>
                                <a:close/>
                                <a:moveTo>
                                  <a:pt x="647" y="0"/>
                                </a:moveTo>
                                <a:lnTo>
                                  <a:pt x="602" y="0"/>
                                </a:lnTo>
                                <a:lnTo>
                                  <a:pt x="602" y="15"/>
                                </a:lnTo>
                                <a:lnTo>
                                  <a:pt x="647" y="15"/>
                                </a:lnTo>
                                <a:lnTo>
                                  <a:pt x="647" y="0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828" y="0"/>
                                </a:lnTo>
                                <a:lnTo>
                                  <a:pt x="828" y="15"/>
                                </a:lnTo>
                                <a:lnTo>
                                  <a:pt x="873" y="15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48" y="0"/>
                                </a:moveTo>
                                <a:lnTo>
                                  <a:pt x="903" y="0"/>
                                </a:lnTo>
                                <a:lnTo>
                                  <a:pt x="903" y="15"/>
                                </a:lnTo>
                                <a:lnTo>
                                  <a:pt x="948" y="15"/>
                                </a:lnTo>
                                <a:lnTo>
                                  <a:pt x="948" y="0"/>
                                </a:lnTo>
                                <a:close/>
                                <a:moveTo>
                                  <a:pt x="1023" y="0"/>
                                </a:moveTo>
                                <a:lnTo>
                                  <a:pt x="978" y="0"/>
                                </a:lnTo>
                                <a:lnTo>
                                  <a:pt x="978" y="15"/>
                                </a:lnTo>
                                <a:lnTo>
                                  <a:pt x="1023" y="15"/>
                                </a:lnTo>
                                <a:lnTo>
                                  <a:pt x="1023" y="0"/>
                                </a:lnTo>
                                <a:close/>
                                <a:moveTo>
                                  <a:pt x="1098" y="0"/>
                                </a:moveTo>
                                <a:lnTo>
                                  <a:pt x="1053" y="0"/>
                                </a:lnTo>
                                <a:lnTo>
                                  <a:pt x="1053" y="15"/>
                                </a:lnTo>
                                <a:lnTo>
                                  <a:pt x="1098" y="15"/>
                                </a:lnTo>
                                <a:lnTo>
                                  <a:pt x="1098" y="0"/>
                                </a:lnTo>
                                <a:close/>
                                <a:moveTo>
                                  <a:pt x="1174" y="0"/>
                                </a:moveTo>
                                <a:lnTo>
                                  <a:pt x="1129" y="0"/>
                                </a:lnTo>
                                <a:lnTo>
                                  <a:pt x="1129" y="15"/>
                                </a:lnTo>
                                <a:lnTo>
                                  <a:pt x="1174" y="15"/>
                                </a:lnTo>
                                <a:lnTo>
                                  <a:pt x="1174" y="0"/>
                                </a:lnTo>
                                <a:close/>
                                <a:moveTo>
                                  <a:pt x="1249" y="0"/>
                                </a:moveTo>
                                <a:lnTo>
                                  <a:pt x="1204" y="0"/>
                                </a:lnTo>
                                <a:lnTo>
                                  <a:pt x="1204" y="15"/>
                                </a:lnTo>
                                <a:lnTo>
                                  <a:pt x="1249" y="15"/>
                                </a:lnTo>
                                <a:lnTo>
                                  <a:pt x="1249" y="0"/>
                                </a:lnTo>
                                <a:close/>
                                <a:moveTo>
                                  <a:pt x="1324" y="0"/>
                                </a:moveTo>
                                <a:lnTo>
                                  <a:pt x="1279" y="0"/>
                                </a:lnTo>
                                <a:lnTo>
                                  <a:pt x="1279" y="15"/>
                                </a:lnTo>
                                <a:lnTo>
                                  <a:pt x="1324" y="15"/>
                                </a:lnTo>
                                <a:lnTo>
                                  <a:pt x="1324" y="0"/>
                                </a:lnTo>
                                <a:close/>
                                <a:moveTo>
                                  <a:pt x="1399" y="0"/>
                                </a:moveTo>
                                <a:lnTo>
                                  <a:pt x="1354" y="0"/>
                                </a:lnTo>
                                <a:lnTo>
                                  <a:pt x="1354" y="15"/>
                                </a:lnTo>
                                <a:lnTo>
                                  <a:pt x="1399" y="15"/>
                                </a:lnTo>
                                <a:lnTo>
                                  <a:pt x="1399" y="0"/>
                                </a:lnTo>
                                <a:close/>
                                <a:moveTo>
                                  <a:pt x="1475" y="0"/>
                                </a:moveTo>
                                <a:lnTo>
                                  <a:pt x="1430" y="0"/>
                                </a:lnTo>
                                <a:lnTo>
                                  <a:pt x="1430" y="15"/>
                                </a:lnTo>
                                <a:lnTo>
                                  <a:pt x="1475" y="15"/>
                                </a:lnTo>
                                <a:lnTo>
                                  <a:pt x="1475" y="0"/>
                                </a:lnTo>
                                <a:close/>
                                <a:moveTo>
                                  <a:pt x="1550" y="0"/>
                                </a:moveTo>
                                <a:lnTo>
                                  <a:pt x="1505" y="0"/>
                                </a:lnTo>
                                <a:lnTo>
                                  <a:pt x="1505" y="15"/>
                                </a:lnTo>
                                <a:lnTo>
                                  <a:pt x="1550" y="15"/>
                                </a:lnTo>
                                <a:lnTo>
                                  <a:pt x="1550" y="0"/>
                                </a:lnTo>
                                <a:close/>
                                <a:moveTo>
                                  <a:pt x="1625" y="0"/>
                                </a:moveTo>
                                <a:lnTo>
                                  <a:pt x="1580" y="0"/>
                                </a:lnTo>
                                <a:lnTo>
                                  <a:pt x="1580" y="15"/>
                                </a:lnTo>
                                <a:lnTo>
                                  <a:pt x="1625" y="15"/>
                                </a:lnTo>
                                <a:lnTo>
                                  <a:pt x="1625" y="0"/>
                                </a:lnTo>
                                <a:close/>
                                <a:moveTo>
                                  <a:pt x="1700" y="0"/>
                                </a:moveTo>
                                <a:lnTo>
                                  <a:pt x="1655" y="0"/>
                                </a:lnTo>
                                <a:lnTo>
                                  <a:pt x="1655" y="15"/>
                                </a:lnTo>
                                <a:lnTo>
                                  <a:pt x="1700" y="15"/>
                                </a:lnTo>
                                <a:lnTo>
                                  <a:pt x="1700" y="0"/>
                                </a:lnTo>
                                <a:close/>
                                <a:moveTo>
                                  <a:pt x="1776" y="0"/>
                                </a:moveTo>
                                <a:lnTo>
                                  <a:pt x="1731" y="0"/>
                                </a:lnTo>
                                <a:lnTo>
                                  <a:pt x="1731" y="15"/>
                                </a:lnTo>
                                <a:lnTo>
                                  <a:pt x="1776" y="15"/>
                                </a:lnTo>
                                <a:lnTo>
                                  <a:pt x="1776" y="0"/>
                                </a:lnTo>
                                <a:close/>
                                <a:moveTo>
                                  <a:pt x="1851" y="0"/>
                                </a:moveTo>
                                <a:lnTo>
                                  <a:pt x="1806" y="0"/>
                                </a:lnTo>
                                <a:lnTo>
                                  <a:pt x="1806" y="15"/>
                                </a:lnTo>
                                <a:lnTo>
                                  <a:pt x="1851" y="15"/>
                                </a:lnTo>
                                <a:lnTo>
                                  <a:pt x="1851" y="0"/>
                                </a:lnTo>
                                <a:close/>
                                <a:moveTo>
                                  <a:pt x="1926" y="0"/>
                                </a:moveTo>
                                <a:lnTo>
                                  <a:pt x="1881" y="0"/>
                                </a:lnTo>
                                <a:lnTo>
                                  <a:pt x="1881" y="15"/>
                                </a:lnTo>
                                <a:lnTo>
                                  <a:pt x="1926" y="15"/>
                                </a:lnTo>
                                <a:lnTo>
                                  <a:pt x="1926" y="0"/>
                                </a:lnTo>
                                <a:close/>
                                <a:moveTo>
                                  <a:pt x="2001" y="0"/>
                                </a:moveTo>
                                <a:lnTo>
                                  <a:pt x="1956" y="0"/>
                                </a:lnTo>
                                <a:lnTo>
                                  <a:pt x="1956" y="15"/>
                                </a:lnTo>
                                <a:lnTo>
                                  <a:pt x="2001" y="15"/>
                                </a:lnTo>
                                <a:lnTo>
                                  <a:pt x="2001" y="0"/>
                                </a:lnTo>
                                <a:close/>
                                <a:moveTo>
                                  <a:pt x="2077" y="0"/>
                                </a:moveTo>
                                <a:lnTo>
                                  <a:pt x="2032" y="0"/>
                                </a:lnTo>
                                <a:lnTo>
                                  <a:pt x="2032" y="15"/>
                                </a:lnTo>
                                <a:lnTo>
                                  <a:pt x="2077" y="15"/>
                                </a:lnTo>
                                <a:lnTo>
                                  <a:pt x="2077" y="0"/>
                                </a:lnTo>
                                <a:close/>
                                <a:moveTo>
                                  <a:pt x="2152" y="0"/>
                                </a:moveTo>
                                <a:lnTo>
                                  <a:pt x="2107" y="0"/>
                                </a:lnTo>
                                <a:lnTo>
                                  <a:pt x="2107" y="15"/>
                                </a:lnTo>
                                <a:lnTo>
                                  <a:pt x="2152" y="15"/>
                                </a:lnTo>
                                <a:lnTo>
                                  <a:pt x="2152" y="0"/>
                                </a:lnTo>
                                <a:close/>
                                <a:moveTo>
                                  <a:pt x="2227" y="0"/>
                                </a:moveTo>
                                <a:lnTo>
                                  <a:pt x="2182" y="0"/>
                                </a:lnTo>
                                <a:lnTo>
                                  <a:pt x="2182" y="15"/>
                                </a:lnTo>
                                <a:lnTo>
                                  <a:pt x="2227" y="15"/>
                                </a:lnTo>
                                <a:lnTo>
                                  <a:pt x="2227" y="0"/>
                                </a:lnTo>
                                <a:close/>
                                <a:moveTo>
                                  <a:pt x="2302" y="0"/>
                                </a:moveTo>
                                <a:lnTo>
                                  <a:pt x="2257" y="0"/>
                                </a:lnTo>
                                <a:lnTo>
                                  <a:pt x="2257" y="15"/>
                                </a:lnTo>
                                <a:lnTo>
                                  <a:pt x="2302" y="15"/>
                                </a:lnTo>
                                <a:lnTo>
                                  <a:pt x="2302" y="0"/>
                                </a:lnTo>
                                <a:close/>
                                <a:moveTo>
                                  <a:pt x="2377" y="0"/>
                                </a:moveTo>
                                <a:lnTo>
                                  <a:pt x="2332" y="0"/>
                                </a:lnTo>
                                <a:lnTo>
                                  <a:pt x="2332" y="15"/>
                                </a:lnTo>
                                <a:lnTo>
                                  <a:pt x="2377" y="15"/>
                                </a:lnTo>
                                <a:lnTo>
                                  <a:pt x="2377" y="0"/>
                                </a:lnTo>
                                <a:close/>
                                <a:moveTo>
                                  <a:pt x="2453" y="0"/>
                                </a:moveTo>
                                <a:lnTo>
                                  <a:pt x="2408" y="0"/>
                                </a:lnTo>
                                <a:lnTo>
                                  <a:pt x="2408" y="15"/>
                                </a:lnTo>
                                <a:lnTo>
                                  <a:pt x="2453" y="15"/>
                                </a:lnTo>
                                <a:lnTo>
                                  <a:pt x="2453" y="0"/>
                                </a:lnTo>
                                <a:close/>
                                <a:moveTo>
                                  <a:pt x="2528" y="0"/>
                                </a:moveTo>
                                <a:lnTo>
                                  <a:pt x="2483" y="0"/>
                                </a:lnTo>
                                <a:lnTo>
                                  <a:pt x="2483" y="15"/>
                                </a:lnTo>
                                <a:lnTo>
                                  <a:pt x="2528" y="15"/>
                                </a:lnTo>
                                <a:lnTo>
                                  <a:pt x="2528" y="0"/>
                                </a:lnTo>
                                <a:close/>
                                <a:moveTo>
                                  <a:pt x="2603" y="0"/>
                                </a:moveTo>
                                <a:lnTo>
                                  <a:pt x="2558" y="0"/>
                                </a:lnTo>
                                <a:lnTo>
                                  <a:pt x="2558" y="15"/>
                                </a:lnTo>
                                <a:lnTo>
                                  <a:pt x="2603" y="15"/>
                                </a:lnTo>
                                <a:lnTo>
                                  <a:pt x="2603" y="0"/>
                                </a:lnTo>
                                <a:close/>
                                <a:moveTo>
                                  <a:pt x="2678" y="0"/>
                                </a:moveTo>
                                <a:lnTo>
                                  <a:pt x="2633" y="0"/>
                                </a:lnTo>
                                <a:lnTo>
                                  <a:pt x="2633" y="15"/>
                                </a:lnTo>
                                <a:lnTo>
                                  <a:pt x="2678" y="15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54" y="0"/>
                                </a:moveTo>
                                <a:lnTo>
                                  <a:pt x="2709" y="0"/>
                                </a:lnTo>
                                <a:lnTo>
                                  <a:pt x="2709" y="15"/>
                                </a:lnTo>
                                <a:lnTo>
                                  <a:pt x="2754" y="15"/>
                                </a:lnTo>
                                <a:lnTo>
                                  <a:pt x="2754" y="0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84" y="0"/>
                                </a:lnTo>
                                <a:lnTo>
                                  <a:pt x="2784" y="15"/>
                                </a:lnTo>
                                <a:lnTo>
                                  <a:pt x="2829" y="15"/>
                                </a:lnTo>
                                <a:lnTo>
                                  <a:pt x="2829" y="0"/>
                                </a:lnTo>
                                <a:close/>
                                <a:moveTo>
                                  <a:pt x="2904" y="0"/>
                                </a:moveTo>
                                <a:lnTo>
                                  <a:pt x="2859" y="0"/>
                                </a:lnTo>
                                <a:lnTo>
                                  <a:pt x="2859" y="15"/>
                                </a:lnTo>
                                <a:lnTo>
                                  <a:pt x="2904" y="15"/>
                                </a:lnTo>
                                <a:lnTo>
                                  <a:pt x="2904" y="0"/>
                                </a:lnTo>
                                <a:close/>
                                <a:moveTo>
                                  <a:pt x="2979" y="0"/>
                                </a:moveTo>
                                <a:lnTo>
                                  <a:pt x="2934" y="0"/>
                                </a:lnTo>
                                <a:lnTo>
                                  <a:pt x="2934" y="15"/>
                                </a:lnTo>
                                <a:lnTo>
                                  <a:pt x="2979" y="15"/>
                                </a:lnTo>
                                <a:lnTo>
                                  <a:pt x="2979" y="0"/>
                                </a:lnTo>
                                <a:close/>
                                <a:moveTo>
                                  <a:pt x="3055" y="0"/>
                                </a:moveTo>
                                <a:lnTo>
                                  <a:pt x="3010" y="0"/>
                                </a:lnTo>
                                <a:lnTo>
                                  <a:pt x="3010" y="15"/>
                                </a:lnTo>
                                <a:lnTo>
                                  <a:pt x="3055" y="15"/>
                                </a:lnTo>
                                <a:lnTo>
                                  <a:pt x="3055" y="0"/>
                                </a:lnTo>
                                <a:close/>
                                <a:moveTo>
                                  <a:pt x="3130" y="0"/>
                                </a:moveTo>
                                <a:lnTo>
                                  <a:pt x="3085" y="0"/>
                                </a:lnTo>
                                <a:lnTo>
                                  <a:pt x="3085" y="15"/>
                                </a:lnTo>
                                <a:lnTo>
                                  <a:pt x="3130" y="15"/>
                                </a:lnTo>
                                <a:lnTo>
                                  <a:pt x="3130" y="0"/>
                                </a:lnTo>
                                <a:close/>
                                <a:moveTo>
                                  <a:pt x="3205" y="0"/>
                                </a:moveTo>
                                <a:lnTo>
                                  <a:pt x="3160" y="0"/>
                                </a:lnTo>
                                <a:lnTo>
                                  <a:pt x="3160" y="15"/>
                                </a:lnTo>
                                <a:lnTo>
                                  <a:pt x="3205" y="15"/>
                                </a:lnTo>
                                <a:lnTo>
                                  <a:pt x="3205" y="0"/>
                                </a:lnTo>
                                <a:close/>
                                <a:moveTo>
                                  <a:pt x="3280" y="0"/>
                                </a:moveTo>
                                <a:lnTo>
                                  <a:pt x="3235" y="0"/>
                                </a:lnTo>
                                <a:lnTo>
                                  <a:pt x="3235" y="15"/>
                                </a:lnTo>
                                <a:lnTo>
                                  <a:pt x="3280" y="15"/>
                                </a:lnTo>
                                <a:lnTo>
                                  <a:pt x="3280" y="0"/>
                                </a:lnTo>
                                <a:close/>
                                <a:moveTo>
                                  <a:pt x="3356" y="0"/>
                                </a:moveTo>
                                <a:lnTo>
                                  <a:pt x="3311" y="0"/>
                                </a:lnTo>
                                <a:lnTo>
                                  <a:pt x="3311" y="15"/>
                                </a:lnTo>
                                <a:lnTo>
                                  <a:pt x="3356" y="15"/>
                                </a:lnTo>
                                <a:lnTo>
                                  <a:pt x="3356" y="0"/>
                                </a:lnTo>
                                <a:close/>
                                <a:moveTo>
                                  <a:pt x="3431" y="0"/>
                                </a:moveTo>
                                <a:lnTo>
                                  <a:pt x="3386" y="0"/>
                                </a:lnTo>
                                <a:lnTo>
                                  <a:pt x="3386" y="15"/>
                                </a:lnTo>
                                <a:lnTo>
                                  <a:pt x="3431" y="15"/>
                                </a:lnTo>
                                <a:lnTo>
                                  <a:pt x="3431" y="0"/>
                                </a:lnTo>
                                <a:close/>
                                <a:moveTo>
                                  <a:pt x="3506" y="0"/>
                                </a:moveTo>
                                <a:lnTo>
                                  <a:pt x="3461" y="0"/>
                                </a:lnTo>
                                <a:lnTo>
                                  <a:pt x="3461" y="15"/>
                                </a:lnTo>
                                <a:lnTo>
                                  <a:pt x="3506" y="15"/>
                                </a:lnTo>
                                <a:lnTo>
                                  <a:pt x="3506" y="0"/>
                                </a:lnTo>
                                <a:close/>
                                <a:moveTo>
                                  <a:pt x="3581" y="0"/>
                                </a:moveTo>
                                <a:lnTo>
                                  <a:pt x="3536" y="0"/>
                                </a:lnTo>
                                <a:lnTo>
                                  <a:pt x="3536" y="15"/>
                                </a:lnTo>
                                <a:lnTo>
                                  <a:pt x="3581" y="15"/>
                                </a:lnTo>
                                <a:lnTo>
                                  <a:pt x="3581" y="0"/>
                                </a:lnTo>
                                <a:close/>
                                <a:moveTo>
                                  <a:pt x="3657" y="0"/>
                                </a:moveTo>
                                <a:lnTo>
                                  <a:pt x="3612" y="0"/>
                                </a:lnTo>
                                <a:lnTo>
                                  <a:pt x="3612" y="15"/>
                                </a:lnTo>
                                <a:lnTo>
                                  <a:pt x="3657" y="15"/>
                                </a:lnTo>
                                <a:lnTo>
                                  <a:pt x="3657" y="0"/>
                                </a:lnTo>
                                <a:close/>
                                <a:moveTo>
                                  <a:pt x="3732" y="0"/>
                                </a:moveTo>
                                <a:lnTo>
                                  <a:pt x="3687" y="0"/>
                                </a:lnTo>
                                <a:lnTo>
                                  <a:pt x="3687" y="15"/>
                                </a:lnTo>
                                <a:lnTo>
                                  <a:pt x="3732" y="15"/>
                                </a:lnTo>
                                <a:lnTo>
                                  <a:pt x="3732" y="0"/>
                                </a:lnTo>
                                <a:close/>
                                <a:moveTo>
                                  <a:pt x="3807" y="0"/>
                                </a:moveTo>
                                <a:lnTo>
                                  <a:pt x="3762" y="0"/>
                                </a:lnTo>
                                <a:lnTo>
                                  <a:pt x="3762" y="15"/>
                                </a:lnTo>
                                <a:lnTo>
                                  <a:pt x="3807" y="15"/>
                                </a:lnTo>
                                <a:lnTo>
                                  <a:pt x="3807" y="0"/>
                                </a:lnTo>
                                <a:close/>
                                <a:moveTo>
                                  <a:pt x="3882" y="0"/>
                                </a:moveTo>
                                <a:lnTo>
                                  <a:pt x="3837" y="0"/>
                                </a:lnTo>
                                <a:lnTo>
                                  <a:pt x="3837" y="15"/>
                                </a:lnTo>
                                <a:lnTo>
                                  <a:pt x="3882" y="15"/>
                                </a:lnTo>
                                <a:lnTo>
                                  <a:pt x="3882" y="0"/>
                                </a:lnTo>
                                <a:close/>
                                <a:moveTo>
                                  <a:pt x="3958" y="0"/>
                                </a:moveTo>
                                <a:lnTo>
                                  <a:pt x="3913" y="0"/>
                                </a:lnTo>
                                <a:lnTo>
                                  <a:pt x="3913" y="15"/>
                                </a:lnTo>
                                <a:lnTo>
                                  <a:pt x="3958" y="15"/>
                                </a:lnTo>
                                <a:lnTo>
                                  <a:pt x="3958" y="0"/>
                                </a:lnTo>
                                <a:close/>
                                <a:moveTo>
                                  <a:pt x="4033" y="0"/>
                                </a:moveTo>
                                <a:lnTo>
                                  <a:pt x="3988" y="0"/>
                                </a:lnTo>
                                <a:lnTo>
                                  <a:pt x="3988" y="15"/>
                                </a:lnTo>
                                <a:lnTo>
                                  <a:pt x="4033" y="15"/>
                                </a:lnTo>
                                <a:lnTo>
                                  <a:pt x="4033" y="0"/>
                                </a:lnTo>
                                <a:close/>
                                <a:moveTo>
                                  <a:pt x="4108" y="0"/>
                                </a:moveTo>
                                <a:lnTo>
                                  <a:pt x="4063" y="0"/>
                                </a:lnTo>
                                <a:lnTo>
                                  <a:pt x="4063" y="15"/>
                                </a:lnTo>
                                <a:lnTo>
                                  <a:pt x="4108" y="15"/>
                                </a:lnTo>
                                <a:lnTo>
                                  <a:pt x="4108" y="0"/>
                                </a:lnTo>
                                <a:close/>
                                <a:moveTo>
                                  <a:pt x="4183" y="0"/>
                                </a:moveTo>
                                <a:lnTo>
                                  <a:pt x="4138" y="0"/>
                                </a:lnTo>
                                <a:lnTo>
                                  <a:pt x="4138" y="15"/>
                                </a:lnTo>
                                <a:lnTo>
                                  <a:pt x="4183" y="15"/>
                                </a:lnTo>
                                <a:lnTo>
                                  <a:pt x="4183" y="0"/>
                                </a:lnTo>
                                <a:close/>
                                <a:moveTo>
                                  <a:pt x="4259" y="0"/>
                                </a:moveTo>
                                <a:lnTo>
                                  <a:pt x="4214" y="0"/>
                                </a:lnTo>
                                <a:lnTo>
                                  <a:pt x="4214" y="15"/>
                                </a:lnTo>
                                <a:lnTo>
                                  <a:pt x="4259" y="15"/>
                                </a:lnTo>
                                <a:lnTo>
                                  <a:pt x="4259" y="0"/>
                                </a:lnTo>
                                <a:close/>
                                <a:moveTo>
                                  <a:pt x="4334" y="0"/>
                                </a:moveTo>
                                <a:lnTo>
                                  <a:pt x="4289" y="0"/>
                                </a:lnTo>
                                <a:lnTo>
                                  <a:pt x="4289" y="15"/>
                                </a:lnTo>
                                <a:lnTo>
                                  <a:pt x="4334" y="15"/>
                                </a:lnTo>
                                <a:lnTo>
                                  <a:pt x="4334" y="0"/>
                                </a:lnTo>
                                <a:close/>
                                <a:moveTo>
                                  <a:pt x="4409" y="0"/>
                                </a:moveTo>
                                <a:lnTo>
                                  <a:pt x="4364" y="0"/>
                                </a:lnTo>
                                <a:lnTo>
                                  <a:pt x="4364" y="15"/>
                                </a:lnTo>
                                <a:lnTo>
                                  <a:pt x="4409" y="15"/>
                                </a:lnTo>
                                <a:lnTo>
                                  <a:pt x="4409" y="0"/>
                                </a:lnTo>
                                <a:close/>
                                <a:moveTo>
                                  <a:pt x="4484" y="0"/>
                                </a:moveTo>
                                <a:lnTo>
                                  <a:pt x="4439" y="0"/>
                                </a:lnTo>
                                <a:lnTo>
                                  <a:pt x="4439" y="15"/>
                                </a:lnTo>
                                <a:lnTo>
                                  <a:pt x="4484" y="15"/>
                                </a:lnTo>
                                <a:lnTo>
                                  <a:pt x="4484" y="0"/>
                                </a:lnTo>
                                <a:close/>
                                <a:moveTo>
                                  <a:pt x="4560" y="0"/>
                                </a:moveTo>
                                <a:lnTo>
                                  <a:pt x="4515" y="0"/>
                                </a:lnTo>
                                <a:lnTo>
                                  <a:pt x="4515" y="15"/>
                                </a:lnTo>
                                <a:lnTo>
                                  <a:pt x="4560" y="15"/>
                                </a:lnTo>
                                <a:lnTo>
                                  <a:pt x="4560" y="0"/>
                                </a:lnTo>
                                <a:close/>
                                <a:moveTo>
                                  <a:pt x="4635" y="0"/>
                                </a:moveTo>
                                <a:lnTo>
                                  <a:pt x="4590" y="0"/>
                                </a:lnTo>
                                <a:lnTo>
                                  <a:pt x="4590" y="15"/>
                                </a:lnTo>
                                <a:lnTo>
                                  <a:pt x="4635" y="15"/>
                                </a:lnTo>
                                <a:lnTo>
                                  <a:pt x="4635" y="0"/>
                                </a:lnTo>
                                <a:close/>
                                <a:moveTo>
                                  <a:pt x="4710" y="0"/>
                                </a:moveTo>
                                <a:lnTo>
                                  <a:pt x="4665" y="0"/>
                                </a:lnTo>
                                <a:lnTo>
                                  <a:pt x="4665" y="15"/>
                                </a:lnTo>
                                <a:lnTo>
                                  <a:pt x="4710" y="15"/>
                                </a:lnTo>
                                <a:lnTo>
                                  <a:pt x="4710" y="0"/>
                                </a:lnTo>
                                <a:close/>
                                <a:moveTo>
                                  <a:pt x="4785" y="0"/>
                                </a:moveTo>
                                <a:lnTo>
                                  <a:pt x="4740" y="0"/>
                                </a:lnTo>
                                <a:lnTo>
                                  <a:pt x="4740" y="15"/>
                                </a:lnTo>
                                <a:lnTo>
                                  <a:pt x="4785" y="15"/>
                                </a:lnTo>
                                <a:lnTo>
                                  <a:pt x="4785" y="0"/>
                                </a:lnTo>
                                <a:close/>
                                <a:moveTo>
                                  <a:pt x="4860" y="0"/>
                                </a:moveTo>
                                <a:lnTo>
                                  <a:pt x="4815" y="0"/>
                                </a:lnTo>
                                <a:lnTo>
                                  <a:pt x="4815" y="15"/>
                                </a:lnTo>
                                <a:lnTo>
                                  <a:pt x="4860" y="15"/>
                                </a:lnTo>
                                <a:lnTo>
                                  <a:pt x="4860" y="0"/>
                                </a:lnTo>
                                <a:close/>
                                <a:moveTo>
                                  <a:pt x="4936" y="0"/>
                                </a:moveTo>
                                <a:lnTo>
                                  <a:pt x="4891" y="0"/>
                                </a:lnTo>
                                <a:lnTo>
                                  <a:pt x="4891" y="15"/>
                                </a:lnTo>
                                <a:lnTo>
                                  <a:pt x="4936" y="15"/>
                                </a:lnTo>
                                <a:lnTo>
                                  <a:pt x="4936" y="0"/>
                                </a:lnTo>
                                <a:close/>
                                <a:moveTo>
                                  <a:pt x="5011" y="0"/>
                                </a:moveTo>
                                <a:lnTo>
                                  <a:pt x="4966" y="0"/>
                                </a:lnTo>
                                <a:lnTo>
                                  <a:pt x="4966" y="15"/>
                                </a:lnTo>
                                <a:lnTo>
                                  <a:pt x="5011" y="15"/>
                                </a:lnTo>
                                <a:lnTo>
                                  <a:pt x="5011" y="0"/>
                                </a:lnTo>
                                <a:close/>
                                <a:moveTo>
                                  <a:pt x="5086" y="0"/>
                                </a:moveTo>
                                <a:lnTo>
                                  <a:pt x="5041" y="0"/>
                                </a:lnTo>
                                <a:lnTo>
                                  <a:pt x="5041" y="15"/>
                                </a:lnTo>
                                <a:lnTo>
                                  <a:pt x="5086" y="15"/>
                                </a:lnTo>
                                <a:lnTo>
                                  <a:pt x="5086" y="0"/>
                                </a:lnTo>
                                <a:close/>
                                <a:moveTo>
                                  <a:pt x="5161" y="0"/>
                                </a:moveTo>
                                <a:lnTo>
                                  <a:pt x="5116" y="0"/>
                                </a:lnTo>
                                <a:lnTo>
                                  <a:pt x="5116" y="15"/>
                                </a:lnTo>
                                <a:lnTo>
                                  <a:pt x="5161" y="15"/>
                                </a:lnTo>
                                <a:lnTo>
                                  <a:pt x="5161" y="0"/>
                                </a:lnTo>
                                <a:close/>
                                <a:moveTo>
                                  <a:pt x="5237" y="0"/>
                                </a:moveTo>
                                <a:lnTo>
                                  <a:pt x="5192" y="0"/>
                                </a:lnTo>
                                <a:lnTo>
                                  <a:pt x="5192" y="15"/>
                                </a:lnTo>
                                <a:lnTo>
                                  <a:pt x="5237" y="15"/>
                                </a:lnTo>
                                <a:lnTo>
                                  <a:pt x="5237" y="0"/>
                                </a:lnTo>
                                <a:close/>
                                <a:moveTo>
                                  <a:pt x="5312" y="0"/>
                                </a:moveTo>
                                <a:lnTo>
                                  <a:pt x="5267" y="0"/>
                                </a:lnTo>
                                <a:lnTo>
                                  <a:pt x="5267" y="15"/>
                                </a:lnTo>
                                <a:lnTo>
                                  <a:pt x="5312" y="15"/>
                                </a:lnTo>
                                <a:lnTo>
                                  <a:pt x="5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AutoShape 14"/>
                        <wps:cNvSpPr>
                          <a:spLocks/>
                        </wps:cNvSpPr>
                        <wps:spPr bwMode="auto">
                          <a:xfrm>
                            <a:off x="1454" y="266"/>
                            <a:ext cx="9375" cy="690"/>
                          </a:xfrm>
                          <a:custGeom>
                            <a:avLst/>
                            <a:gdLst>
                              <a:gd name="T0" fmla="+- 0 1575 1455"/>
                              <a:gd name="T1" fmla="*/ T0 w 9375"/>
                              <a:gd name="T2" fmla="+- 0 941 266"/>
                              <a:gd name="T3" fmla="*/ 941 h 690"/>
                              <a:gd name="T4" fmla="+- 0 1605 1455"/>
                              <a:gd name="T5" fmla="*/ T4 w 9375"/>
                              <a:gd name="T6" fmla="+- 0 941 266"/>
                              <a:gd name="T7" fmla="*/ 941 h 690"/>
                              <a:gd name="T8" fmla="+- 0 1681 1455"/>
                              <a:gd name="T9" fmla="*/ T8 w 9375"/>
                              <a:gd name="T10" fmla="+- 0 956 266"/>
                              <a:gd name="T11" fmla="*/ 956 h 690"/>
                              <a:gd name="T12" fmla="+- 0 1801 1455"/>
                              <a:gd name="T13" fmla="*/ T12 w 9375"/>
                              <a:gd name="T14" fmla="+- 0 956 266"/>
                              <a:gd name="T15" fmla="*/ 956 h 690"/>
                              <a:gd name="T16" fmla="+- 0 1876 1455"/>
                              <a:gd name="T17" fmla="*/ T16 w 9375"/>
                              <a:gd name="T18" fmla="+- 0 941 266"/>
                              <a:gd name="T19" fmla="*/ 941 h 690"/>
                              <a:gd name="T20" fmla="+- 0 2027 1455"/>
                              <a:gd name="T21" fmla="*/ T20 w 9375"/>
                              <a:gd name="T22" fmla="+- 0 941 266"/>
                              <a:gd name="T23" fmla="*/ 941 h 690"/>
                              <a:gd name="T24" fmla="+- 0 2057 1455"/>
                              <a:gd name="T25" fmla="*/ T24 w 9375"/>
                              <a:gd name="T26" fmla="+- 0 941 266"/>
                              <a:gd name="T27" fmla="*/ 941 h 690"/>
                              <a:gd name="T28" fmla="+- 0 2132 1455"/>
                              <a:gd name="T29" fmla="*/ T28 w 9375"/>
                              <a:gd name="T30" fmla="+- 0 956 266"/>
                              <a:gd name="T31" fmla="*/ 956 h 690"/>
                              <a:gd name="T32" fmla="+- 0 2252 1455"/>
                              <a:gd name="T33" fmla="*/ T32 w 9375"/>
                              <a:gd name="T34" fmla="+- 0 956 266"/>
                              <a:gd name="T35" fmla="*/ 956 h 690"/>
                              <a:gd name="T36" fmla="+- 0 2328 1455"/>
                              <a:gd name="T37" fmla="*/ T36 w 9375"/>
                              <a:gd name="T38" fmla="+- 0 941 266"/>
                              <a:gd name="T39" fmla="*/ 941 h 690"/>
                              <a:gd name="T40" fmla="+- 0 2478 1455"/>
                              <a:gd name="T41" fmla="*/ T40 w 9375"/>
                              <a:gd name="T42" fmla="+- 0 941 266"/>
                              <a:gd name="T43" fmla="*/ 941 h 690"/>
                              <a:gd name="T44" fmla="+- 0 2508 1455"/>
                              <a:gd name="T45" fmla="*/ T44 w 9375"/>
                              <a:gd name="T46" fmla="+- 0 941 266"/>
                              <a:gd name="T47" fmla="*/ 941 h 690"/>
                              <a:gd name="T48" fmla="+- 0 2584 1455"/>
                              <a:gd name="T49" fmla="*/ T48 w 9375"/>
                              <a:gd name="T50" fmla="+- 0 956 266"/>
                              <a:gd name="T51" fmla="*/ 956 h 690"/>
                              <a:gd name="T52" fmla="+- 0 6767 1455"/>
                              <a:gd name="T53" fmla="*/ T52 w 9375"/>
                              <a:gd name="T54" fmla="+- 0 281 266"/>
                              <a:gd name="T55" fmla="*/ 281 h 690"/>
                              <a:gd name="T56" fmla="+- 0 6842 1455"/>
                              <a:gd name="T57" fmla="*/ T56 w 9375"/>
                              <a:gd name="T58" fmla="+- 0 266 266"/>
                              <a:gd name="T59" fmla="*/ 266 h 690"/>
                              <a:gd name="T60" fmla="+- 0 6993 1455"/>
                              <a:gd name="T61" fmla="*/ T60 w 9375"/>
                              <a:gd name="T62" fmla="+- 0 266 266"/>
                              <a:gd name="T63" fmla="*/ 266 h 690"/>
                              <a:gd name="T64" fmla="+- 0 7023 1455"/>
                              <a:gd name="T65" fmla="*/ T64 w 9375"/>
                              <a:gd name="T66" fmla="+- 0 266 266"/>
                              <a:gd name="T67" fmla="*/ 266 h 690"/>
                              <a:gd name="T68" fmla="+- 0 7098 1455"/>
                              <a:gd name="T69" fmla="*/ T68 w 9375"/>
                              <a:gd name="T70" fmla="+- 0 281 266"/>
                              <a:gd name="T71" fmla="*/ 281 h 690"/>
                              <a:gd name="T72" fmla="+- 0 7218 1455"/>
                              <a:gd name="T73" fmla="*/ T72 w 9375"/>
                              <a:gd name="T74" fmla="+- 0 281 266"/>
                              <a:gd name="T75" fmla="*/ 281 h 690"/>
                              <a:gd name="T76" fmla="+- 0 7294 1455"/>
                              <a:gd name="T77" fmla="*/ T76 w 9375"/>
                              <a:gd name="T78" fmla="+- 0 266 266"/>
                              <a:gd name="T79" fmla="*/ 266 h 690"/>
                              <a:gd name="T80" fmla="+- 0 7444 1455"/>
                              <a:gd name="T81" fmla="*/ T80 w 9375"/>
                              <a:gd name="T82" fmla="+- 0 266 266"/>
                              <a:gd name="T83" fmla="*/ 266 h 690"/>
                              <a:gd name="T84" fmla="+- 0 7474 1455"/>
                              <a:gd name="T85" fmla="*/ T84 w 9375"/>
                              <a:gd name="T86" fmla="+- 0 266 266"/>
                              <a:gd name="T87" fmla="*/ 266 h 690"/>
                              <a:gd name="T88" fmla="+- 0 7550 1455"/>
                              <a:gd name="T89" fmla="*/ T88 w 9375"/>
                              <a:gd name="T90" fmla="+- 0 281 266"/>
                              <a:gd name="T91" fmla="*/ 281 h 690"/>
                              <a:gd name="T92" fmla="+- 0 7670 1455"/>
                              <a:gd name="T93" fmla="*/ T92 w 9375"/>
                              <a:gd name="T94" fmla="+- 0 281 266"/>
                              <a:gd name="T95" fmla="*/ 281 h 690"/>
                              <a:gd name="T96" fmla="+- 0 7745 1455"/>
                              <a:gd name="T97" fmla="*/ T96 w 9375"/>
                              <a:gd name="T98" fmla="+- 0 266 266"/>
                              <a:gd name="T99" fmla="*/ 266 h 690"/>
                              <a:gd name="T100" fmla="+- 0 7896 1455"/>
                              <a:gd name="T101" fmla="*/ T100 w 9375"/>
                              <a:gd name="T102" fmla="+- 0 266 266"/>
                              <a:gd name="T103" fmla="*/ 266 h 690"/>
                              <a:gd name="T104" fmla="+- 0 7926 1455"/>
                              <a:gd name="T105" fmla="*/ T104 w 9375"/>
                              <a:gd name="T106" fmla="+- 0 266 266"/>
                              <a:gd name="T107" fmla="*/ 266 h 690"/>
                              <a:gd name="T108" fmla="+- 0 8001 1455"/>
                              <a:gd name="T109" fmla="*/ T108 w 9375"/>
                              <a:gd name="T110" fmla="+- 0 281 266"/>
                              <a:gd name="T111" fmla="*/ 281 h 690"/>
                              <a:gd name="T112" fmla="+- 0 8121 1455"/>
                              <a:gd name="T113" fmla="*/ T112 w 9375"/>
                              <a:gd name="T114" fmla="+- 0 281 266"/>
                              <a:gd name="T115" fmla="*/ 281 h 690"/>
                              <a:gd name="T116" fmla="+- 0 8197 1455"/>
                              <a:gd name="T117" fmla="*/ T116 w 9375"/>
                              <a:gd name="T118" fmla="+- 0 266 266"/>
                              <a:gd name="T119" fmla="*/ 266 h 690"/>
                              <a:gd name="T120" fmla="+- 0 8347 1455"/>
                              <a:gd name="T121" fmla="*/ T120 w 9375"/>
                              <a:gd name="T122" fmla="+- 0 266 266"/>
                              <a:gd name="T123" fmla="*/ 266 h 690"/>
                              <a:gd name="T124" fmla="+- 0 8377 1455"/>
                              <a:gd name="T125" fmla="*/ T124 w 9375"/>
                              <a:gd name="T126" fmla="+- 0 266 266"/>
                              <a:gd name="T127" fmla="*/ 266 h 690"/>
                              <a:gd name="T128" fmla="+- 0 8452 1455"/>
                              <a:gd name="T129" fmla="*/ T128 w 9375"/>
                              <a:gd name="T130" fmla="+- 0 281 266"/>
                              <a:gd name="T131" fmla="*/ 281 h 690"/>
                              <a:gd name="T132" fmla="+- 0 8573 1455"/>
                              <a:gd name="T133" fmla="*/ T132 w 9375"/>
                              <a:gd name="T134" fmla="+- 0 281 266"/>
                              <a:gd name="T135" fmla="*/ 281 h 690"/>
                              <a:gd name="T136" fmla="+- 0 8648 1455"/>
                              <a:gd name="T137" fmla="*/ T136 w 9375"/>
                              <a:gd name="T138" fmla="+- 0 266 266"/>
                              <a:gd name="T139" fmla="*/ 266 h 690"/>
                              <a:gd name="T140" fmla="+- 0 8798 1455"/>
                              <a:gd name="T141" fmla="*/ T140 w 9375"/>
                              <a:gd name="T142" fmla="+- 0 266 266"/>
                              <a:gd name="T143" fmla="*/ 266 h 690"/>
                              <a:gd name="T144" fmla="+- 0 8829 1455"/>
                              <a:gd name="T145" fmla="*/ T144 w 9375"/>
                              <a:gd name="T146" fmla="+- 0 266 266"/>
                              <a:gd name="T147" fmla="*/ 266 h 690"/>
                              <a:gd name="T148" fmla="+- 0 8904 1455"/>
                              <a:gd name="T149" fmla="*/ T148 w 9375"/>
                              <a:gd name="T150" fmla="+- 0 281 266"/>
                              <a:gd name="T151" fmla="*/ 281 h 690"/>
                              <a:gd name="T152" fmla="+- 0 9024 1455"/>
                              <a:gd name="T153" fmla="*/ T152 w 9375"/>
                              <a:gd name="T154" fmla="+- 0 281 266"/>
                              <a:gd name="T155" fmla="*/ 281 h 690"/>
                              <a:gd name="T156" fmla="+- 0 9099 1455"/>
                              <a:gd name="T157" fmla="*/ T156 w 9375"/>
                              <a:gd name="T158" fmla="+- 0 266 266"/>
                              <a:gd name="T159" fmla="*/ 266 h 690"/>
                              <a:gd name="T160" fmla="+- 0 9250 1455"/>
                              <a:gd name="T161" fmla="*/ T160 w 9375"/>
                              <a:gd name="T162" fmla="+- 0 266 266"/>
                              <a:gd name="T163" fmla="*/ 266 h 690"/>
                              <a:gd name="T164" fmla="+- 0 9280 1455"/>
                              <a:gd name="T165" fmla="*/ T164 w 9375"/>
                              <a:gd name="T166" fmla="+- 0 266 266"/>
                              <a:gd name="T167" fmla="*/ 266 h 690"/>
                              <a:gd name="T168" fmla="+- 0 9355 1455"/>
                              <a:gd name="T169" fmla="*/ T168 w 9375"/>
                              <a:gd name="T170" fmla="+- 0 281 266"/>
                              <a:gd name="T171" fmla="*/ 281 h 690"/>
                              <a:gd name="T172" fmla="+- 0 9476 1455"/>
                              <a:gd name="T173" fmla="*/ T172 w 9375"/>
                              <a:gd name="T174" fmla="+- 0 281 266"/>
                              <a:gd name="T175" fmla="*/ 281 h 690"/>
                              <a:gd name="T176" fmla="+- 0 9551 1455"/>
                              <a:gd name="T177" fmla="*/ T176 w 9375"/>
                              <a:gd name="T178" fmla="+- 0 266 266"/>
                              <a:gd name="T179" fmla="*/ 266 h 690"/>
                              <a:gd name="T180" fmla="+- 0 9701 1455"/>
                              <a:gd name="T181" fmla="*/ T180 w 9375"/>
                              <a:gd name="T182" fmla="+- 0 266 266"/>
                              <a:gd name="T183" fmla="*/ 266 h 690"/>
                              <a:gd name="T184" fmla="+- 0 9732 1455"/>
                              <a:gd name="T185" fmla="*/ T184 w 9375"/>
                              <a:gd name="T186" fmla="+- 0 266 266"/>
                              <a:gd name="T187" fmla="*/ 266 h 690"/>
                              <a:gd name="T188" fmla="+- 0 9807 1455"/>
                              <a:gd name="T189" fmla="*/ T188 w 9375"/>
                              <a:gd name="T190" fmla="+- 0 281 266"/>
                              <a:gd name="T191" fmla="*/ 281 h 690"/>
                              <a:gd name="T192" fmla="+- 0 9927 1455"/>
                              <a:gd name="T193" fmla="*/ T192 w 9375"/>
                              <a:gd name="T194" fmla="+- 0 281 266"/>
                              <a:gd name="T195" fmla="*/ 281 h 690"/>
                              <a:gd name="T196" fmla="+- 0 10002 1455"/>
                              <a:gd name="T197" fmla="*/ T196 w 9375"/>
                              <a:gd name="T198" fmla="+- 0 266 266"/>
                              <a:gd name="T199" fmla="*/ 266 h 690"/>
                              <a:gd name="T200" fmla="+- 0 10153 1455"/>
                              <a:gd name="T201" fmla="*/ T200 w 9375"/>
                              <a:gd name="T202" fmla="+- 0 266 266"/>
                              <a:gd name="T203" fmla="*/ 266 h 690"/>
                              <a:gd name="T204" fmla="+- 0 10183 1455"/>
                              <a:gd name="T205" fmla="*/ T204 w 9375"/>
                              <a:gd name="T206" fmla="+- 0 266 266"/>
                              <a:gd name="T207" fmla="*/ 266 h 690"/>
                              <a:gd name="T208" fmla="+- 0 10258 1455"/>
                              <a:gd name="T209" fmla="*/ T208 w 9375"/>
                              <a:gd name="T210" fmla="+- 0 281 266"/>
                              <a:gd name="T211" fmla="*/ 281 h 690"/>
                              <a:gd name="T212" fmla="+- 0 10379 1455"/>
                              <a:gd name="T213" fmla="*/ T212 w 9375"/>
                              <a:gd name="T214" fmla="+- 0 281 266"/>
                              <a:gd name="T215" fmla="*/ 281 h 690"/>
                              <a:gd name="T216" fmla="+- 0 10454 1455"/>
                              <a:gd name="T217" fmla="*/ T216 w 9375"/>
                              <a:gd name="T218" fmla="+- 0 266 266"/>
                              <a:gd name="T219" fmla="*/ 266 h 690"/>
                              <a:gd name="T220" fmla="+- 0 10604 1455"/>
                              <a:gd name="T221" fmla="*/ T220 w 9375"/>
                              <a:gd name="T222" fmla="+- 0 266 266"/>
                              <a:gd name="T223" fmla="*/ 266 h 690"/>
                              <a:gd name="T224" fmla="+- 0 10635 1455"/>
                              <a:gd name="T225" fmla="*/ T224 w 9375"/>
                              <a:gd name="T226" fmla="+- 0 266 266"/>
                              <a:gd name="T227" fmla="*/ 266 h 690"/>
                              <a:gd name="T228" fmla="+- 0 10710 1455"/>
                              <a:gd name="T229" fmla="*/ T228 w 9375"/>
                              <a:gd name="T230" fmla="+- 0 281 266"/>
                              <a:gd name="T231" fmla="*/ 281 h 690"/>
                              <a:gd name="T232" fmla="+- 0 10830 1455"/>
                              <a:gd name="T233" fmla="*/ T232 w 9375"/>
                              <a:gd name="T234" fmla="+- 0 281 266"/>
                              <a:gd name="T235" fmla="*/ 281 h 6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9375" h="690">
                                <a:moveTo>
                                  <a:pt x="45" y="675"/>
                                </a:moveTo>
                                <a:lnTo>
                                  <a:pt x="0" y="675"/>
                                </a:lnTo>
                                <a:lnTo>
                                  <a:pt x="0" y="690"/>
                                </a:lnTo>
                                <a:lnTo>
                                  <a:pt x="45" y="690"/>
                                </a:lnTo>
                                <a:lnTo>
                                  <a:pt x="45" y="675"/>
                                </a:lnTo>
                                <a:close/>
                                <a:moveTo>
                                  <a:pt x="120" y="675"/>
                                </a:moveTo>
                                <a:lnTo>
                                  <a:pt x="75" y="675"/>
                                </a:lnTo>
                                <a:lnTo>
                                  <a:pt x="75" y="690"/>
                                </a:lnTo>
                                <a:lnTo>
                                  <a:pt x="120" y="690"/>
                                </a:lnTo>
                                <a:lnTo>
                                  <a:pt x="120" y="675"/>
                                </a:lnTo>
                                <a:close/>
                                <a:moveTo>
                                  <a:pt x="195" y="675"/>
                                </a:moveTo>
                                <a:lnTo>
                                  <a:pt x="150" y="675"/>
                                </a:lnTo>
                                <a:lnTo>
                                  <a:pt x="150" y="690"/>
                                </a:lnTo>
                                <a:lnTo>
                                  <a:pt x="195" y="690"/>
                                </a:lnTo>
                                <a:lnTo>
                                  <a:pt x="195" y="675"/>
                                </a:lnTo>
                                <a:close/>
                                <a:moveTo>
                                  <a:pt x="271" y="675"/>
                                </a:moveTo>
                                <a:lnTo>
                                  <a:pt x="226" y="675"/>
                                </a:lnTo>
                                <a:lnTo>
                                  <a:pt x="226" y="690"/>
                                </a:lnTo>
                                <a:lnTo>
                                  <a:pt x="271" y="690"/>
                                </a:lnTo>
                                <a:lnTo>
                                  <a:pt x="271" y="675"/>
                                </a:lnTo>
                                <a:close/>
                                <a:moveTo>
                                  <a:pt x="346" y="675"/>
                                </a:moveTo>
                                <a:lnTo>
                                  <a:pt x="301" y="675"/>
                                </a:lnTo>
                                <a:lnTo>
                                  <a:pt x="301" y="690"/>
                                </a:lnTo>
                                <a:lnTo>
                                  <a:pt x="346" y="690"/>
                                </a:lnTo>
                                <a:lnTo>
                                  <a:pt x="346" y="675"/>
                                </a:lnTo>
                                <a:close/>
                                <a:moveTo>
                                  <a:pt x="421" y="675"/>
                                </a:moveTo>
                                <a:lnTo>
                                  <a:pt x="376" y="675"/>
                                </a:lnTo>
                                <a:lnTo>
                                  <a:pt x="376" y="690"/>
                                </a:lnTo>
                                <a:lnTo>
                                  <a:pt x="421" y="690"/>
                                </a:lnTo>
                                <a:lnTo>
                                  <a:pt x="421" y="675"/>
                                </a:lnTo>
                                <a:close/>
                                <a:moveTo>
                                  <a:pt x="496" y="675"/>
                                </a:moveTo>
                                <a:lnTo>
                                  <a:pt x="451" y="675"/>
                                </a:lnTo>
                                <a:lnTo>
                                  <a:pt x="451" y="690"/>
                                </a:lnTo>
                                <a:lnTo>
                                  <a:pt x="496" y="690"/>
                                </a:lnTo>
                                <a:lnTo>
                                  <a:pt x="496" y="675"/>
                                </a:lnTo>
                                <a:close/>
                                <a:moveTo>
                                  <a:pt x="572" y="675"/>
                                </a:moveTo>
                                <a:lnTo>
                                  <a:pt x="527" y="675"/>
                                </a:lnTo>
                                <a:lnTo>
                                  <a:pt x="527" y="690"/>
                                </a:lnTo>
                                <a:lnTo>
                                  <a:pt x="572" y="690"/>
                                </a:lnTo>
                                <a:lnTo>
                                  <a:pt x="572" y="675"/>
                                </a:lnTo>
                                <a:close/>
                                <a:moveTo>
                                  <a:pt x="647" y="675"/>
                                </a:moveTo>
                                <a:lnTo>
                                  <a:pt x="602" y="675"/>
                                </a:lnTo>
                                <a:lnTo>
                                  <a:pt x="602" y="690"/>
                                </a:lnTo>
                                <a:lnTo>
                                  <a:pt x="647" y="690"/>
                                </a:lnTo>
                                <a:lnTo>
                                  <a:pt x="647" y="675"/>
                                </a:lnTo>
                                <a:close/>
                                <a:moveTo>
                                  <a:pt x="722" y="675"/>
                                </a:moveTo>
                                <a:lnTo>
                                  <a:pt x="677" y="675"/>
                                </a:lnTo>
                                <a:lnTo>
                                  <a:pt x="677" y="690"/>
                                </a:lnTo>
                                <a:lnTo>
                                  <a:pt x="722" y="690"/>
                                </a:lnTo>
                                <a:lnTo>
                                  <a:pt x="722" y="675"/>
                                </a:lnTo>
                                <a:close/>
                                <a:moveTo>
                                  <a:pt x="797" y="675"/>
                                </a:moveTo>
                                <a:lnTo>
                                  <a:pt x="752" y="675"/>
                                </a:lnTo>
                                <a:lnTo>
                                  <a:pt x="752" y="690"/>
                                </a:lnTo>
                                <a:lnTo>
                                  <a:pt x="797" y="690"/>
                                </a:lnTo>
                                <a:lnTo>
                                  <a:pt x="797" y="675"/>
                                </a:lnTo>
                                <a:close/>
                                <a:moveTo>
                                  <a:pt x="873" y="675"/>
                                </a:moveTo>
                                <a:lnTo>
                                  <a:pt x="828" y="675"/>
                                </a:lnTo>
                                <a:lnTo>
                                  <a:pt x="828" y="690"/>
                                </a:lnTo>
                                <a:lnTo>
                                  <a:pt x="873" y="690"/>
                                </a:lnTo>
                                <a:lnTo>
                                  <a:pt x="873" y="675"/>
                                </a:lnTo>
                                <a:close/>
                                <a:moveTo>
                                  <a:pt x="948" y="675"/>
                                </a:moveTo>
                                <a:lnTo>
                                  <a:pt x="903" y="675"/>
                                </a:lnTo>
                                <a:lnTo>
                                  <a:pt x="903" y="690"/>
                                </a:lnTo>
                                <a:lnTo>
                                  <a:pt x="948" y="690"/>
                                </a:lnTo>
                                <a:lnTo>
                                  <a:pt x="948" y="675"/>
                                </a:lnTo>
                                <a:close/>
                                <a:moveTo>
                                  <a:pt x="1023" y="675"/>
                                </a:moveTo>
                                <a:lnTo>
                                  <a:pt x="978" y="675"/>
                                </a:lnTo>
                                <a:lnTo>
                                  <a:pt x="978" y="690"/>
                                </a:lnTo>
                                <a:lnTo>
                                  <a:pt x="1023" y="690"/>
                                </a:lnTo>
                                <a:lnTo>
                                  <a:pt x="1023" y="675"/>
                                </a:lnTo>
                                <a:close/>
                                <a:moveTo>
                                  <a:pt x="1098" y="675"/>
                                </a:moveTo>
                                <a:lnTo>
                                  <a:pt x="1053" y="675"/>
                                </a:lnTo>
                                <a:lnTo>
                                  <a:pt x="1053" y="690"/>
                                </a:lnTo>
                                <a:lnTo>
                                  <a:pt x="1098" y="690"/>
                                </a:lnTo>
                                <a:lnTo>
                                  <a:pt x="1098" y="675"/>
                                </a:lnTo>
                                <a:close/>
                                <a:moveTo>
                                  <a:pt x="1174" y="675"/>
                                </a:moveTo>
                                <a:lnTo>
                                  <a:pt x="1129" y="675"/>
                                </a:lnTo>
                                <a:lnTo>
                                  <a:pt x="1129" y="690"/>
                                </a:lnTo>
                                <a:lnTo>
                                  <a:pt x="1174" y="690"/>
                                </a:lnTo>
                                <a:lnTo>
                                  <a:pt x="1174" y="675"/>
                                </a:lnTo>
                                <a:close/>
                                <a:moveTo>
                                  <a:pt x="5312" y="0"/>
                                </a:moveTo>
                                <a:lnTo>
                                  <a:pt x="5267" y="0"/>
                                </a:lnTo>
                                <a:lnTo>
                                  <a:pt x="5267" y="15"/>
                                </a:lnTo>
                                <a:lnTo>
                                  <a:pt x="5312" y="15"/>
                                </a:lnTo>
                                <a:lnTo>
                                  <a:pt x="5312" y="0"/>
                                </a:lnTo>
                                <a:close/>
                                <a:moveTo>
                                  <a:pt x="5387" y="0"/>
                                </a:moveTo>
                                <a:lnTo>
                                  <a:pt x="5342" y="0"/>
                                </a:lnTo>
                                <a:lnTo>
                                  <a:pt x="5342" y="15"/>
                                </a:lnTo>
                                <a:lnTo>
                                  <a:pt x="5387" y="15"/>
                                </a:lnTo>
                                <a:lnTo>
                                  <a:pt x="5387" y="0"/>
                                </a:lnTo>
                                <a:close/>
                                <a:moveTo>
                                  <a:pt x="5462" y="0"/>
                                </a:moveTo>
                                <a:lnTo>
                                  <a:pt x="5417" y="0"/>
                                </a:lnTo>
                                <a:lnTo>
                                  <a:pt x="5417" y="15"/>
                                </a:lnTo>
                                <a:lnTo>
                                  <a:pt x="5462" y="15"/>
                                </a:lnTo>
                                <a:lnTo>
                                  <a:pt x="5462" y="0"/>
                                </a:lnTo>
                                <a:close/>
                                <a:moveTo>
                                  <a:pt x="5538" y="0"/>
                                </a:moveTo>
                                <a:lnTo>
                                  <a:pt x="5493" y="0"/>
                                </a:lnTo>
                                <a:lnTo>
                                  <a:pt x="5493" y="15"/>
                                </a:lnTo>
                                <a:lnTo>
                                  <a:pt x="5538" y="15"/>
                                </a:lnTo>
                                <a:lnTo>
                                  <a:pt x="5538" y="0"/>
                                </a:lnTo>
                                <a:close/>
                                <a:moveTo>
                                  <a:pt x="5613" y="0"/>
                                </a:moveTo>
                                <a:lnTo>
                                  <a:pt x="5568" y="0"/>
                                </a:lnTo>
                                <a:lnTo>
                                  <a:pt x="5568" y="15"/>
                                </a:lnTo>
                                <a:lnTo>
                                  <a:pt x="5613" y="15"/>
                                </a:lnTo>
                                <a:lnTo>
                                  <a:pt x="5613" y="0"/>
                                </a:lnTo>
                                <a:close/>
                                <a:moveTo>
                                  <a:pt x="5688" y="0"/>
                                </a:moveTo>
                                <a:lnTo>
                                  <a:pt x="5643" y="0"/>
                                </a:lnTo>
                                <a:lnTo>
                                  <a:pt x="5643" y="15"/>
                                </a:lnTo>
                                <a:lnTo>
                                  <a:pt x="5688" y="15"/>
                                </a:lnTo>
                                <a:lnTo>
                                  <a:pt x="5688" y="0"/>
                                </a:lnTo>
                                <a:close/>
                                <a:moveTo>
                                  <a:pt x="5763" y="0"/>
                                </a:moveTo>
                                <a:lnTo>
                                  <a:pt x="5718" y="0"/>
                                </a:lnTo>
                                <a:lnTo>
                                  <a:pt x="5718" y="15"/>
                                </a:lnTo>
                                <a:lnTo>
                                  <a:pt x="5763" y="15"/>
                                </a:lnTo>
                                <a:lnTo>
                                  <a:pt x="5763" y="0"/>
                                </a:lnTo>
                                <a:close/>
                                <a:moveTo>
                                  <a:pt x="5839" y="0"/>
                                </a:moveTo>
                                <a:lnTo>
                                  <a:pt x="5794" y="0"/>
                                </a:lnTo>
                                <a:lnTo>
                                  <a:pt x="5794" y="15"/>
                                </a:lnTo>
                                <a:lnTo>
                                  <a:pt x="5839" y="15"/>
                                </a:lnTo>
                                <a:lnTo>
                                  <a:pt x="5839" y="0"/>
                                </a:lnTo>
                                <a:close/>
                                <a:moveTo>
                                  <a:pt x="5914" y="0"/>
                                </a:moveTo>
                                <a:lnTo>
                                  <a:pt x="5869" y="0"/>
                                </a:lnTo>
                                <a:lnTo>
                                  <a:pt x="5869" y="15"/>
                                </a:lnTo>
                                <a:lnTo>
                                  <a:pt x="5914" y="15"/>
                                </a:lnTo>
                                <a:lnTo>
                                  <a:pt x="5914" y="0"/>
                                </a:lnTo>
                                <a:close/>
                                <a:moveTo>
                                  <a:pt x="5989" y="0"/>
                                </a:moveTo>
                                <a:lnTo>
                                  <a:pt x="5944" y="0"/>
                                </a:lnTo>
                                <a:lnTo>
                                  <a:pt x="5944" y="15"/>
                                </a:lnTo>
                                <a:lnTo>
                                  <a:pt x="5989" y="15"/>
                                </a:lnTo>
                                <a:lnTo>
                                  <a:pt x="5989" y="0"/>
                                </a:lnTo>
                                <a:close/>
                                <a:moveTo>
                                  <a:pt x="6064" y="0"/>
                                </a:moveTo>
                                <a:lnTo>
                                  <a:pt x="6019" y="0"/>
                                </a:lnTo>
                                <a:lnTo>
                                  <a:pt x="6019" y="15"/>
                                </a:lnTo>
                                <a:lnTo>
                                  <a:pt x="6064" y="15"/>
                                </a:lnTo>
                                <a:lnTo>
                                  <a:pt x="6064" y="0"/>
                                </a:lnTo>
                                <a:close/>
                                <a:moveTo>
                                  <a:pt x="6140" y="0"/>
                                </a:moveTo>
                                <a:lnTo>
                                  <a:pt x="6095" y="0"/>
                                </a:lnTo>
                                <a:lnTo>
                                  <a:pt x="6095" y="15"/>
                                </a:lnTo>
                                <a:lnTo>
                                  <a:pt x="6140" y="15"/>
                                </a:lnTo>
                                <a:lnTo>
                                  <a:pt x="6140" y="0"/>
                                </a:lnTo>
                                <a:close/>
                                <a:moveTo>
                                  <a:pt x="6215" y="0"/>
                                </a:moveTo>
                                <a:lnTo>
                                  <a:pt x="6170" y="0"/>
                                </a:lnTo>
                                <a:lnTo>
                                  <a:pt x="6170" y="15"/>
                                </a:lnTo>
                                <a:lnTo>
                                  <a:pt x="6215" y="15"/>
                                </a:lnTo>
                                <a:lnTo>
                                  <a:pt x="6215" y="0"/>
                                </a:lnTo>
                                <a:close/>
                                <a:moveTo>
                                  <a:pt x="6290" y="0"/>
                                </a:moveTo>
                                <a:lnTo>
                                  <a:pt x="6245" y="0"/>
                                </a:lnTo>
                                <a:lnTo>
                                  <a:pt x="6245" y="15"/>
                                </a:lnTo>
                                <a:lnTo>
                                  <a:pt x="6290" y="15"/>
                                </a:lnTo>
                                <a:lnTo>
                                  <a:pt x="6290" y="0"/>
                                </a:lnTo>
                                <a:close/>
                                <a:moveTo>
                                  <a:pt x="6365" y="0"/>
                                </a:moveTo>
                                <a:lnTo>
                                  <a:pt x="6320" y="0"/>
                                </a:lnTo>
                                <a:lnTo>
                                  <a:pt x="6320" y="15"/>
                                </a:lnTo>
                                <a:lnTo>
                                  <a:pt x="6365" y="15"/>
                                </a:lnTo>
                                <a:lnTo>
                                  <a:pt x="6365" y="0"/>
                                </a:lnTo>
                                <a:close/>
                                <a:moveTo>
                                  <a:pt x="6441" y="0"/>
                                </a:moveTo>
                                <a:lnTo>
                                  <a:pt x="6396" y="0"/>
                                </a:lnTo>
                                <a:lnTo>
                                  <a:pt x="6396" y="15"/>
                                </a:lnTo>
                                <a:lnTo>
                                  <a:pt x="6441" y="15"/>
                                </a:lnTo>
                                <a:lnTo>
                                  <a:pt x="6441" y="0"/>
                                </a:lnTo>
                                <a:close/>
                                <a:moveTo>
                                  <a:pt x="6516" y="0"/>
                                </a:moveTo>
                                <a:lnTo>
                                  <a:pt x="6471" y="0"/>
                                </a:lnTo>
                                <a:lnTo>
                                  <a:pt x="6471" y="15"/>
                                </a:lnTo>
                                <a:lnTo>
                                  <a:pt x="6516" y="15"/>
                                </a:lnTo>
                                <a:lnTo>
                                  <a:pt x="6516" y="0"/>
                                </a:lnTo>
                                <a:close/>
                                <a:moveTo>
                                  <a:pt x="6591" y="0"/>
                                </a:moveTo>
                                <a:lnTo>
                                  <a:pt x="6546" y="0"/>
                                </a:lnTo>
                                <a:lnTo>
                                  <a:pt x="6546" y="15"/>
                                </a:lnTo>
                                <a:lnTo>
                                  <a:pt x="6591" y="15"/>
                                </a:lnTo>
                                <a:lnTo>
                                  <a:pt x="6591" y="0"/>
                                </a:lnTo>
                                <a:close/>
                                <a:moveTo>
                                  <a:pt x="6666" y="0"/>
                                </a:moveTo>
                                <a:lnTo>
                                  <a:pt x="6621" y="0"/>
                                </a:lnTo>
                                <a:lnTo>
                                  <a:pt x="6621" y="15"/>
                                </a:lnTo>
                                <a:lnTo>
                                  <a:pt x="6666" y="15"/>
                                </a:lnTo>
                                <a:lnTo>
                                  <a:pt x="6666" y="0"/>
                                </a:lnTo>
                                <a:close/>
                                <a:moveTo>
                                  <a:pt x="6742" y="0"/>
                                </a:moveTo>
                                <a:lnTo>
                                  <a:pt x="6697" y="0"/>
                                </a:lnTo>
                                <a:lnTo>
                                  <a:pt x="6697" y="15"/>
                                </a:lnTo>
                                <a:lnTo>
                                  <a:pt x="6742" y="15"/>
                                </a:lnTo>
                                <a:lnTo>
                                  <a:pt x="6742" y="0"/>
                                </a:lnTo>
                                <a:close/>
                                <a:moveTo>
                                  <a:pt x="6817" y="0"/>
                                </a:moveTo>
                                <a:lnTo>
                                  <a:pt x="6772" y="0"/>
                                </a:lnTo>
                                <a:lnTo>
                                  <a:pt x="6772" y="15"/>
                                </a:lnTo>
                                <a:lnTo>
                                  <a:pt x="6817" y="15"/>
                                </a:lnTo>
                                <a:lnTo>
                                  <a:pt x="6817" y="0"/>
                                </a:lnTo>
                                <a:close/>
                                <a:moveTo>
                                  <a:pt x="6892" y="0"/>
                                </a:moveTo>
                                <a:lnTo>
                                  <a:pt x="6847" y="0"/>
                                </a:lnTo>
                                <a:lnTo>
                                  <a:pt x="6847" y="15"/>
                                </a:lnTo>
                                <a:lnTo>
                                  <a:pt x="6892" y="15"/>
                                </a:lnTo>
                                <a:lnTo>
                                  <a:pt x="6892" y="0"/>
                                </a:lnTo>
                                <a:close/>
                                <a:moveTo>
                                  <a:pt x="6967" y="0"/>
                                </a:moveTo>
                                <a:lnTo>
                                  <a:pt x="6922" y="0"/>
                                </a:lnTo>
                                <a:lnTo>
                                  <a:pt x="6922" y="15"/>
                                </a:lnTo>
                                <a:lnTo>
                                  <a:pt x="6967" y="15"/>
                                </a:lnTo>
                                <a:lnTo>
                                  <a:pt x="6967" y="0"/>
                                </a:lnTo>
                                <a:close/>
                                <a:moveTo>
                                  <a:pt x="7042" y="0"/>
                                </a:moveTo>
                                <a:lnTo>
                                  <a:pt x="6997" y="0"/>
                                </a:lnTo>
                                <a:lnTo>
                                  <a:pt x="6997" y="15"/>
                                </a:lnTo>
                                <a:lnTo>
                                  <a:pt x="7042" y="15"/>
                                </a:lnTo>
                                <a:lnTo>
                                  <a:pt x="7042" y="0"/>
                                </a:lnTo>
                                <a:close/>
                                <a:moveTo>
                                  <a:pt x="7118" y="0"/>
                                </a:moveTo>
                                <a:lnTo>
                                  <a:pt x="7073" y="0"/>
                                </a:lnTo>
                                <a:lnTo>
                                  <a:pt x="7073" y="15"/>
                                </a:lnTo>
                                <a:lnTo>
                                  <a:pt x="7118" y="15"/>
                                </a:lnTo>
                                <a:lnTo>
                                  <a:pt x="7118" y="0"/>
                                </a:lnTo>
                                <a:close/>
                                <a:moveTo>
                                  <a:pt x="7193" y="0"/>
                                </a:moveTo>
                                <a:lnTo>
                                  <a:pt x="7148" y="0"/>
                                </a:lnTo>
                                <a:lnTo>
                                  <a:pt x="7148" y="15"/>
                                </a:lnTo>
                                <a:lnTo>
                                  <a:pt x="7193" y="15"/>
                                </a:lnTo>
                                <a:lnTo>
                                  <a:pt x="7193" y="0"/>
                                </a:lnTo>
                                <a:close/>
                                <a:moveTo>
                                  <a:pt x="7268" y="0"/>
                                </a:moveTo>
                                <a:lnTo>
                                  <a:pt x="7223" y="0"/>
                                </a:lnTo>
                                <a:lnTo>
                                  <a:pt x="7223" y="15"/>
                                </a:lnTo>
                                <a:lnTo>
                                  <a:pt x="7268" y="15"/>
                                </a:lnTo>
                                <a:lnTo>
                                  <a:pt x="7268" y="0"/>
                                </a:lnTo>
                                <a:close/>
                                <a:moveTo>
                                  <a:pt x="7343" y="0"/>
                                </a:moveTo>
                                <a:lnTo>
                                  <a:pt x="7298" y="0"/>
                                </a:lnTo>
                                <a:lnTo>
                                  <a:pt x="7298" y="15"/>
                                </a:lnTo>
                                <a:lnTo>
                                  <a:pt x="7343" y="15"/>
                                </a:lnTo>
                                <a:lnTo>
                                  <a:pt x="7343" y="0"/>
                                </a:lnTo>
                                <a:close/>
                                <a:moveTo>
                                  <a:pt x="7419" y="0"/>
                                </a:moveTo>
                                <a:lnTo>
                                  <a:pt x="7374" y="0"/>
                                </a:lnTo>
                                <a:lnTo>
                                  <a:pt x="7374" y="15"/>
                                </a:lnTo>
                                <a:lnTo>
                                  <a:pt x="7419" y="15"/>
                                </a:lnTo>
                                <a:lnTo>
                                  <a:pt x="7419" y="0"/>
                                </a:lnTo>
                                <a:close/>
                                <a:moveTo>
                                  <a:pt x="7494" y="0"/>
                                </a:moveTo>
                                <a:lnTo>
                                  <a:pt x="7449" y="0"/>
                                </a:lnTo>
                                <a:lnTo>
                                  <a:pt x="7449" y="15"/>
                                </a:lnTo>
                                <a:lnTo>
                                  <a:pt x="7494" y="15"/>
                                </a:lnTo>
                                <a:lnTo>
                                  <a:pt x="7494" y="0"/>
                                </a:lnTo>
                                <a:close/>
                                <a:moveTo>
                                  <a:pt x="7569" y="0"/>
                                </a:moveTo>
                                <a:lnTo>
                                  <a:pt x="7524" y="0"/>
                                </a:lnTo>
                                <a:lnTo>
                                  <a:pt x="7524" y="15"/>
                                </a:lnTo>
                                <a:lnTo>
                                  <a:pt x="7569" y="15"/>
                                </a:lnTo>
                                <a:lnTo>
                                  <a:pt x="7569" y="0"/>
                                </a:lnTo>
                                <a:close/>
                                <a:moveTo>
                                  <a:pt x="7644" y="0"/>
                                </a:moveTo>
                                <a:lnTo>
                                  <a:pt x="7599" y="0"/>
                                </a:lnTo>
                                <a:lnTo>
                                  <a:pt x="7599" y="15"/>
                                </a:lnTo>
                                <a:lnTo>
                                  <a:pt x="7644" y="15"/>
                                </a:lnTo>
                                <a:lnTo>
                                  <a:pt x="7644" y="0"/>
                                </a:lnTo>
                                <a:close/>
                                <a:moveTo>
                                  <a:pt x="7720" y="0"/>
                                </a:moveTo>
                                <a:lnTo>
                                  <a:pt x="7675" y="0"/>
                                </a:lnTo>
                                <a:lnTo>
                                  <a:pt x="7675" y="15"/>
                                </a:lnTo>
                                <a:lnTo>
                                  <a:pt x="7720" y="15"/>
                                </a:lnTo>
                                <a:lnTo>
                                  <a:pt x="7720" y="0"/>
                                </a:lnTo>
                                <a:close/>
                                <a:moveTo>
                                  <a:pt x="7795" y="0"/>
                                </a:moveTo>
                                <a:lnTo>
                                  <a:pt x="7750" y="0"/>
                                </a:lnTo>
                                <a:lnTo>
                                  <a:pt x="7750" y="15"/>
                                </a:lnTo>
                                <a:lnTo>
                                  <a:pt x="7795" y="15"/>
                                </a:lnTo>
                                <a:lnTo>
                                  <a:pt x="7795" y="0"/>
                                </a:lnTo>
                                <a:close/>
                                <a:moveTo>
                                  <a:pt x="7870" y="0"/>
                                </a:moveTo>
                                <a:lnTo>
                                  <a:pt x="7825" y="0"/>
                                </a:lnTo>
                                <a:lnTo>
                                  <a:pt x="7825" y="15"/>
                                </a:lnTo>
                                <a:lnTo>
                                  <a:pt x="7870" y="15"/>
                                </a:lnTo>
                                <a:lnTo>
                                  <a:pt x="7870" y="0"/>
                                </a:lnTo>
                                <a:close/>
                                <a:moveTo>
                                  <a:pt x="7945" y="0"/>
                                </a:moveTo>
                                <a:lnTo>
                                  <a:pt x="7900" y="0"/>
                                </a:lnTo>
                                <a:lnTo>
                                  <a:pt x="7900" y="15"/>
                                </a:lnTo>
                                <a:lnTo>
                                  <a:pt x="7945" y="15"/>
                                </a:lnTo>
                                <a:lnTo>
                                  <a:pt x="7945" y="0"/>
                                </a:lnTo>
                                <a:close/>
                                <a:moveTo>
                                  <a:pt x="8021" y="0"/>
                                </a:moveTo>
                                <a:lnTo>
                                  <a:pt x="7976" y="0"/>
                                </a:lnTo>
                                <a:lnTo>
                                  <a:pt x="7976" y="15"/>
                                </a:lnTo>
                                <a:lnTo>
                                  <a:pt x="8021" y="15"/>
                                </a:lnTo>
                                <a:lnTo>
                                  <a:pt x="8021" y="0"/>
                                </a:lnTo>
                                <a:close/>
                                <a:moveTo>
                                  <a:pt x="8096" y="0"/>
                                </a:moveTo>
                                <a:lnTo>
                                  <a:pt x="8051" y="0"/>
                                </a:lnTo>
                                <a:lnTo>
                                  <a:pt x="8051" y="15"/>
                                </a:lnTo>
                                <a:lnTo>
                                  <a:pt x="8096" y="15"/>
                                </a:lnTo>
                                <a:lnTo>
                                  <a:pt x="8096" y="0"/>
                                </a:lnTo>
                                <a:close/>
                                <a:moveTo>
                                  <a:pt x="8171" y="0"/>
                                </a:moveTo>
                                <a:lnTo>
                                  <a:pt x="8126" y="0"/>
                                </a:lnTo>
                                <a:lnTo>
                                  <a:pt x="8126" y="15"/>
                                </a:lnTo>
                                <a:lnTo>
                                  <a:pt x="8171" y="15"/>
                                </a:lnTo>
                                <a:lnTo>
                                  <a:pt x="8171" y="0"/>
                                </a:lnTo>
                                <a:close/>
                                <a:moveTo>
                                  <a:pt x="8246" y="0"/>
                                </a:moveTo>
                                <a:lnTo>
                                  <a:pt x="8201" y="0"/>
                                </a:lnTo>
                                <a:lnTo>
                                  <a:pt x="8201" y="15"/>
                                </a:lnTo>
                                <a:lnTo>
                                  <a:pt x="8246" y="15"/>
                                </a:lnTo>
                                <a:lnTo>
                                  <a:pt x="8246" y="0"/>
                                </a:lnTo>
                                <a:close/>
                                <a:moveTo>
                                  <a:pt x="8322" y="0"/>
                                </a:moveTo>
                                <a:lnTo>
                                  <a:pt x="8277" y="0"/>
                                </a:lnTo>
                                <a:lnTo>
                                  <a:pt x="8277" y="15"/>
                                </a:lnTo>
                                <a:lnTo>
                                  <a:pt x="8322" y="15"/>
                                </a:lnTo>
                                <a:lnTo>
                                  <a:pt x="8322" y="0"/>
                                </a:lnTo>
                                <a:close/>
                                <a:moveTo>
                                  <a:pt x="8397" y="0"/>
                                </a:moveTo>
                                <a:lnTo>
                                  <a:pt x="8352" y="0"/>
                                </a:lnTo>
                                <a:lnTo>
                                  <a:pt x="8352" y="15"/>
                                </a:lnTo>
                                <a:lnTo>
                                  <a:pt x="8397" y="15"/>
                                </a:lnTo>
                                <a:lnTo>
                                  <a:pt x="8397" y="0"/>
                                </a:lnTo>
                                <a:close/>
                                <a:moveTo>
                                  <a:pt x="8472" y="0"/>
                                </a:moveTo>
                                <a:lnTo>
                                  <a:pt x="8427" y="0"/>
                                </a:lnTo>
                                <a:lnTo>
                                  <a:pt x="8427" y="15"/>
                                </a:lnTo>
                                <a:lnTo>
                                  <a:pt x="8472" y="15"/>
                                </a:lnTo>
                                <a:lnTo>
                                  <a:pt x="8472" y="0"/>
                                </a:lnTo>
                                <a:close/>
                                <a:moveTo>
                                  <a:pt x="8547" y="0"/>
                                </a:moveTo>
                                <a:lnTo>
                                  <a:pt x="8502" y="0"/>
                                </a:lnTo>
                                <a:lnTo>
                                  <a:pt x="8502" y="15"/>
                                </a:lnTo>
                                <a:lnTo>
                                  <a:pt x="8547" y="15"/>
                                </a:lnTo>
                                <a:lnTo>
                                  <a:pt x="8547" y="0"/>
                                </a:lnTo>
                                <a:close/>
                                <a:moveTo>
                                  <a:pt x="8623" y="0"/>
                                </a:moveTo>
                                <a:lnTo>
                                  <a:pt x="8578" y="0"/>
                                </a:lnTo>
                                <a:lnTo>
                                  <a:pt x="8578" y="15"/>
                                </a:lnTo>
                                <a:lnTo>
                                  <a:pt x="8623" y="15"/>
                                </a:lnTo>
                                <a:lnTo>
                                  <a:pt x="8623" y="0"/>
                                </a:lnTo>
                                <a:close/>
                                <a:moveTo>
                                  <a:pt x="8698" y="0"/>
                                </a:moveTo>
                                <a:lnTo>
                                  <a:pt x="8653" y="0"/>
                                </a:lnTo>
                                <a:lnTo>
                                  <a:pt x="8653" y="15"/>
                                </a:lnTo>
                                <a:lnTo>
                                  <a:pt x="8698" y="15"/>
                                </a:lnTo>
                                <a:lnTo>
                                  <a:pt x="8698" y="0"/>
                                </a:lnTo>
                                <a:close/>
                                <a:moveTo>
                                  <a:pt x="8773" y="0"/>
                                </a:moveTo>
                                <a:lnTo>
                                  <a:pt x="8728" y="0"/>
                                </a:lnTo>
                                <a:lnTo>
                                  <a:pt x="8728" y="15"/>
                                </a:lnTo>
                                <a:lnTo>
                                  <a:pt x="8773" y="15"/>
                                </a:lnTo>
                                <a:lnTo>
                                  <a:pt x="8773" y="0"/>
                                </a:lnTo>
                                <a:close/>
                                <a:moveTo>
                                  <a:pt x="8848" y="0"/>
                                </a:moveTo>
                                <a:lnTo>
                                  <a:pt x="8803" y="0"/>
                                </a:lnTo>
                                <a:lnTo>
                                  <a:pt x="8803" y="15"/>
                                </a:lnTo>
                                <a:lnTo>
                                  <a:pt x="8848" y="15"/>
                                </a:lnTo>
                                <a:lnTo>
                                  <a:pt x="8848" y="0"/>
                                </a:lnTo>
                                <a:close/>
                                <a:moveTo>
                                  <a:pt x="8924" y="0"/>
                                </a:moveTo>
                                <a:lnTo>
                                  <a:pt x="8879" y="0"/>
                                </a:lnTo>
                                <a:lnTo>
                                  <a:pt x="8879" y="15"/>
                                </a:lnTo>
                                <a:lnTo>
                                  <a:pt x="8924" y="15"/>
                                </a:lnTo>
                                <a:lnTo>
                                  <a:pt x="8924" y="0"/>
                                </a:lnTo>
                                <a:close/>
                                <a:moveTo>
                                  <a:pt x="8999" y="0"/>
                                </a:moveTo>
                                <a:lnTo>
                                  <a:pt x="8954" y="0"/>
                                </a:lnTo>
                                <a:lnTo>
                                  <a:pt x="8954" y="15"/>
                                </a:lnTo>
                                <a:lnTo>
                                  <a:pt x="8999" y="15"/>
                                </a:lnTo>
                                <a:lnTo>
                                  <a:pt x="8999" y="0"/>
                                </a:lnTo>
                                <a:close/>
                                <a:moveTo>
                                  <a:pt x="9074" y="0"/>
                                </a:moveTo>
                                <a:lnTo>
                                  <a:pt x="9029" y="0"/>
                                </a:lnTo>
                                <a:lnTo>
                                  <a:pt x="9029" y="15"/>
                                </a:lnTo>
                                <a:lnTo>
                                  <a:pt x="9074" y="15"/>
                                </a:lnTo>
                                <a:lnTo>
                                  <a:pt x="9074" y="0"/>
                                </a:lnTo>
                                <a:close/>
                                <a:moveTo>
                                  <a:pt x="9149" y="0"/>
                                </a:moveTo>
                                <a:lnTo>
                                  <a:pt x="9104" y="0"/>
                                </a:lnTo>
                                <a:lnTo>
                                  <a:pt x="9104" y="15"/>
                                </a:lnTo>
                                <a:lnTo>
                                  <a:pt x="9149" y="15"/>
                                </a:lnTo>
                                <a:lnTo>
                                  <a:pt x="9149" y="0"/>
                                </a:lnTo>
                                <a:close/>
                                <a:moveTo>
                                  <a:pt x="9225" y="0"/>
                                </a:moveTo>
                                <a:lnTo>
                                  <a:pt x="9180" y="0"/>
                                </a:lnTo>
                                <a:lnTo>
                                  <a:pt x="9180" y="15"/>
                                </a:lnTo>
                                <a:lnTo>
                                  <a:pt x="9225" y="15"/>
                                </a:lnTo>
                                <a:lnTo>
                                  <a:pt x="9225" y="0"/>
                                </a:lnTo>
                                <a:close/>
                                <a:moveTo>
                                  <a:pt x="9300" y="0"/>
                                </a:moveTo>
                                <a:lnTo>
                                  <a:pt x="9255" y="0"/>
                                </a:lnTo>
                                <a:lnTo>
                                  <a:pt x="9255" y="15"/>
                                </a:lnTo>
                                <a:lnTo>
                                  <a:pt x="9300" y="15"/>
                                </a:lnTo>
                                <a:lnTo>
                                  <a:pt x="9300" y="0"/>
                                </a:lnTo>
                                <a:close/>
                                <a:moveTo>
                                  <a:pt x="9375" y="0"/>
                                </a:moveTo>
                                <a:lnTo>
                                  <a:pt x="9330" y="0"/>
                                </a:lnTo>
                                <a:lnTo>
                                  <a:pt x="9330" y="15"/>
                                </a:lnTo>
                                <a:lnTo>
                                  <a:pt x="9375" y="15"/>
                                </a:lnTo>
                                <a:lnTo>
                                  <a:pt x="9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AutoShape 13"/>
                        <wps:cNvSpPr>
                          <a:spLocks/>
                        </wps:cNvSpPr>
                        <wps:spPr bwMode="auto">
                          <a:xfrm>
                            <a:off x="2583" y="941"/>
                            <a:ext cx="5312" cy="15"/>
                          </a:xfrm>
                          <a:custGeom>
                            <a:avLst/>
                            <a:gdLst>
                              <a:gd name="T0" fmla="+- 0 2704 2584"/>
                              <a:gd name="T1" fmla="*/ T0 w 5312"/>
                              <a:gd name="T2" fmla="+- 0 941 941"/>
                              <a:gd name="T3" fmla="*/ 941 h 15"/>
                              <a:gd name="T4" fmla="+- 0 2734 2584"/>
                              <a:gd name="T5" fmla="*/ T4 w 5312"/>
                              <a:gd name="T6" fmla="+- 0 941 941"/>
                              <a:gd name="T7" fmla="*/ 941 h 15"/>
                              <a:gd name="T8" fmla="+- 0 2809 2584"/>
                              <a:gd name="T9" fmla="*/ T8 w 5312"/>
                              <a:gd name="T10" fmla="+- 0 956 941"/>
                              <a:gd name="T11" fmla="*/ 956 h 15"/>
                              <a:gd name="T12" fmla="+- 0 2930 2584"/>
                              <a:gd name="T13" fmla="*/ T12 w 5312"/>
                              <a:gd name="T14" fmla="+- 0 956 941"/>
                              <a:gd name="T15" fmla="*/ 956 h 15"/>
                              <a:gd name="T16" fmla="+- 0 3005 2584"/>
                              <a:gd name="T17" fmla="*/ T16 w 5312"/>
                              <a:gd name="T18" fmla="+- 0 941 941"/>
                              <a:gd name="T19" fmla="*/ 941 h 15"/>
                              <a:gd name="T20" fmla="+- 0 3155 2584"/>
                              <a:gd name="T21" fmla="*/ T20 w 5312"/>
                              <a:gd name="T22" fmla="+- 0 941 941"/>
                              <a:gd name="T23" fmla="*/ 941 h 15"/>
                              <a:gd name="T24" fmla="+- 0 3186 2584"/>
                              <a:gd name="T25" fmla="*/ T24 w 5312"/>
                              <a:gd name="T26" fmla="+- 0 941 941"/>
                              <a:gd name="T27" fmla="*/ 941 h 15"/>
                              <a:gd name="T28" fmla="+- 0 3261 2584"/>
                              <a:gd name="T29" fmla="*/ T28 w 5312"/>
                              <a:gd name="T30" fmla="+- 0 956 941"/>
                              <a:gd name="T31" fmla="*/ 956 h 15"/>
                              <a:gd name="T32" fmla="+- 0 3381 2584"/>
                              <a:gd name="T33" fmla="*/ T32 w 5312"/>
                              <a:gd name="T34" fmla="+- 0 956 941"/>
                              <a:gd name="T35" fmla="*/ 956 h 15"/>
                              <a:gd name="T36" fmla="+- 0 3456 2584"/>
                              <a:gd name="T37" fmla="*/ T36 w 5312"/>
                              <a:gd name="T38" fmla="+- 0 941 941"/>
                              <a:gd name="T39" fmla="*/ 941 h 15"/>
                              <a:gd name="T40" fmla="+- 0 3607 2584"/>
                              <a:gd name="T41" fmla="*/ T40 w 5312"/>
                              <a:gd name="T42" fmla="+- 0 941 941"/>
                              <a:gd name="T43" fmla="*/ 941 h 15"/>
                              <a:gd name="T44" fmla="+- 0 3637 2584"/>
                              <a:gd name="T45" fmla="*/ T44 w 5312"/>
                              <a:gd name="T46" fmla="+- 0 941 941"/>
                              <a:gd name="T47" fmla="*/ 941 h 15"/>
                              <a:gd name="T48" fmla="+- 0 3712 2584"/>
                              <a:gd name="T49" fmla="*/ T48 w 5312"/>
                              <a:gd name="T50" fmla="+- 0 956 941"/>
                              <a:gd name="T51" fmla="*/ 956 h 15"/>
                              <a:gd name="T52" fmla="+- 0 3832 2584"/>
                              <a:gd name="T53" fmla="*/ T52 w 5312"/>
                              <a:gd name="T54" fmla="+- 0 956 941"/>
                              <a:gd name="T55" fmla="*/ 956 h 15"/>
                              <a:gd name="T56" fmla="+- 0 3908 2584"/>
                              <a:gd name="T57" fmla="*/ T56 w 5312"/>
                              <a:gd name="T58" fmla="+- 0 941 941"/>
                              <a:gd name="T59" fmla="*/ 941 h 15"/>
                              <a:gd name="T60" fmla="+- 0 4058 2584"/>
                              <a:gd name="T61" fmla="*/ T60 w 5312"/>
                              <a:gd name="T62" fmla="+- 0 941 941"/>
                              <a:gd name="T63" fmla="*/ 941 h 15"/>
                              <a:gd name="T64" fmla="+- 0 4088 2584"/>
                              <a:gd name="T65" fmla="*/ T64 w 5312"/>
                              <a:gd name="T66" fmla="+- 0 941 941"/>
                              <a:gd name="T67" fmla="*/ 941 h 15"/>
                              <a:gd name="T68" fmla="+- 0 4164 2584"/>
                              <a:gd name="T69" fmla="*/ T68 w 5312"/>
                              <a:gd name="T70" fmla="+- 0 956 941"/>
                              <a:gd name="T71" fmla="*/ 956 h 15"/>
                              <a:gd name="T72" fmla="+- 0 4284 2584"/>
                              <a:gd name="T73" fmla="*/ T72 w 5312"/>
                              <a:gd name="T74" fmla="+- 0 956 941"/>
                              <a:gd name="T75" fmla="*/ 956 h 15"/>
                              <a:gd name="T76" fmla="+- 0 4359 2584"/>
                              <a:gd name="T77" fmla="*/ T76 w 5312"/>
                              <a:gd name="T78" fmla="+- 0 941 941"/>
                              <a:gd name="T79" fmla="*/ 941 h 15"/>
                              <a:gd name="T80" fmla="+- 0 4510 2584"/>
                              <a:gd name="T81" fmla="*/ T80 w 5312"/>
                              <a:gd name="T82" fmla="+- 0 941 941"/>
                              <a:gd name="T83" fmla="*/ 941 h 15"/>
                              <a:gd name="T84" fmla="+- 0 4540 2584"/>
                              <a:gd name="T85" fmla="*/ T84 w 5312"/>
                              <a:gd name="T86" fmla="+- 0 941 941"/>
                              <a:gd name="T87" fmla="*/ 941 h 15"/>
                              <a:gd name="T88" fmla="+- 0 4615 2584"/>
                              <a:gd name="T89" fmla="*/ T88 w 5312"/>
                              <a:gd name="T90" fmla="+- 0 956 941"/>
                              <a:gd name="T91" fmla="*/ 956 h 15"/>
                              <a:gd name="T92" fmla="+- 0 4735 2584"/>
                              <a:gd name="T93" fmla="*/ T92 w 5312"/>
                              <a:gd name="T94" fmla="+- 0 956 941"/>
                              <a:gd name="T95" fmla="*/ 956 h 15"/>
                              <a:gd name="T96" fmla="+- 0 4811 2584"/>
                              <a:gd name="T97" fmla="*/ T96 w 5312"/>
                              <a:gd name="T98" fmla="+- 0 941 941"/>
                              <a:gd name="T99" fmla="*/ 941 h 15"/>
                              <a:gd name="T100" fmla="+- 0 4961 2584"/>
                              <a:gd name="T101" fmla="*/ T100 w 5312"/>
                              <a:gd name="T102" fmla="+- 0 941 941"/>
                              <a:gd name="T103" fmla="*/ 941 h 15"/>
                              <a:gd name="T104" fmla="+- 0 4991 2584"/>
                              <a:gd name="T105" fmla="*/ T104 w 5312"/>
                              <a:gd name="T106" fmla="+- 0 941 941"/>
                              <a:gd name="T107" fmla="*/ 941 h 15"/>
                              <a:gd name="T108" fmla="+- 0 5067 2584"/>
                              <a:gd name="T109" fmla="*/ T108 w 5312"/>
                              <a:gd name="T110" fmla="+- 0 956 941"/>
                              <a:gd name="T111" fmla="*/ 956 h 15"/>
                              <a:gd name="T112" fmla="+- 0 5187 2584"/>
                              <a:gd name="T113" fmla="*/ T112 w 5312"/>
                              <a:gd name="T114" fmla="+- 0 956 941"/>
                              <a:gd name="T115" fmla="*/ 956 h 15"/>
                              <a:gd name="T116" fmla="+- 0 5262 2584"/>
                              <a:gd name="T117" fmla="*/ T116 w 5312"/>
                              <a:gd name="T118" fmla="+- 0 941 941"/>
                              <a:gd name="T119" fmla="*/ 941 h 15"/>
                              <a:gd name="T120" fmla="+- 0 5413 2584"/>
                              <a:gd name="T121" fmla="*/ T120 w 5312"/>
                              <a:gd name="T122" fmla="+- 0 941 941"/>
                              <a:gd name="T123" fmla="*/ 941 h 15"/>
                              <a:gd name="T124" fmla="+- 0 5443 2584"/>
                              <a:gd name="T125" fmla="*/ T124 w 5312"/>
                              <a:gd name="T126" fmla="+- 0 941 941"/>
                              <a:gd name="T127" fmla="*/ 941 h 15"/>
                              <a:gd name="T128" fmla="+- 0 5518 2584"/>
                              <a:gd name="T129" fmla="*/ T128 w 5312"/>
                              <a:gd name="T130" fmla="+- 0 956 941"/>
                              <a:gd name="T131" fmla="*/ 956 h 15"/>
                              <a:gd name="T132" fmla="+- 0 5638 2584"/>
                              <a:gd name="T133" fmla="*/ T132 w 5312"/>
                              <a:gd name="T134" fmla="+- 0 956 941"/>
                              <a:gd name="T135" fmla="*/ 956 h 15"/>
                              <a:gd name="T136" fmla="+- 0 5714 2584"/>
                              <a:gd name="T137" fmla="*/ T136 w 5312"/>
                              <a:gd name="T138" fmla="+- 0 941 941"/>
                              <a:gd name="T139" fmla="*/ 941 h 15"/>
                              <a:gd name="T140" fmla="+- 0 5864 2584"/>
                              <a:gd name="T141" fmla="*/ T140 w 5312"/>
                              <a:gd name="T142" fmla="+- 0 941 941"/>
                              <a:gd name="T143" fmla="*/ 941 h 15"/>
                              <a:gd name="T144" fmla="+- 0 5894 2584"/>
                              <a:gd name="T145" fmla="*/ T144 w 5312"/>
                              <a:gd name="T146" fmla="+- 0 941 941"/>
                              <a:gd name="T147" fmla="*/ 941 h 15"/>
                              <a:gd name="T148" fmla="+- 0 5970 2584"/>
                              <a:gd name="T149" fmla="*/ T148 w 5312"/>
                              <a:gd name="T150" fmla="+- 0 956 941"/>
                              <a:gd name="T151" fmla="*/ 956 h 15"/>
                              <a:gd name="T152" fmla="+- 0 6090 2584"/>
                              <a:gd name="T153" fmla="*/ T152 w 5312"/>
                              <a:gd name="T154" fmla="+- 0 956 941"/>
                              <a:gd name="T155" fmla="*/ 956 h 15"/>
                              <a:gd name="T156" fmla="+- 0 6165 2584"/>
                              <a:gd name="T157" fmla="*/ T156 w 5312"/>
                              <a:gd name="T158" fmla="+- 0 941 941"/>
                              <a:gd name="T159" fmla="*/ 941 h 15"/>
                              <a:gd name="T160" fmla="+- 0 6315 2584"/>
                              <a:gd name="T161" fmla="*/ T160 w 5312"/>
                              <a:gd name="T162" fmla="+- 0 941 941"/>
                              <a:gd name="T163" fmla="*/ 941 h 15"/>
                              <a:gd name="T164" fmla="+- 0 6346 2584"/>
                              <a:gd name="T165" fmla="*/ T164 w 5312"/>
                              <a:gd name="T166" fmla="+- 0 941 941"/>
                              <a:gd name="T167" fmla="*/ 941 h 15"/>
                              <a:gd name="T168" fmla="+- 0 6421 2584"/>
                              <a:gd name="T169" fmla="*/ T168 w 5312"/>
                              <a:gd name="T170" fmla="+- 0 956 941"/>
                              <a:gd name="T171" fmla="*/ 956 h 15"/>
                              <a:gd name="T172" fmla="+- 0 6541 2584"/>
                              <a:gd name="T173" fmla="*/ T172 w 5312"/>
                              <a:gd name="T174" fmla="+- 0 956 941"/>
                              <a:gd name="T175" fmla="*/ 956 h 15"/>
                              <a:gd name="T176" fmla="+- 0 6616 2584"/>
                              <a:gd name="T177" fmla="*/ T176 w 5312"/>
                              <a:gd name="T178" fmla="+- 0 941 941"/>
                              <a:gd name="T179" fmla="*/ 941 h 15"/>
                              <a:gd name="T180" fmla="+- 0 6767 2584"/>
                              <a:gd name="T181" fmla="*/ T180 w 5312"/>
                              <a:gd name="T182" fmla="+- 0 941 941"/>
                              <a:gd name="T183" fmla="*/ 941 h 15"/>
                              <a:gd name="T184" fmla="+- 0 6797 2584"/>
                              <a:gd name="T185" fmla="*/ T184 w 5312"/>
                              <a:gd name="T186" fmla="+- 0 941 941"/>
                              <a:gd name="T187" fmla="*/ 941 h 15"/>
                              <a:gd name="T188" fmla="+- 0 6872 2584"/>
                              <a:gd name="T189" fmla="*/ T188 w 5312"/>
                              <a:gd name="T190" fmla="+- 0 956 941"/>
                              <a:gd name="T191" fmla="*/ 956 h 15"/>
                              <a:gd name="T192" fmla="+- 0 6993 2584"/>
                              <a:gd name="T193" fmla="*/ T192 w 5312"/>
                              <a:gd name="T194" fmla="+- 0 956 941"/>
                              <a:gd name="T195" fmla="*/ 956 h 15"/>
                              <a:gd name="T196" fmla="+- 0 7068 2584"/>
                              <a:gd name="T197" fmla="*/ T196 w 5312"/>
                              <a:gd name="T198" fmla="+- 0 941 941"/>
                              <a:gd name="T199" fmla="*/ 941 h 15"/>
                              <a:gd name="T200" fmla="+- 0 7218 2584"/>
                              <a:gd name="T201" fmla="*/ T200 w 5312"/>
                              <a:gd name="T202" fmla="+- 0 941 941"/>
                              <a:gd name="T203" fmla="*/ 941 h 15"/>
                              <a:gd name="T204" fmla="+- 0 7249 2584"/>
                              <a:gd name="T205" fmla="*/ T204 w 5312"/>
                              <a:gd name="T206" fmla="+- 0 941 941"/>
                              <a:gd name="T207" fmla="*/ 941 h 15"/>
                              <a:gd name="T208" fmla="+- 0 7324 2584"/>
                              <a:gd name="T209" fmla="*/ T208 w 5312"/>
                              <a:gd name="T210" fmla="+- 0 956 941"/>
                              <a:gd name="T211" fmla="*/ 956 h 15"/>
                              <a:gd name="T212" fmla="+- 0 7444 2584"/>
                              <a:gd name="T213" fmla="*/ T212 w 5312"/>
                              <a:gd name="T214" fmla="+- 0 956 941"/>
                              <a:gd name="T215" fmla="*/ 956 h 15"/>
                              <a:gd name="T216" fmla="+- 0 7519 2584"/>
                              <a:gd name="T217" fmla="*/ T216 w 5312"/>
                              <a:gd name="T218" fmla="+- 0 941 941"/>
                              <a:gd name="T219" fmla="*/ 941 h 15"/>
                              <a:gd name="T220" fmla="+- 0 7670 2584"/>
                              <a:gd name="T221" fmla="*/ T220 w 5312"/>
                              <a:gd name="T222" fmla="+- 0 941 941"/>
                              <a:gd name="T223" fmla="*/ 941 h 15"/>
                              <a:gd name="T224" fmla="+- 0 7700 2584"/>
                              <a:gd name="T225" fmla="*/ T224 w 5312"/>
                              <a:gd name="T226" fmla="+- 0 941 941"/>
                              <a:gd name="T227" fmla="*/ 941 h 15"/>
                              <a:gd name="T228" fmla="+- 0 7775 2584"/>
                              <a:gd name="T229" fmla="*/ T228 w 5312"/>
                              <a:gd name="T230" fmla="+- 0 956 941"/>
                              <a:gd name="T231" fmla="*/ 956 h 15"/>
                              <a:gd name="T232" fmla="+- 0 7896 2584"/>
                              <a:gd name="T233" fmla="*/ T232 w 5312"/>
                              <a:gd name="T234" fmla="+- 0 956 941"/>
                              <a:gd name="T235" fmla="*/ 956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5312" h="1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0" y="0"/>
                                </a:moveTo>
                                <a:lnTo>
                                  <a:pt x="225" y="0"/>
                                </a:lnTo>
                                <a:lnTo>
                                  <a:pt x="225" y="15"/>
                                </a:lnTo>
                                <a:lnTo>
                                  <a:pt x="270" y="15"/>
                                </a:lnTo>
                                <a:lnTo>
                                  <a:pt x="270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1" y="0"/>
                                </a:moveTo>
                                <a:lnTo>
                                  <a:pt x="526" y="0"/>
                                </a:lnTo>
                                <a:lnTo>
                                  <a:pt x="526" y="15"/>
                                </a:lnTo>
                                <a:lnTo>
                                  <a:pt x="571" y="15"/>
                                </a:lnTo>
                                <a:lnTo>
                                  <a:pt x="571" y="0"/>
                                </a:lnTo>
                                <a:close/>
                                <a:moveTo>
                                  <a:pt x="647" y="0"/>
                                </a:moveTo>
                                <a:lnTo>
                                  <a:pt x="602" y="0"/>
                                </a:lnTo>
                                <a:lnTo>
                                  <a:pt x="602" y="15"/>
                                </a:lnTo>
                                <a:lnTo>
                                  <a:pt x="647" y="15"/>
                                </a:lnTo>
                                <a:lnTo>
                                  <a:pt x="647" y="0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2" y="0"/>
                                </a:moveTo>
                                <a:lnTo>
                                  <a:pt x="827" y="0"/>
                                </a:lnTo>
                                <a:lnTo>
                                  <a:pt x="827" y="15"/>
                                </a:lnTo>
                                <a:lnTo>
                                  <a:pt x="872" y="15"/>
                                </a:lnTo>
                                <a:lnTo>
                                  <a:pt x="872" y="0"/>
                                </a:lnTo>
                                <a:close/>
                                <a:moveTo>
                                  <a:pt x="948" y="0"/>
                                </a:moveTo>
                                <a:lnTo>
                                  <a:pt x="903" y="0"/>
                                </a:lnTo>
                                <a:lnTo>
                                  <a:pt x="903" y="15"/>
                                </a:lnTo>
                                <a:lnTo>
                                  <a:pt x="948" y="15"/>
                                </a:lnTo>
                                <a:lnTo>
                                  <a:pt x="948" y="0"/>
                                </a:lnTo>
                                <a:close/>
                                <a:moveTo>
                                  <a:pt x="1023" y="0"/>
                                </a:moveTo>
                                <a:lnTo>
                                  <a:pt x="978" y="0"/>
                                </a:lnTo>
                                <a:lnTo>
                                  <a:pt x="978" y="15"/>
                                </a:lnTo>
                                <a:lnTo>
                                  <a:pt x="1023" y="15"/>
                                </a:lnTo>
                                <a:lnTo>
                                  <a:pt x="1023" y="0"/>
                                </a:lnTo>
                                <a:close/>
                                <a:moveTo>
                                  <a:pt x="1098" y="0"/>
                                </a:moveTo>
                                <a:lnTo>
                                  <a:pt x="1053" y="0"/>
                                </a:lnTo>
                                <a:lnTo>
                                  <a:pt x="1053" y="15"/>
                                </a:lnTo>
                                <a:lnTo>
                                  <a:pt x="1098" y="15"/>
                                </a:lnTo>
                                <a:lnTo>
                                  <a:pt x="1098" y="0"/>
                                </a:lnTo>
                                <a:close/>
                                <a:moveTo>
                                  <a:pt x="1173" y="0"/>
                                </a:moveTo>
                                <a:lnTo>
                                  <a:pt x="1128" y="0"/>
                                </a:lnTo>
                                <a:lnTo>
                                  <a:pt x="1128" y="15"/>
                                </a:lnTo>
                                <a:lnTo>
                                  <a:pt x="1173" y="15"/>
                                </a:lnTo>
                                <a:lnTo>
                                  <a:pt x="1173" y="0"/>
                                </a:lnTo>
                                <a:close/>
                                <a:moveTo>
                                  <a:pt x="1248" y="0"/>
                                </a:moveTo>
                                <a:lnTo>
                                  <a:pt x="1203" y="0"/>
                                </a:lnTo>
                                <a:lnTo>
                                  <a:pt x="1203" y="15"/>
                                </a:lnTo>
                                <a:lnTo>
                                  <a:pt x="1248" y="15"/>
                                </a:lnTo>
                                <a:lnTo>
                                  <a:pt x="1248" y="0"/>
                                </a:lnTo>
                                <a:close/>
                                <a:moveTo>
                                  <a:pt x="1324" y="0"/>
                                </a:moveTo>
                                <a:lnTo>
                                  <a:pt x="1279" y="0"/>
                                </a:lnTo>
                                <a:lnTo>
                                  <a:pt x="1279" y="15"/>
                                </a:lnTo>
                                <a:lnTo>
                                  <a:pt x="1324" y="15"/>
                                </a:lnTo>
                                <a:lnTo>
                                  <a:pt x="1324" y="0"/>
                                </a:lnTo>
                                <a:close/>
                                <a:moveTo>
                                  <a:pt x="1399" y="0"/>
                                </a:moveTo>
                                <a:lnTo>
                                  <a:pt x="1354" y="0"/>
                                </a:lnTo>
                                <a:lnTo>
                                  <a:pt x="1354" y="15"/>
                                </a:lnTo>
                                <a:lnTo>
                                  <a:pt x="1399" y="15"/>
                                </a:lnTo>
                                <a:lnTo>
                                  <a:pt x="1399" y="0"/>
                                </a:lnTo>
                                <a:close/>
                                <a:moveTo>
                                  <a:pt x="1474" y="0"/>
                                </a:moveTo>
                                <a:lnTo>
                                  <a:pt x="1429" y="0"/>
                                </a:lnTo>
                                <a:lnTo>
                                  <a:pt x="1429" y="15"/>
                                </a:lnTo>
                                <a:lnTo>
                                  <a:pt x="1474" y="15"/>
                                </a:lnTo>
                                <a:lnTo>
                                  <a:pt x="1474" y="0"/>
                                </a:lnTo>
                                <a:close/>
                                <a:moveTo>
                                  <a:pt x="1549" y="0"/>
                                </a:moveTo>
                                <a:lnTo>
                                  <a:pt x="1504" y="0"/>
                                </a:lnTo>
                                <a:lnTo>
                                  <a:pt x="1504" y="15"/>
                                </a:lnTo>
                                <a:lnTo>
                                  <a:pt x="1549" y="15"/>
                                </a:lnTo>
                                <a:lnTo>
                                  <a:pt x="1549" y="0"/>
                                </a:lnTo>
                                <a:close/>
                                <a:moveTo>
                                  <a:pt x="1625" y="0"/>
                                </a:moveTo>
                                <a:lnTo>
                                  <a:pt x="1580" y="0"/>
                                </a:lnTo>
                                <a:lnTo>
                                  <a:pt x="1580" y="15"/>
                                </a:lnTo>
                                <a:lnTo>
                                  <a:pt x="1625" y="15"/>
                                </a:lnTo>
                                <a:lnTo>
                                  <a:pt x="1625" y="0"/>
                                </a:lnTo>
                                <a:close/>
                                <a:moveTo>
                                  <a:pt x="1700" y="0"/>
                                </a:moveTo>
                                <a:lnTo>
                                  <a:pt x="1655" y="0"/>
                                </a:lnTo>
                                <a:lnTo>
                                  <a:pt x="1655" y="15"/>
                                </a:lnTo>
                                <a:lnTo>
                                  <a:pt x="1700" y="15"/>
                                </a:lnTo>
                                <a:lnTo>
                                  <a:pt x="1700" y="0"/>
                                </a:lnTo>
                                <a:close/>
                                <a:moveTo>
                                  <a:pt x="1775" y="0"/>
                                </a:moveTo>
                                <a:lnTo>
                                  <a:pt x="1730" y="0"/>
                                </a:lnTo>
                                <a:lnTo>
                                  <a:pt x="1730" y="15"/>
                                </a:lnTo>
                                <a:lnTo>
                                  <a:pt x="1775" y="15"/>
                                </a:lnTo>
                                <a:lnTo>
                                  <a:pt x="1775" y="0"/>
                                </a:lnTo>
                                <a:close/>
                                <a:moveTo>
                                  <a:pt x="1850" y="0"/>
                                </a:moveTo>
                                <a:lnTo>
                                  <a:pt x="1805" y="0"/>
                                </a:lnTo>
                                <a:lnTo>
                                  <a:pt x="1805" y="15"/>
                                </a:lnTo>
                                <a:lnTo>
                                  <a:pt x="1850" y="15"/>
                                </a:lnTo>
                                <a:lnTo>
                                  <a:pt x="1850" y="0"/>
                                </a:lnTo>
                                <a:close/>
                                <a:moveTo>
                                  <a:pt x="1926" y="0"/>
                                </a:moveTo>
                                <a:lnTo>
                                  <a:pt x="1881" y="0"/>
                                </a:lnTo>
                                <a:lnTo>
                                  <a:pt x="1881" y="15"/>
                                </a:lnTo>
                                <a:lnTo>
                                  <a:pt x="1926" y="15"/>
                                </a:lnTo>
                                <a:lnTo>
                                  <a:pt x="1926" y="0"/>
                                </a:lnTo>
                                <a:close/>
                                <a:moveTo>
                                  <a:pt x="2001" y="0"/>
                                </a:moveTo>
                                <a:lnTo>
                                  <a:pt x="1956" y="0"/>
                                </a:lnTo>
                                <a:lnTo>
                                  <a:pt x="1956" y="15"/>
                                </a:lnTo>
                                <a:lnTo>
                                  <a:pt x="2001" y="15"/>
                                </a:lnTo>
                                <a:lnTo>
                                  <a:pt x="2001" y="0"/>
                                </a:lnTo>
                                <a:close/>
                                <a:moveTo>
                                  <a:pt x="2076" y="0"/>
                                </a:moveTo>
                                <a:lnTo>
                                  <a:pt x="2031" y="0"/>
                                </a:lnTo>
                                <a:lnTo>
                                  <a:pt x="2031" y="15"/>
                                </a:lnTo>
                                <a:lnTo>
                                  <a:pt x="2076" y="15"/>
                                </a:lnTo>
                                <a:lnTo>
                                  <a:pt x="2076" y="0"/>
                                </a:lnTo>
                                <a:close/>
                                <a:moveTo>
                                  <a:pt x="2151" y="0"/>
                                </a:moveTo>
                                <a:lnTo>
                                  <a:pt x="2106" y="0"/>
                                </a:lnTo>
                                <a:lnTo>
                                  <a:pt x="2106" y="15"/>
                                </a:lnTo>
                                <a:lnTo>
                                  <a:pt x="2151" y="15"/>
                                </a:lnTo>
                                <a:lnTo>
                                  <a:pt x="2151" y="0"/>
                                </a:lnTo>
                                <a:close/>
                                <a:moveTo>
                                  <a:pt x="2227" y="0"/>
                                </a:moveTo>
                                <a:lnTo>
                                  <a:pt x="2182" y="0"/>
                                </a:lnTo>
                                <a:lnTo>
                                  <a:pt x="2182" y="15"/>
                                </a:lnTo>
                                <a:lnTo>
                                  <a:pt x="2227" y="15"/>
                                </a:lnTo>
                                <a:lnTo>
                                  <a:pt x="2227" y="0"/>
                                </a:lnTo>
                                <a:close/>
                                <a:moveTo>
                                  <a:pt x="2302" y="0"/>
                                </a:moveTo>
                                <a:lnTo>
                                  <a:pt x="2257" y="0"/>
                                </a:lnTo>
                                <a:lnTo>
                                  <a:pt x="2257" y="15"/>
                                </a:lnTo>
                                <a:lnTo>
                                  <a:pt x="2302" y="15"/>
                                </a:lnTo>
                                <a:lnTo>
                                  <a:pt x="2302" y="0"/>
                                </a:lnTo>
                                <a:close/>
                                <a:moveTo>
                                  <a:pt x="2377" y="0"/>
                                </a:moveTo>
                                <a:lnTo>
                                  <a:pt x="2332" y="0"/>
                                </a:lnTo>
                                <a:lnTo>
                                  <a:pt x="2332" y="15"/>
                                </a:lnTo>
                                <a:lnTo>
                                  <a:pt x="2377" y="15"/>
                                </a:lnTo>
                                <a:lnTo>
                                  <a:pt x="2377" y="0"/>
                                </a:lnTo>
                                <a:close/>
                                <a:moveTo>
                                  <a:pt x="2452" y="0"/>
                                </a:moveTo>
                                <a:lnTo>
                                  <a:pt x="2407" y="0"/>
                                </a:lnTo>
                                <a:lnTo>
                                  <a:pt x="2407" y="15"/>
                                </a:lnTo>
                                <a:lnTo>
                                  <a:pt x="2452" y="15"/>
                                </a:lnTo>
                                <a:lnTo>
                                  <a:pt x="2452" y="0"/>
                                </a:lnTo>
                                <a:close/>
                                <a:moveTo>
                                  <a:pt x="2528" y="0"/>
                                </a:moveTo>
                                <a:lnTo>
                                  <a:pt x="2483" y="0"/>
                                </a:lnTo>
                                <a:lnTo>
                                  <a:pt x="2483" y="15"/>
                                </a:lnTo>
                                <a:lnTo>
                                  <a:pt x="2528" y="15"/>
                                </a:lnTo>
                                <a:lnTo>
                                  <a:pt x="2528" y="0"/>
                                </a:lnTo>
                                <a:close/>
                                <a:moveTo>
                                  <a:pt x="2603" y="0"/>
                                </a:moveTo>
                                <a:lnTo>
                                  <a:pt x="2558" y="0"/>
                                </a:lnTo>
                                <a:lnTo>
                                  <a:pt x="2558" y="15"/>
                                </a:lnTo>
                                <a:lnTo>
                                  <a:pt x="2603" y="15"/>
                                </a:lnTo>
                                <a:lnTo>
                                  <a:pt x="2603" y="0"/>
                                </a:lnTo>
                                <a:close/>
                                <a:moveTo>
                                  <a:pt x="2678" y="0"/>
                                </a:moveTo>
                                <a:lnTo>
                                  <a:pt x="2633" y="0"/>
                                </a:lnTo>
                                <a:lnTo>
                                  <a:pt x="2633" y="15"/>
                                </a:lnTo>
                                <a:lnTo>
                                  <a:pt x="2678" y="15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53" y="0"/>
                                </a:moveTo>
                                <a:lnTo>
                                  <a:pt x="2708" y="0"/>
                                </a:lnTo>
                                <a:lnTo>
                                  <a:pt x="2708" y="15"/>
                                </a:lnTo>
                                <a:lnTo>
                                  <a:pt x="2753" y="15"/>
                                </a:lnTo>
                                <a:lnTo>
                                  <a:pt x="2753" y="0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84" y="0"/>
                                </a:lnTo>
                                <a:lnTo>
                                  <a:pt x="2784" y="15"/>
                                </a:lnTo>
                                <a:lnTo>
                                  <a:pt x="2829" y="15"/>
                                </a:lnTo>
                                <a:lnTo>
                                  <a:pt x="2829" y="0"/>
                                </a:lnTo>
                                <a:close/>
                                <a:moveTo>
                                  <a:pt x="2904" y="0"/>
                                </a:moveTo>
                                <a:lnTo>
                                  <a:pt x="2859" y="0"/>
                                </a:lnTo>
                                <a:lnTo>
                                  <a:pt x="2859" y="15"/>
                                </a:lnTo>
                                <a:lnTo>
                                  <a:pt x="2904" y="15"/>
                                </a:lnTo>
                                <a:lnTo>
                                  <a:pt x="2904" y="0"/>
                                </a:lnTo>
                                <a:close/>
                                <a:moveTo>
                                  <a:pt x="2979" y="0"/>
                                </a:moveTo>
                                <a:lnTo>
                                  <a:pt x="2934" y="0"/>
                                </a:lnTo>
                                <a:lnTo>
                                  <a:pt x="2934" y="15"/>
                                </a:lnTo>
                                <a:lnTo>
                                  <a:pt x="2979" y="15"/>
                                </a:lnTo>
                                <a:lnTo>
                                  <a:pt x="2979" y="0"/>
                                </a:lnTo>
                                <a:close/>
                                <a:moveTo>
                                  <a:pt x="3054" y="0"/>
                                </a:moveTo>
                                <a:lnTo>
                                  <a:pt x="3009" y="0"/>
                                </a:lnTo>
                                <a:lnTo>
                                  <a:pt x="3009" y="15"/>
                                </a:lnTo>
                                <a:lnTo>
                                  <a:pt x="3054" y="15"/>
                                </a:lnTo>
                                <a:lnTo>
                                  <a:pt x="3054" y="0"/>
                                </a:lnTo>
                                <a:close/>
                                <a:moveTo>
                                  <a:pt x="3130" y="0"/>
                                </a:moveTo>
                                <a:lnTo>
                                  <a:pt x="3085" y="0"/>
                                </a:lnTo>
                                <a:lnTo>
                                  <a:pt x="3085" y="15"/>
                                </a:lnTo>
                                <a:lnTo>
                                  <a:pt x="3130" y="15"/>
                                </a:lnTo>
                                <a:lnTo>
                                  <a:pt x="3130" y="0"/>
                                </a:lnTo>
                                <a:close/>
                                <a:moveTo>
                                  <a:pt x="3205" y="0"/>
                                </a:moveTo>
                                <a:lnTo>
                                  <a:pt x="3160" y="0"/>
                                </a:lnTo>
                                <a:lnTo>
                                  <a:pt x="3160" y="15"/>
                                </a:lnTo>
                                <a:lnTo>
                                  <a:pt x="3205" y="15"/>
                                </a:lnTo>
                                <a:lnTo>
                                  <a:pt x="3205" y="0"/>
                                </a:lnTo>
                                <a:close/>
                                <a:moveTo>
                                  <a:pt x="3280" y="0"/>
                                </a:moveTo>
                                <a:lnTo>
                                  <a:pt x="3235" y="0"/>
                                </a:lnTo>
                                <a:lnTo>
                                  <a:pt x="3235" y="15"/>
                                </a:lnTo>
                                <a:lnTo>
                                  <a:pt x="3280" y="15"/>
                                </a:lnTo>
                                <a:lnTo>
                                  <a:pt x="3280" y="0"/>
                                </a:lnTo>
                                <a:close/>
                                <a:moveTo>
                                  <a:pt x="3355" y="0"/>
                                </a:moveTo>
                                <a:lnTo>
                                  <a:pt x="3310" y="0"/>
                                </a:lnTo>
                                <a:lnTo>
                                  <a:pt x="3310" y="15"/>
                                </a:lnTo>
                                <a:lnTo>
                                  <a:pt x="3355" y="15"/>
                                </a:lnTo>
                                <a:lnTo>
                                  <a:pt x="3355" y="0"/>
                                </a:lnTo>
                                <a:close/>
                                <a:moveTo>
                                  <a:pt x="3431" y="0"/>
                                </a:moveTo>
                                <a:lnTo>
                                  <a:pt x="3386" y="0"/>
                                </a:lnTo>
                                <a:lnTo>
                                  <a:pt x="3386" y="15"/>
                                </a:lnTo>
                                <a:lnTo>
                                  <a:pt x="3431" y="15"/>
                                </a:lnTo>
                                <a:lnTo>
                                  <a:pt x="3431" y="0"/>
                                </a:lnTo>
                                <a:close/>
                                <a:moveTo>
                                  <a:pt x="3506" y="0"/>
                                </a:moveTo>
                                <a:lnTo>
                                  <a:pt x="3461" y="0"/>
                                </a:lnTo>
                                <a:lnTo>
                                  <a:pt x="3461" y="15"/>
                                </a:lnTo>
                                <a:lnTo>
                                  <a:pt x="3506" y="15"/>
                                </a:lnTo>
                                <a:lnTo>
                                  <a:pt x="3506" y="0"/>
                                </a:lnTo>
                                <a:close/>
                                <a:moveTo>
                                  <a:pt x="3581" y="0"/>
                                </a:moveTo>
                                <a:lnTo>
                                  <a:pt x="3536" y="0"/>
                                </a:lnTo>
                                <a:lnTo>
                                  <a:pt x="3536" y="15"/>
                                </a:lnTo>
                                <a:lnTo>
                                  <a:pt x="3581" y="15"/>
                                </a:lnTo>
                                <a:lnTo>
                                  <a:pt x="3581" y="0"/>
                                </a:lnTo>
                                <a:close/>
                                <a:moveTo>
                                  <a:pt x="3656" y="0"/>
                                </a:moveTo>
                                <a:lnTo>
                                  <a:pt x="3611" y="0"/>
                                </a:lnTo>
                                <a:lnTo>
                                  <a:pt x="3611" y="15"/>
                                </a:lnTo>
                                <a:lnTo>
                                  <a:pt x="3656" y="15"/>
                                </a:lnTo>
                                <a:lnTo>
                                  <a:pt x="3656" y="0"/>
                                </a:lnTo>
                                <a:close/>
                                <a:moveTo>
                                  <a:pt x="3731" y="0"/>
                                </a:moveTo>
                                <a:lnTo>
                                  <a:pt x="3686" y="0"/>
                                </a:lnTo>
                                <a:lnTo>
                                  <a:pt x="3686" y="15"/>
                                </a:lnTo>
                                <a:lnTo>
                                  <a:pt x="3731" y="15"/>
                                </a:lnTo>
                                <a:lnTo>
                                  <a:pt x="3731" y="0"/>
                                </a:lnTo>
                                <a:close/>
                                <a:moveTo>
                                  <a:pt x="3807" y="0"/>
                                </a:moveTo>
                                <a:lnTo>
                                  <a:pt x="3762" y="0"/>
                                </a:lnTo>
                                <a:lnTo>
                                  <a:pt x="3762" y="15"/>
                                </a:lnTo>
                                <a:lnTo>
                                  <a:pt x="3807" y="15"/>
                                </a:lnTo>
                                <a:lnTo>
                                  <a:pt x="3807" y="0"/>
                                </a:lnTo>
                                <a:close/>
                                <a:moveTo>
                                  <a:pt x="3882" y="0"/>
                                </a:moveTo>
                                <a:lnTo>
                                  <a:pt x="3837" y="0"/>
                                </a:lnTo>
                                <a:lnTo>
                                  <a:pt x="3837" y="15"/>
                                </a:lnTo>
                                <a:lnTo>
                                  <a:pt x="3882" y="15"/>
                                </a:lnTo>
                                <a:lnTo>
                                  <a:pt x="3882" y="0"/>
                                </a:lnTo>
                                <a:close/>
                                <a:moveTo>
                                  <a:pt x="3957" y="0"/>
                                </a:moveTo>
                                <a:lnTo>
                                  <a:pt x="3912" y="0"/>
                                </a:lnTo>
                                <a:lnTo>
                                  <a:pt x="3912" y="15"/>
                                </a:lnTo>
                                <a:lnTo>
                                  <a:pt x="3957" y="15"/>
                                </a:lnTo>
                                <a:lnTo>
                                  <a:pt x="3957" y="0"/>
                                </a:lnTo>
                                <a:close/>
                                <a:moveTo>
                                  <a:pt x="4032" y="0"/>
                                </a:moveTo>
                                <a:lnTo>
                                  <a:pt x="3987" y="0"/>
                                </a:lnTo>
                                <a:lnTo>
                                  <a:pt x="3987" y="15"/>
                                </a:lnTo>
                                <a:lnTo>
                                  <a:pt x="4032" y="15"/>
                                </a:lnTo>
                                <a:lnTo>
                                  <a:pt x="4032" y="0"/>
                                </a:lnTo>
                                <a:close/>
                                <a:moveTo>
                                  <a:pt x="4108" y="0"/>
                                </a:moveTo>
                                <a:lnTo>
                                  <a:pt x="4063" y="0"/>
                                </a:lnTo>
                                <a:lnTo>
                                  <a:pt x="4063" y="15"/>
                                </a:lnTo>
                                <a:lnTo>
                                  <a:pt x="4108" y="15"/>
                                </a:lnTo>
                                <a:lnTo>
                                  <a:pt x="4108" y="0"/>
                                </a:lnTo>
                                <a:close/>
                                <a:moveTo>
                                  <a:pt x="4183" y="0"/>
                                </a:moveTo>
                                <a:lnTo>
                                  <a:pt x="4138" y="0"/>
                                </a:lnTo>
                                <a:lnTo>
                                  <a:pt x="4138" y="15"/>
                                </a:lnTo>
                                <a:lnTo>
                                  <a:pt x="4183" y="15"/>
                                </a:lnTo>
                                <a:lnTo>
                                  <a:pt x="4183" y="0"/>
                                </a:lnTo>
                                <a:close/>
                                <a:moveTo>
                                  <a:pt x="4258" y="0"/>
                                </a:moveTo>
                                <a:lnTo>
                                  <a:pt x="4213" y="0"/>
                                </a:lnTo>
                                <a:lnTo>
                                  <a:pt x="4213" y="15"/>
                                </a:lnTo>
                                <a:lnTo>
                                  <a:pt x="4258" y="15"/>
                                </a:lnTo>
                                <a:lnTo>
                                  <a:pt x="4258" y="0"/>
                                </a:lnTo>
                                <a:close/>
                                <a:moveTo>
                                  <a:pt x="4333" y="0"/>
                                </a:moveTo>
                                <a:lnTo>
                                  <a:pt x="4288" y="0"/>
                                </a:lnTo>
                                <a:lnTo>
                                  <a:pt x="4288" y="15"/>
                                </a:lnTo>
                                <a:lnTo>
                                  <a:pt x="4333" y="15"/>
                                </a:lnTo>
                                <a:lnTo>
                                  <a:pt x="4333" y="0"/>
                                </a:lnTo>
                                <a:close/>
                                <a:moveTo>
                                  <a:pt x="4409" y="0"/>
                                </a:moveTo>
                                <a:lnTo>
                                  <a:pt x="4364" y="0"/>
                                </a:lnTo>
                                <a:lnTo>
                                  <a:pt x="4364" y="15"/>
                                </a:lnTo>
                                <a:lnTo>
                                  <a:pt x="4409" y="15"/>
                                </a:lnTo>
                                <a:lnTo>
                                  <a:pt x="4409" y="0"/>
                                </a:lnTo>
                                <a:close/>
                                <a:moveTo>
                                  <a:pt x="4484" y="0"/>
                                </a:moveTo>
                                <a:lnTo>
                                  <a:pt x="4439" y="0"/>
                                </a:lnTo>
                                <a:lnTo>
                                  <a:pt x="4439" y="15"/>
                                </a:lnTo>
                                <a:lnTo>
                                  <a:pt x="4484" y="15"/>
                                </a:lnTo>
                                <a:lnTo>
                                  <a:pt x="4484" y="0"/>
                                </a:lnTo>
                                <a:close/>
                                <a:moveTo>
                                  <a:pt x="4559" y="0"/>
                                </a:moveTo>
                                <a:lnTo>
                                  <a:pt x="4514" y="0"/>
                                </a:lnTo>
                                <a:lnTo>
                                  <a:pt x="4514" y="15"/>
                                </a:lnTo>
                                <a:lnTo>
                                  <a:pt x="4559" y="15"/>
                                </a:lnTo>
                                <a:lnTo>
                                  <a:pt x="4559" y="0"/>
                                </a:lnTo>
                                <a:close/>
                                <a:moveTo>
                                  <a:pt x="4634" y="0"/>
                                </a:moveTo>
                                <a:lnTo>
                                  <a:pt x="4589" y="0"/>
                                </a:lnTo>
                                <a:lnTo>
                                  <a:pt x="4589" y="15"/>
                                </a:lnTo>
                                <a:lnTo>
                                  <a:pt x="4634" y="15"/>
                                </a:lnTo>
                                <a:lnTo>
                                  <a:pt x="4634" y="0"/>
                                </a:lnTo>
                                <a:close/>
                                <a:moveTo>
                                  <a:pt x="4710" y="0"/>
                                </a:moveTo>
                                <a:lnTo>
                                  <a:pt x="4665" y="0"/>
                                </a:lnTo>
                                <a:lnTo>
                                  <a:pt x="4665" y="15"/>
                                </a:lnTo>
                                <a:lnTo>
                                  <a:pt x="4710" y="15"/>
                                </a:lnTo>
                                <a:lnTo>
                                  <a:pt x="4710" y="0"/>
                                </a:lnTo>
                                <a:close/>
                                <a:moveTo>
                                  <a:pt x="4785" y="0"/>
                                </a:moveTo>
                                <a:lnTo>
                                  <a:pt x="4740" y="0"/>
                                </a:lnTo>
                                <a:lnTo>
                                  <a:pt x="4740" y="15"/>
                                </a:lnTo>
                                <a:lnTo>
                                  <a:pt x="4785" y="15"/>
                                </a:lnTo>
                                <a:lnTo>
                                  <a:pt x="4785" y="0"/>
                                </a:lnTo>
                                <a:close/>
                                <a:moveTo>
                                  <a:pt x="4860" y="0"/>
                                </a:moveTo>
                                <a:lnTo>
                                  <a:pt x="4815" y="0"/>
                                </a:lnTo>
                                <a:lnTo>
                                  <a:pt x="4815" y="15"/>
                                </a:lnTo>
                                <a:lnTo>
                                  <a:pt x="4860" y="15"/>
                                </a:lnTo>
                                <a:lnTo>
                                  <a:pt x="4860" y="0"/>
                                </a:lnTo>
                                <a:close/>
                                <a:moveTo>
                                  <a:pt x="4935" y="0"/>
                                </a:moveTo>
                                <a:lnTo>
                                  <a:pt x="4890" y="0"/>
                                </a:lnTo>
                                <a:lnTo>
                                  <a:pt x="4890" y="15"/>
                                </a:lnTo>
                                <a:lnTo>
                                  <a:pt x="4935" y="15"/>
                                </a:lnTo>
                                <a:lnTo>
                                  <a:pt x="4935" y="0"/>
                                </a:lnTo>
                                <a:close/>
                                <a:moveTo>
                                  <a:pt x="5011" y="0"/>
                                </a:moveTo>
                                <a:lnTo>
                                  <a:pt x="4966" y="0"/>
                                </a:lnTo>
                                <a:lnTo>
                                  <a:pt x="4966" y="15"/>
                                </a:lnTo>
                                <a:lnTo>
                                  <a:pt x="5011" y="15"/>
                                </a:lnTo>
                                <a:lnTo>
                                  <a:pt x="5011" y="0"/>
                                </a:lnTo>
                                <a:close/>
                                <a:moveTo>
                                  <a:pt x="5086" y="0"/>
                                </a:moveTo>
                                <a:lnTo>
                                  <a:pt x="5041" y="0"/>
                                </a:lnTo>
                                <a:lnTo>
                                  <a:pt x="5041" y="15"/>
                                </a:lnTo>
                                <a:lnTo>
                                  <a:pt x="5086" y="15"/>
                                </a:lnTo>
                                <a:lnTo>
                                  <a:pt x="5086" y="0"/>
                                </a:lnTo>
                                <a:close/>
                                <a:moveTo>
                                  <a:pt x="5161" y="0"/>
                                </a:moveTo>
                                <a:lnTo>
                                  <a:pt x="5116" y="0"/>
                                </a:lnTo>
                                <a:lnTo>
                                  <a:pt x="5116" y="15"/>
                                </a:lnTo>
                                <a:lnTo>
                                  <a:pt x="5161" y="15"/>
                                </a:lnTo>
                                <a:lnTo>
                                  <a:pt x="5161" y="0"/>
                                </a:lnTo>
                                <a:close/>
                                <a:moveTo>
                                  <a:pt x="5236" y="0"/>
                                </a:moveTo>
                                <a:lnTo>
                                  <a:pt x="5191" y="0"/>
                                </a:lnTo>
                                <a:lnTo>
                                  <a:pt x="5191" y="15"/>
                                </a:lnTo>
                                <a:lnTo>
                                  <a:pt x="5236" y="15"/>
                                </a:lnTo>
                                <a:lnTo>
                                  <a:pt x="5236" y="0"/>
                                </a:lnTo>
                                <a:close/>
                                <a:moveTo>
                                  <a:pt x="5312" y="0"/>
                                </a:moveTo>
                                <a:lnTo>
                                  <a:pt x="5267" y="0"/>
                                </a:lnTo>
                                <a:lnTo>
                                  <a:pt x="5267" y="15"/>
                                </a:lnTo>
                                <a:lnTo>
                                  <a:pt x="5312" y="15"/>
                                </a:lnTo>
                                <a:lnTo>
                                  <a:pt x="5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AutoShape 12"/>
                        <wps:cNvSpPr>
                          <a:spLocks/>
                        </wps:cNvSpPr>
                        <wps:spPr bwMode="auto">
                          <a:xfrm>
                            <a:off x="7850" y="941"/>
                            <a:ext cx="2980" cy="15"/>
                          </a:xfrm>
                          <a:custGeom>
                            <a:avLst/>
                            <a:gdLst>
                              <a:gd name="T0" fmla="+- 0 7896 7851"/>
                              <a:gd name="T1" fmla="*/ T0 w 2980"/>
                              <a:gd name="T2" fmla="+- 0 956 941"/>
                              <a:gd name="T3" fmla="*/ 956 h 15"/>
                              <a:gd name="T4" fmla="+- 0 7926 7851"/>
                              <a:gd name="T5" fmla="*/ T4 w 2980"/>
                              <a:gd name="T6" fmla="+- 0 956 941"/>
                              <a:gd name="T7" fmla="*/ 956 h 15"/>
                              <a:gd name="T8" fmla="+- 0 8001 7851"/>
                              <a:gd name="T9" fmla="*/ T8 w 2980"/>
                              <a:gd name="T10" fmla="+- 0 941 941"/>
                              <a:gd name="T11" fmla="*/ 941 h 15"/>
                              <a:gd name="T12" fmla="+- 0 8121 7851"/>
                              <a:gd name="T13" fmla="*/ T12 w 2980"/>
                              <a:gd name="T14" fmla="+- 0 941 941"/>
                              <a:gd name="T15" fmla="*/ 941 h 15"/>
                              <a:gd name="T16" fmla="+- 0 8121 7851"/>
                              <a:gd name="T17" fmla="*/ T16 w 2980"/>
                              <a:gd name="T18" fmla="+- 0 941 941"/>
                              <a:gd name="T19" fmla="*/ 941 h 15"/>
                              <a:gd name="T20" fmla="+- 0 8197 7851"/>
                              <a:gd name="T21" fmla="*/ T20 w 2980"/>
                              <a:gd name="T22" fmla="+- 0 956 941"/>
                              <a:gd name="T23" fmla="*/ 956 h 15"/>
                              <a:gd name="T24" fmla="+- 0 8227 7851"/>
                              <a:gd name="T25" fmla="*/ T24 w 2980"/>
                              <a:gd name="T26" fmla="+- 0 956 941"/>
                              <a:gd name="T27" fmla="*/ 956 h 15"/>
                              <a:gd name="T28" fmla="+- 0 8302 7851"/>
                              <a:gd name="T29" fmla="*/ T28 w 2980"/>
                              <a:gd name="T30" fmla="+- 0 941 941"/>
                              <a:gd name="T31" fmla="*/ 941 h 15"/>
                              <a:gd name="T32" fmla="+- 0 8422 7851"/>
                              <a:gd name="T33" fmla="*/ T32 w 2980"/>
                              <a:gd name="T34" fmla="+- 0 941 941"/>
                              <a:gd name="T35" fmla="*/ 941 h 15"/>
                              <a:gd name="T36" fmla="+- 0 8422 7851"/>
                              <a:gd name="T37" fmla="*/ T36 w 2980"/>
                              <a:gd name="T38" fmla="+- 0 941 941"/>
                              <a:gd name="T39" fmla="*/ 941 h 15"/>
                              <a:gd name="T40" fmla="+- 0 8497 7851"/>
                              <a:gd name="T41" fmla="*/ T40 w 2980"/>
                              <a:gd name="T42" fmla="+- 0 956 941"/>
                              <a:gd name="T43" fmla="*/ 956 h 15"/>
                              <a:gd name="T44" fmla="+- 0 8528 7851"/>
                              <a:gd name="T45" fmla="*/ T44 w 2980"/>
                              <a:gd name="T46" fmla="+- 0 956 941"/>
                              <a:gd name="T47" fmla="*/ 956 h 15"/>
                              <a:gd name="T48" fmla="+- 0 8603 7851"/>
                              <a:gd name="T49" fmla="*/ T48 w 2980"/>
                              <a:gd name="T50" fmla="+- 0 941 941"/>
                              <a:gd name="T51" fmla="*/ 941 h 15"/>
                              <a:gd name="T52" fmla="+- 0 8723 7851"/>
                              <a:gd name="T53" fmla="*/ T52 w 2980"/>
                              <a:gd name="T54" fmla="+- 0 941 941"/>
                              <a:gd name="T55" fmla="*/ 941 h 15"/>
                              <a:gd name="T56" fmla="+- 0 8723 7851"/>
                              <a:gd name="T57" fmla="*/ T56 w 2980"/>
                              <a:gd name="T58" fmla="+- 0 941 941"/>
                              <a:gd name="T59" fmla="*/ 941 h 15"/>
                              <a:gd name="T60" fmla="+- 0 8798 7851"/>
                              <a:gd name="T61" fmla="*/ T60 w 2980"/>
                              <a:gd name="T62" fmla="+- 0 956 941"/>
                              <a:gd name="T63" fmla="*/ 956 h 15"/>
                              <a:gd name="T64" fmla="+- 0 8829 7851"/>
                              <a:gd name="T65" fmla="*/ T64 w 2980"/>
                              <a:gd name="T66" fmla="+- 0 956 941"/>
                              <a:gd name="T67" fmla="*/ 956 h 15"/>
                              <a:gd name="T68" fmla="+- 0 8904 7851"/>
                              <a:gd name="T69" fmla="*/ T68 w 2980"/>
                              <a:gd name="T70" fmla="+- 0 941 941"/>
                              <a:gd name="T71" fmla="*/ 941 h 15"/>
                              <a:gd name="T72" fmla="+- 0 9024 7851"/>
                              <a:gd name="T73" fmla="*/ T72 w 2980"/>
                              <a:gd name="T74" fmla="+- 0 941 941"/>
                              <a:gd name="T75" fmla="*/ 941 h 15"/>
                              <a:gd name="T76" fmla="+- 0 9024 7851"/>
                              <a:gd name="T77" fmla="*/ T76 w 2980"/>
                              <a:gd name="T78" fmla="+- 0 941 941"/>
                              <a:gd name="T79" fmla="*/ 941 h 15"/>
                              <a:gd name="T80" fmla="+- 0 9099 7851"/>
                              <a:gd name="T81" fmla="*/ T80 w 2980"/>
                              <a:gd name="T82" fmla="+- 0 956 941"/>
                              <a:gd name="T83" fmla="*/ 956 h 15"/>
                              <a:gd name="T84" fmla="+- 0 9130 7851"/>
                              <a:gd name="T85" fmla="*/ T84 w 2980"/>
                              <a:gd name="T86" fmla="+- 0 956 941"/>
                              <a:gd name="T87" fmla="*/ 956 h 15"/>
                              <a:gd name="T88" fmla="+- 0 9205 7851"/>
                              <a:gd name="T89" fmla="*/ T88 w 2980"/>
                              <a:gd name="T90" fmla="+- 0 941 941"/>
                              <a:gd name="T91" fmla="*/ 941 h 15"/>
                              <a:gd name="T92" fmla="+- 0 9325 7851"/>
                              <a:gd name="T93" fmla="*/ T92 w 2980"/>
                              <a:gd name="T94" fmla="+- 0 941 941"/>
                              <a:gd name="T95" fmla="*/ 941 h 15"/>
                              <a:gd name="T96" fmla="+- 0 9325 7851"/>
                              <a:gd name="T97" fmla="*/ T96 w 2980"/>
                              <a:gd name="T98" fmla="+- 0 941 941"/>
                              <a:gd name="T99" fmla="*/ 941 h 15"/>
                              <a:gd name="T100" fmla="+- 0 9400 7851"/>
                              <a:gd name="T101" fmla="*/ T100 w 2980"/>
                              <a:gd name="T102" fmla="+- 0 956 941"/>
                              <a:gd name="T103" fmla="*/ 956 h 15"/>
                              <a:gd name="T104" fmla="+- 0 9431 7851"/>
                              <a:gd name="T105" fmla="*/ T104 w 2980"/>
                              <a:gd name="T106" fmla="+- 0 956 941"/>
                              <a:gd name="T107" fmla="*/ 956 h 15"/>
                              <a:gd name="T108" fmla="+- 0 9506 7851"/>
                              <a:gd name="T109" fmla="*/ T108 w 2980"/>
                              <a:gd name="T110" fmla="+- 0 941 941"/>
                              <a:gd name="T111" fmla="*/ 941 h 15"/>
                              <a:gd name="T112" fmla="+- 0 9626 7851"/>
                              <a:gd name="T113" fmla="*/ T112 w 2980"/>
                              <a:gd name="T114" fmla="+- 0 941 941"/>
                              <a:gd name="T115" fmla="*/ 941 h 15"/>
                              <a:gd name="T116" fmla="+- 0 9626 7851"/>
                              <a:gd name="T117" fmla="*/ T116 w 2980"/>
                              <a:gd name="T118" fmla="+- 0 941 941"/>
                              <a:gd name="T119" fmla="*/ 941 h 15"/>
                              <a:gd name="T120" fmla="+- 0 9701 7851"/>
                              <a:gd name="T121" fmla="*/ T120 w 2980"/>
                              <a:gd name="T122" fmla="+- 0 956 941"/>
                              <a:gd name="T123" fmla="*/ 956 h 15"/>
                              <a:gd name="T124" fmla="+- 0 9732 7851"/>
                              <a:gd name="T125" fmla="*/ T124 w 2980"/>
                              <a:gd name="T126" fmla="+- 0 956 941"/>
                              <a:gd name="T127" fmla="*/ 956 h 15"/>
                              <a:gd name="T128" fmla="+- 0 9807 7851"/>
                              <a:gd name="T129" fmla="*/ T128 w 2980"/>
                              <a:gd name="T130" fmla="+- 0 941 941"/>
                              <a:gd name="T131" fmla="*/ 941 h 15"/>
                              <a:gd name="T132" fmla="+- 0 9927 7851"/>
                              <a:gd name="T133" fmla="*/ T132 w 2980"/>
                              <a:gd name="T134" fmla="+- 0 941 941"/>
                              <a:gd name="T135" fmla="*/ 941 h 15"/>
                              <a:gd name="T136" fmla="+- 0 9927 7851"/>
                              <a:gd name="T137" fmla="*/ T136 w 2980"/>
                              <a:gd name="T138" fmla="+- 0 941 941"/>
                              <a:gd name="T139" fmla="*/ 941 h 15"/>
                              <a:gd name="T140" fmla="+- 0 10002 7851"/>
                              <a:gd name="T141" fmla="*/ T140 w 2980"/>
                              <a:gd name="T142" fmla="+- 0 956 941"/>
                              <a:gd name="T143" fmla="*/ 956 h 15"/>
                              <a:gd name="T144" fmla="+- 0 10033 7851"/>
                              <a:gd name="T145" fmla="*/ T144 w 2980"/>
                              <a:gd name="T146" fmla="+- 0 956 941"/>
                              <a:gd name="T147" fmla="*/ 956 h 15"/>
                              <a:gd name="T148" fmla="+- 0 10108 7851"/>
                              <a:gd name="T149" fmla="*/ T148 w 2980"/>
                              <a:gd name="T150" fmla="+- 0 941 941"/>
                              <a:gd name="T151" fmla="*/ 941 h 15"/>
                              <a:gd name="T152" fmla="+- 0 10228 7851"/>
                              <a:gd name="T153" fmla="*/ T152 w 2980"/>
                              <a:gd name="T154" fmla="+- 0 941 941"/>
                              <a:gd name="T155" fmla="*/ 941 h 15"/>
                              <a:gd name="T156" fmla="+- 0 10228 7851"/>
                              <a:gd name="T157" fmla="*/ T156 w 2980"/>
                              <a:gd name="T158" fmla="+- 0 941 941"/>
                              <a:gd name="T159" fmla="*/ 941 h 15"/>
                              <a:gd name="T160" fmla="+- 0 10303 7851"/>
                              <a:gd name="T161" fmla="*/ T160 w 2980"/>
                              <a:gd name="T162" fmla="+- 0 956 941"/>
                              <a:gd name="T163" fmla="*/ 956 h 15"/>
                              <a:gd name="T164" fmla="+- 0 10334 7851"/>
                              <a:gd name="T165" fmla="*/ T164 w 2980"/>
                              <a:gd name="T166" fmla="+- 0 956 941"/>
                              <a:gd name="T167" fmla="*/ 956 h 15"/>
                              <a:gd name="T168" fmla="+- 0 10409 7851"/>
                              <a:gd name="T169" fmla="*/ T168 w 2980"/>
                              <a:gd name="T170" fmla="+- 0 941 941"/>
                              <a:gd name="T171" fmla="*/ 941 h 15"/>
                              <a:gd name="T172" fmla="+- 0 10529 7851"/>
                              <a:gd name="T173" fmla="*/ T172 w 2980"/>
                              <a:gd name="T174" fmla="+- 0 941 941"/>
                              <a:gd name="T175" fmla="*/ 941 h 15"/>
                              <a:gd name="T176" fmla="+- 0 10529 7851"/>
                              <a:gd name="T177" fmla="*/ T176 w 2980"/>
                              <a:gd name="T178" fmla="+- 0 941 941"/>
                              <a:gd name="T179" fmla="*/ 941 h 15"/>
                              <a:gd name="T180" fmla="+- 0 10604 7851"/>
                              <a:gd name="T181" fmla="*/ T180 w 2980"/>
                              <a:gd name="T182" fmla="+- 0 956 941"/>
                              <a:gd name="T183" fmla="*/ 956 h 15"/>
                              <a:gd name="T184" fmla="+- 0 10635 7851"/>
                              <a:gd name="T185" fmla="*/ T184 w 2980"/>
                              <a:gd name="T186" fmla="+- 0 956 941"/>
                              <a:gd name="T187" fmla="*/ 956 h 15"/>
                              <a:gd name="T188" fmla="+- 0 10710 7851"/>
                              <a:gd name="T189" fmla="*/ T188 w 2980"/>
                              <a:gd name="T190" fmla="+- 0 941 941"/>
                              <a:gd name="T191" fmla="*/ 941 h 15"/>
                              <a:gd name="T192" fmla="+- 0 10830 7851"/>
                              <a:gd name="T193" fmla="*/ T192 w 2980"/>
                              <a:gd name="T194" fmla="+- 0 941 941"/>
                              <a:gd name="T195" fmla="*/ 941 h 15"/>
                              <a:gd name="T196" fmla="+- 0 10830 7851"/>
                              <a:gd name="T197" fmla="*/ T196 w 2980"/>
                              <a:gd name="T198" fmla="+- 0 941 941"/>
                              <a:gd name="T199" fmla="*/ 94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2980" h="1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0" y="0"/>
                                </a:moveTo>
                                <a:lnTo>
                                  <a:pt x="225" y="0"/>
                                </a:lnTo>
                                <a:lnTo>
                                  <a:pt x="225" y="15"/>
                                </a:lnTo>
                                <a:lnTo>
                                  <a:pt x="270" y="15"/>
                                </a:lnTo>
                                <a:lnTo>
                                  <a:pt x="270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1" y="0"/>
                                </a:moveTo>
                                <a:lnTo>
                                  <a:pt x="526" y="0"/>
                                </a:lnTo>
                                <a:lnTo>
                                  <a:pt x="526" y="15"/>
                                </a:lnTo>
                                <a:lnTo>
                                  <a:pt x="571" y="15"/>
                                </a:lnTo>
                                <a:lnTo>
                                  <a:pt x="571" y="0"/>
                                </a:lnTo>
                                <a:close/>
                                <a:moveTo>
                                  <a:pt x="646" y="0"/>
                                </a:moveTo>
                                <a:lnTo>
                                  <a:pt x="601" y="0"/>
                                </a:lnTo>
                                <a:lnTo>
                                  <a:pt x="601" y="15"/>
                                </a:lnTo>
                                <a:lnTo>
                                  <a:pt x="646" y="15"/>
                                </a:lnTo>
                                <a:lnTo>
                                  <a:pt x="646" y="0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2" y="0"/>
                                </a:moveTo>
                                <a:lnTo>
                                  <a:pt x="827" y="0"/>
                                </a:lnTo>
                                <a:lnTo>
                                  <a:pt x="827" y="15"/>
                                </a:lnTo>
                                <a:lnTo>
                                  <a:pt x="872" y="15"/>
                                </a:lnTo>
                                <a:lnTo>
                                  <a:pt x="872" y="0"/>
                                </a:lnTo>
                                <a:close/>
                                <a:moveTo>
                                  <a:pt x="947" y="0"/>
                                </a:moveTo>
                                <a:lnTo>
                                  <a:pt x="902" y="0"/>
                                </a:lnTo>
                                <a:lnTo>
                                  <a:pt x="902" y="15"/>
                                </a:lnTo>
                                <a:lnTo>
                                  <a:pt x="947" y="15"/>
                                </a:lnTo>
                                <a:lnTo>
                                  <a:pt x="947" y="0"/>
                                </a:lnTo>
                                <a:close/>
                                <a:moveTo>
                                  <a:pt x="1023" y="0"/>
                                </a:moveTo>
                                <a:lnTo>
                                  <a:pt x="978" y="0"/>
                                </a:lnTo>
                                <a:lnTo>
                                  <a:pt x="978" y="15"/>
                                </a:lnTo>
                                <a:lnTo>
                                  <a:pt x="1023" y="15"/>
                                </a:lnTo>
                                <a:lnTo>
                                  <a:pt x="1023" y="0"/>
                                </a:lnTo>
                                <a:close/>
                                <a:moveTo>
                                  <a:pt x="1098" y="0"/>
                                </a:moveTo>
                                <a:lnTo>
                                  <a:pt x="1053" y="0"/>
                                </a:lnTo>
                                <a:lnTo>
                                  <a:pt x="1053" y="15"/>
                                </a:lnTo>
                                <a:lnTo>
                                  <a:pt x="1098" y="15"/>
                                </a:lnTo>
                                <a:lnTo>
                                  <a:pt x="1098" y="0"/>
                                </a:lnTo>
                                <a:close/>
                                <a:moveTo>
                                  <a:pt x="1173" y="0"/>
                                </a:moveTo>
                                <a:lnTo>
                                  <a:pt x="1128" y="0"/>
                                </a:lnTo>
                                <a:lnTo>
                                  <a:pt x="1128" y="15"/>
                                </a:lnTo>
                                <a:lnTo>
                                  <a:pt x="1173" y="15"/>
                                </a:lnTo>
                                <a:lnTo>
                                  <a:pt x="1173" y="0"/>
                                </a:lnTo>
                                <a:close/>
                                <a:moveTo>
                                  <a:pt x="1248" y="0"/>
                                </a:moveTo>
                                <a:lnTo>
                                  <a:pt x="1203" y="0"/>
                                </a:lnTo>
                                <a:lnTo>
                                  <a:pt x="1203" y="15"/>
                                </a:lnTo>
                                <a:lnTo>
                                  <a:pt x="1248" y="15"/>
                                </a:lnTo>
                                <a:lnTo>
                                  <a:pt x="1248" y="0"/>
                                </a:lnTo>
                                <a:close/>
                                <a:moveTo>
                                  <a:pt x="1324" y="0"/>
                                </a:moveTo>
                                <a:lnTo>
                                  <a:pt x="1279" y="0"/>
                                </a:lnTo>
                                <a:lnTo>
                                  <a:pt x="1279" y="15"/>
                                </a:lnTo>
                                <a:lnTo>
                                  <a:pt x="1324" y="15"/>
                                </a:lnTo>
                                <a:lnTo>
                                  <a:pt x="1324" y="0"/>
                                </a:lnTo>
                                <a:close/>
                                <a:moveTo>
                                  <a:pt x="1399" y="0"/>
                                </a:moveTo>
                                <a:lnTo>
                                  <a:pt x="1354" y="0"/>
                                </a:lnTo>
                                <a:lnTo>
                                  <a:pt x="1354" y="15"/>
                                </a:lnTo>
                                <a:lnTo>
                                  <a:pt x="1399" y="15"/>
                                </a:lnTo>
                                <a:lnTo>
                                  <a:pt x="1399" y="0"/>
                                </a:lnTo>
                                <a:close/>
                                <a:moveTo>
                                  <a:pt x="1474" y="0"/>
                                </a:moveTo>
                                <a:lnTo>
                                  <a:pt x="1429" y="0"/>
                                </a:lnTo>
                                <a:lnTo>
                                  <a:pt x="1429" y="15"/>
                                </a:lnTo>
                                <a:lnTo>
                                  <a:pt x="1474" y="15"/>
                                </a:lnTo>
                                <a:lnTo>
                                  <a:pt x="1474" y="0"/>
                                </a:lnTo>
                                <a:close/>
                                <a:moveTo>
                                  <a:pt x="1549" y="0"/>
                                </a:moveTo>
                                <a:lnTo>
                                  <a:pt x="1504" y="0"/>
                                </a:lnTo>
                                <a:lnTo>
                                  <a:pt x="1504" y="15"/>
                                </a:lnTo>
                                <a:lnTo>
                                  <a:pt x="1549" y="15"/>
                                </a:lnTo>
                                <a:lnTo>
                                  <a:pt x="1549" y="0"/>
                                </a:lnTo>
                                <a:close/>
                                <a:moveTo>
                                  <a:pt x="1625" y="0"/>
                                </a:moveTo>
                                <a:lnTo>
                                  <a:pt x="1580" y="0"/>
                                </a:lnTo>
                                <a:lnTo>
                                  <a:pt x="1580" y="15"/>
                                </a:lnTo>
                                <a:lnTo>
                                  <a:pt x="1625" y="15"/>
                                </a:lnTo>
                                <a:lnTo>
                                  <a:pt x="1625" y="0"/>
                                </a:lnTo>
                                <a:close/>
                                <a:moveTo>
                                  <a:pt x="1700" y="0"/>
                                </a:moveTo>
                                <a:lnTo>
                                  <a:pt x="1655" y="0"/>
                                </a:lnTo>
                                <a:lnTo>
                                  <a:pt x="1655" y="15"/>
                                </a:lnTo>
                                <a:lnTo>
                                  <a:pt x="1700" y="15"/>
                                </a:lnTo>
                                <a:lnTo>
                                  <a:pt x="1700" y="0"/>
                                </a:lnTo>
                                <a:close/>
                                <a:moveTo>
                                  <a:pt x="1775" y="0"/>
                                </a:moveTo>
                                <a:lnTo>
                                  <a:pt x="1730" y="0"/>
                                </a:lnTo>
                                <a:lnTo>
                                  <a:pt x="1730" y="15"/>
                                </a:lnTo>
                                <a:lnTo>
                                  <a:pt x="1775" y="15"/>
                                </a:lnTo>
                                <a:lnTo>
                                  <a:pt x="1775" y="0"/>
                                </a:lnTo>
                                <a:close/>
                                <a:moveTo>
                                  <a:pt x="1850" y="0"/>
                                </a:moveTo>
                                <a:lnTo>
                                  <a:pt x="1805" y="0"/>
                                </a:lnTo>
                                <a:lnTo>
                                  <a:pt x="1805" y="15"/>
                                </a:lnTo>
                                <a:lnTo>
                                  <a:pt x="1850" y="15"/>
                                </a:lnTo>
                                <a:lnTo>
                                  <a:pt x="1850" y="0"/>
                                </a:lnTo>
                                <a:close/>
                                <a:moveTo>
                                  <a:pt x="1926" y="0"/>
                                </a:moveTo>
                                <a:lnTo>
                                  <a:pt x="1881" y="0"/>
                                </a:lnTo>
                                <a:lnTo>
                                  <a:pt x="1881" y="15"/>
                                </a:lnTo>
                                <a:lnTo>
                                  <a:pt x="1926" y="15"/>
                                </a:lnTo>
                                <a:lnTo>
                                  <a:pt x="1926" y="0"/>
                                </a:lnTo>
                                <a:close/>
                                <a:moveTo>
                                  <a:pt x="2001" y="0"/>
                                </a:moveTo>
                                <a:lnTo>
                                  <a:pt x="1956" y="0"/>
                                </a:lnTo>
                                <a:lnTo>
                                  <a:pt x="1956" y="15"/>
                                </a:lnTo>
                                <a:lnTo>
                                  <a:pt x="2001" y="15"/>
                                </a:lnTo>
                                <a:lnTo>
                                  <a:pt x="2001" y="0"/>
                                </a:lnTo>
                                <a:close/>
                                <a:moveTo>
                                  <a:pt x="2076" y="0"/>
                                </a:moveTo>
                                <a:lnTo>
                                  <a:pt x="2031" y="0"/>
                                </a:lnTo>
                                <a:lnTo>
                                  <a:pt x="2031" y="15"/>
                                </a:lnTo>
                                <a:lnTo>
                                  <a:pt x="2076" y="15"/>
                                </a:lnTo>
                                <a:lnTo>
                                  <a:pt x="2076" y="0"/>
                                </a:lnTo>
                                <a:close/>
                                <a:moveTo>
                                  <a:pt x="2151" y="0"/>
                                </a:moveTo>
                                <a:lnTo>
                                  <a:pt x="2106" y="0"/>
                                </a:lnTo>
                                <a:lnTo>
                                  <a:pt x="2106" y="15"/>
                                </a:lnTo>
                                <a:lnTo>
                                  <a:pt x="2151" y="15"/>
                                </a:lnTo>
                                <a:lnTo>
                                  <a:pt x="2151" y="0"/>
                                </a:lnTo>
                                <a:close/>
                                <a:moveTo>
                                  <a:pt x="2227" y="0"/>
                                </a:moveTo>
                                <a:lnTo>
                                  <a:pt x="2182" y="0"/>
                                </a:lnTo>
                                <a:lnTo>
                                  <a:pt x="2182" y="15"/>
                                </a:lnTo>
                                <a:lnTo>
                                  <a:pt x="2227" y="15"/>
                                </a:lnTo>
                                <a:lnTo>
                                  <a:pt x="2227" y="0"/>
                                </a:lnTo>
                                <a:close/>
                                <a:moveTo>
                                  <a:pt x="2302" y="0"/>
                                </a:moveTo>
                                <a:lnTo>
                                  <a:pt x="2257" y="0"/>
                                </a:lnTo>
                                <a:lnTo>
                                  <a:pt x="2257" y="15"/>
                                </a:lnTo>
                                <a:lnTo>
                                  <a:pt x="2302" y="15"/>
                                </a:lnTo>
                                <a:lnTo>
                                  <a:pt x="2302" y="0"/>
                                </a:lnTo>
                                <a:close/>
                                <a:moveTo>
                                  <a:pt x="2377" y="0"/>
                                </a:moveTo>
                                <a:lnTo>
                                  <a:pt x="2332" y="0"/>
                                </a:lnTo>
                                <a:lnTo>
                                  <a:pt x="2332" y="15"/>
                                </a:lnTo>
                                <a:lnTo>
                                  <a:pt x="2377" y="15"/>
                                </a:lnTo>
                                <a:lnTo>
                                  <a:pt x="2377" y="0"/>
                                </a:lnTo>
                                <a:close/>
                                <a:moveTo>
                                  <a:pt x="2452" y="0"/>
                                </a:moveTo>
                                <a:lnTo>
                                  <a:pt x="2407" y="0"/>
                                </a:lnTo>
                                <a:lnTo>
                                  <a:pt x="2407" y="15"/>
                                </a:lnTo>
                                <a:lnTo>
                                  <a:pt x="2452" y="15"/>
                                </a:lnTo>
                                <a:lnTo>
                                  <a:pt x="2452" y="0"/>
                                </a:lnTo>
                                <a:close/>
                                <a:moveTo>
                                  <a:pt x="2528" y="0"/>
                                </a:moveTo>
                                <a:lnTo>
                                  <a:pt x="2483" y="0"/>
                                </a:lnTo>
                                <a:lnTo>
                                  <a:pt x="2483" y="15"/>
                                </a:lnTo>
                                <a:lnTo>
                                  <a:pt x="2528" y="15"/>
                                </a:lnTo>
                                <a:lnTo>
                                  <a:pt x="2528" y="0"/>
                                </a:lnTo>
                                <a:close/>
                                <a:moveTo>
                                  <a:pt x="2603" y="0"/>
                                </a:moveTo>
                                <a:lnTo>
                                  <a:pt x="2558" y="0"/>
                                </a:lnTo>
                                <a:lnTo>
                                  <a:pt x="2558" y="15"/>
                                </a:lnTo>
                                <a:lnTo>
                                  <a:pt x="2603" y="15"/>
                                </a:lnTo>
                                <a:lnTo>
                                  <a:pt x="2603" y="0"/>
                                </a:lnTo>
                                <a:close/>
                                <a:moveTo>
                                  <a:pt x="2678" y="0"/>
                                </a:moveTo>
                                <a:lnTo>
                                  <a:pt x="2633" y="0"/>
                                </a:lnTo>
                                <a:lnTo>
                                  <a:pt x="2633" y="15"/>
                                </a:lnTo>
                                <a:lnTo>
                                  <a:pt x="2678" y="15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53" y="0"/>
                                </a:moveTo>
                                <a:lnTo>
                                  <a:pt x="2708" y="0"/>
                                </a:lnTo>
                                <a:lnTo>
                                  <a:pt x="2708" y="15"/>
                                </a:lnTo>
                                <a:lnTo>
                                  <a:pt x="2753" y="15"/>
                                </a:lnTo>
                                <a:lnTo>
                                  <a:pt x="2753" y="0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84" y="0"/>
                                </a:lnTo>
                                <a:lnTo>
                                  <a:pt x="2784" y="15"/>
                                </a:lnTo>
                                <a:lnTo>
                                  <a:pt x="2829" y="15"/>
                                </a:lnTo>
                                <a:lnTo>
                                  <a:pt x="2829" y="0"/>
                                </a:lnTo>
                                <a:close/>
                                <a:moveTo>
                                  <a:pt x="2904" y="0"/>
                                </a:moveTo>
                                <a:lnTo>
                                  <a:pt x="2859" y="0"/>
                                </a:lnTo>
                                <a:lnTo>
                                  <a:pt x="2859" y="15"/>
                                </a:lnTo>
                                <a:lnTo>
                                  <a:pt x="2904" y="15"/>
                                </a:lnTo>
                                <a:lnTo>
                                  <a:pt x="2904" y="0"/>
                                </a:lnTo>
                                <a:close/>
                                <a:moveTo>
                                  <a:pt x="2979" y="0"/>
                                </a:moveTo>
                                <a:lnTo>
                                  <a:pt x="2934" y="0"/>
                                </a:lnTo>
                                <a:lnTo>
                                  <a:pt x="2934" y="15"/>
                                </a:lnTo>
                                <a:lnTo>
                                  <a:pt x="2979" y="15"/>
                                </a:lnTo>
                                <a:lnTo>
                                  <a:pt x="29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822" y="266"/>
                            <a:ext cx="0" cy="6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AutoShape 10"/>
                        <wps:cNvSpPr>
                          <a:spLocks/>
                        </wps:cNvSpPr>
                        <wps:spPr bwMode="auto">
                          <a:xfrm>
                            <a:off x="1454" y="266"/>
                            <a:ext cx="4297" cy="690"/>
                          </a:xfrm>
                          <a:custGeom>
                            <a:avLst/>
                            <a:gdLst>
                              <a:gd name="T0" fmla="+- 0 1470 1455"/>
                              <a:gd name="T1" fmla="*/ T0 w 4297"/>
                              <a:gd name="T2" fmla="+- 0 911 266"/>
                              <a:gd name="T3" fmla="*/ 911 h 690"/>
                              <a:gd name="T4" fmla="+- 0 1455 1455"/>
                              <a:gd name="T5" fmla="*/ T4 w 4297"/>
                              <a:gd name="T6" fmla="+- 0 911 266"/>
                              <a:gd name="T7" fmla="*/ 911 h 690"/>
                              <a:gd name="T8" fmla="+- 0 1455 1455"/>
                              <a:gd name="T9" fmla="*/ T8 w 4297"/>
                              <a:gd name="T10" fmla="+- 0 956 266"/>
                              <a:gd name="T11" fmla="*/ 956 h 690"/>
                              <a:gd name="T12" fmla="+- 0 1470 1455"/>
                              <a:gd name="T13" fmla="*/ T12 w 4297"/>
                              <a:gd name="T14" fmla="+- 0 956 266"/>
                              <a:gd name="T15" fmla="*/ 956 h 690"/>
                              <a:gd name="T16" fmla="+- 0 1470 1455"/>
                              <a:gd name="T17" fmla="*/ T16 w 4297"/>
                              <a:gd name="T18" fmla="+- 0 911 266"/>
                              <a:gd name="T19" fmla="*/ 911 h 690"/>
                              <a:gd name="T20" fmla="+- 0 1470 1455"/>
                              <a:gd name="T21" fmla="*/ T20 w 4297"/>
                              <a:gd name="T22" fmla="+- 0 840 266"/>
                              <a:gd name="T23" fmla="*/ 840 h 690"/>
                              <a:gd name="T24" fmla="+- 0 1455 1455"/>
                              <a:gd name="T25" fmla="*/ T24 w 4297"/>
                              <a:gd name="T26" fmla="+- 0 840 266"/>
                              <a:gd name="T27" fmla="*/ 840 h 690"/>
                              <a:gd name="T28" fmla="+- 0 1455 1455"/>
                              <a:gd name="T29" fmla="*/ T28 w 4297"/>
                              <a:gd name="T30" fmla="+- 0 885 266"/>
                              <a:gd name="T31" fmla="*/ 885 h 690"/>
                              <a:gd name="T32" fmla="+- 0 1470 1455"/>
                              <a:gd name="T33" fmla="*/ T32 w 4297"/>
                              <a:gd name="T34" fmla="+- 0 885 266"/>
                              <a:gd name="T35" fmla="*/ 885 h 690"/>
                              <a:gd name="T36" fmla="+- 0 1470 1455"/>
                              <a:gd name="T37" fmla="*/ T36 w 4297"/>
                              <a:gd name="T38" fmla="+- 0 840 266"/>
                              <a:gd name="T39" fmla="*/ 840 h 690"/>
                              <a:gd name="T40" fmla="+- 0 1470 1455"/>
                              <a:gd name="T41" fmla="*/ T40 w 4297"/>
                              <a:gd name="T42" fmla="+- 0 768 266"/>
                              <a:gd name="T43" fmla="*/ 768 h 690"/>
                              <a:gd name="T44" fmla="+- 0 1455 1455"/>
                              <a:gd name="T45" fmla="*/ T44 w 4297"/>
                              <a:gd name="T46" fmla="+- 0 768 266"/>
                              <a:gd name="T47" fmla="*/ 768 h 690"/>
                              <a:gd name="T48" fmla="+- 0 1455 1455"/>
                              <a:gd name="T49" fmla="*/ T48 w 4297"/>
                              <a:gd name="T50" fmla="+- 0 813 266"/>
                              <a:gd name="T51" fmla="*/ 813 h 690"/>
                              <a:gd name="T52" fmla="+- 0 1470 1455"/>
                              <a:gd name="T53" fmla="*/ T52 w 4297"/>
                              <a:gd name="T54" fmla="+- 0 813 266"/>
                              <a:gd name="T55" fmla="*/ 813 h 690"/>
                              <a:gd name="T56" fmla="+- 0 1470 1455"/>
                              <a:gd name="T57" fmla="*/ T56 w 4297"/>
                              <a:gd name="T58" fmla="+- 0 768 266"/>
                              <a:gd name="T59" fmla="*/ 768 h 690"/>
                              <a:gd name="T60" fmla="+- 0 1470 1455"/>
                              <a:gd name="T61" fmla="*/ T60 w 4297"/>
                              <a:gd name="T62" fmla="+- 0 696 266"/>
                              <a:gd name="T63" fmla="*/ 696 h 690"/>
                              <a:gd name="T64" fmla="+- 0 1455 1455"/>
                              <a:gd name="T65" fmla="*/ T64 w 4297"/>
                              <a:gd name="T66" fmla="+- 0 696 266"/>
                              <a:gd name="T67" fmla="*/ 696 h 690"/>
                              <a:gd name="T68" fmla="+- 0 1455 1455"/>
                              <a:gd name="T69" fmla="*/ T68 w 4297"/>
                              <a:gd name="T70" fmla="+- 0 741 266"/>
                              <a:gd name="T71" fmla="*/ 741 h 690"/>
                              <a:gd name="T72" fmla="+- 0 1470 1455"/>
                              <a:gd name="T73" fmla="*/ T72 w 4297"/>
                              <a:gd name="T74" fmla="+- 0 741 266"/>
                              <a:gd name="T75" fmla="*/ 741 h 690"/>
                              <a:gd name="T76" fmla="+- 0 1470 1455"/>
                              <a:gd name="T77" fmla="*/ T76 w 4297"/>
                              <a:gd name="T78" fmla="+- 0 696 266"/>
                              <a:gd name="T79" fmla="*/ 696 h 690"/>
                              <a:gd name="T80" fmla="+- 0 1470 1455"/>
                              <a:gd name="T81" fmla="*/ T80 w 4297"/>
                              <a:gd name="T82" fmla="+- 0 625 266"/>
                              <a:gd name="T83" fmla="*/ 625 h 690"/>
                              <a:gd name="T84" fmla="+- 0 1455 1455"/>
                              <a:gd name="T85" fmla="*/ T84 w 4297"/>
                              <a:gd name="T86" fmla="+- 0 625 266"/>
                              <a:gd name="T87" fmla="*/ 625 h 690"/>
                              <a:gd name="T88" fmla="+- 0 1455 1455"/>
                              <a:gd name="T89" fmla="*/ T88 w 4297"/>
                              <a:gd name="T90" fmla="+- 0 670 266"/>
                              <a:gd name="T91" fmla="*/ 670 h 690"/>
                              <a:gd name="T92" fmla="+- 0 1470 1455"/>
                              <a:gd name="T93" fmla="*/ T92 w 4297"/>
                              <a:gd name="T94" fmla="+- 0 670 266"/>
                              <a:gd name="T95" fmla="*/ 670 h 690"/>
                              <a:gd name="T96" fmla="+- 0 1470 1455"/>
                              <a:gd name="T97" fmla="*/ T96 w 4297"/>
                              <a:gd name="T98" fmla="+- 0 625 266"/>
                              <a:gd name="T99" fmla="*/ 625 h 690"/>
                              <a:gd name="T100" fmla="+- 0 1470 1455"/>
                              <a:gd name="T101" fmla="*/ T100 w 4297"/>
                              <a:gd name="T102" fmla="+- 0 553 266"/>
                              <a:gd name="T103" fmla="*/ 553 h 690"/>
                              <a:gd name="T104" fmla="+- 0 1455 1455"/>
                              <a:gd name="T105" fmla="*/ T104 w 4297"/>
                              <a:gd name="T106" fmla="+- 0 553 266"/>
                              <a:gd name="T107" fmla="*/ 553 h 690"/>
                              <a:gd name="T108" fmla="+- 0 1455 1455"/>
                              <a:gd name="T109" fmla="*/ T108 w 4297"/>
                              <a:gd name="T110" fmla="+- 0 598 266"/>
                              <a:gd name="T111" fmla="*/ 598 h 690"/>
                              <a:gd name="T112" fmla="+- 0 1470 1455"/>
                              <a:gd name="T113" fmla="*/ T112 w 4297"/>
                              <a:gd name="T114" fmla="+- 0 598 266"/>
                              <a:gd name="T115" fmla="*/ 598 h 690"/>
                              <a:gd name="T116" fmla="+- 0 1470 1455"/>
                              <a:gd name="T117" fmla="*/ T116 w 4297"/>
                              <a:gd name="T118" fmla="+- 0 553 266"/>
                              <a:gd name="T119" fmla="*/ 553 h 690"/>
                              <a:gd name="T120" fmla="+- 0 1470 1455"/>
                              <a:gd name="T121" fmla="*/ T120 w 4297"/>
                              <a:gd name="T122" fmla="+- 0 481 266"/>
                              <a:gd name="T123" fmla="*/ 481 h 690"/>
                              <a:gd name="T124" fmla="+- 0 1455 1455"/>
                              <a:gd name="T125" fmla="*/ T124 w 4297"/>
                              <a:gd name="T126" fmla="+- 0 481 266"/>
                              <a:gd name="T127" fmla="*/ 481 h 690"/>
                              <a:gd name="T128" fmla="+- 0 1455 1455"/>
                              <a:gd name="T129" fmla="*/ T128 w 4297"/>
                              <a:gd name="T130" fmla="+- 0 526 266"/>
                              <a:gd name="T131" fmla="*/ 526 h 690"/>
                              <a:gd name="T132" fmla="+- 0 1470 1455"/>
                              <a:gd name="T133" fmla="*/ T132 w 4297"/>
                              <a:gd name="T134" fmla="+- 0 526 266"/>
                              <a:gd name="T135" fmla="*/ 526 h 690"/>
                              <a:gd name="T136" fmla="+- 0 1470 1455"/>
                              <a:gd name="T137" fmla="*/ T136 w 4297"/>
                              <a:gd name="T138" fmla="+- 0 481 266"/>
                              <a:gd name="T139" fmla="*/ 481 h 690"/>
                              <a:gd name="T140" fmla="+- 0 1470 1455"/>
                              <a:gd name="T141" fmla="*/ T140 w 4297"/>
                              <a:gd name="T142" fmla="+- 0 410 266"/>
                              <a:gd name="T143" fmla="*/ 410 h 690"/>
                              <a:gd name="T144" fmla="+- 0 1455 1455"/>
                              <a:gd name="T145" fmla="*/ T144 w 4297"/>
                              <a:gd name="T146" fmla="+- 0 410 266"/>
                              <a:gd name="T147" fmla="*/ 410 h 690"/>
                              <a:gd name="T148" fmla="+- 0 1455 1455"/>
                              <a:gd name="T149" fmla="*/ T148 w 4297"/>
                              <a:gd name="T150" fmla="+- 0 455 266"/>
                              <a:gd name="T151" fmla="*/ 455 h 690"/>
                              <a:gd name="T152" fmla="+- 0 1470 1455"/>
                              <a:gd name="T153" fmla="*/ T152 w 4297"/>
                              <a:gd name="T154" fmla="+- 0 455 266"/>
                              <a:gd name="T155" fmla="*/ 455 h 690"/>
                              <a:gd name="T156" fmla="+- 0 1470 1455"/>
                              <a:gd name="T157" fmla="*/ T156 w 4297"/>
                              <a:gd name="T158" fmla="+- 0 410 266"/>
                              <a:gd name="T159" fmla="*/ 410 h 690"/>
                              <a:gd name="T160" fmla="+- 0 1470 1455"/>
                              <a:gd name="T161" fmla="*/ T160 w 4297"/>
                              <a:gd name="T162" fmla="+- 0 338 266"/>
                              <a:gd name="T163" fmla="*/ 338 h 690"/>
                              <a:gd name="T164" fmla="+- 0 1455 1455"/>
                              <a:gd name="T165" fmla="*/ T164 w 4297"/>
                              <a:gd name="T166" fmla="+- 0 338 266"/>
                              <a:gd name="T167" fmla="*/ 338 h 690"/>
                              <a:gd name="T168" fmla="+- 0 1455 1455"/>
                              <a:gd name="T169" fmla="*/ T168 w 4297"/>
                              <a:gd name="T170" fmla="+- 0 383 266"/>
                              <a:gd name="T171" fmla="*/ 383 h 690"/>
                              <a:gd name="T172" fmla="+- 0 1470 1455"/>
                              <a:gd name="T173" fmla="*/ T172 w 4297"/>
                              <a:gd name="T174" fmla="+- 0 383 266"/>
                              <a:gd name="T175" fmla="*/ 383 h 690"/>
                              <a:gd name="T176" fmla="+- 0 1470 1455"/>
                              <a:gd name="T177" fmla="*/ T176 w 4297"/>
                              <a:gd name="T178" fmla="+- 0 338 266"/>
                              <a:gd name="T179" fmla="*/ 338 h 690"/>
                              <a:gd name="T180" fmla="+- 0 1470 1455"/>
                              <a:gd name="T181" fmla="*/ T180 w 4297"/>
                              <a:gd name="T182" fmla="+- 0 266 266"/>
                              <a:gd name="T183" fmla="*/ 266 h 690"/>
                              <a:gd name="T184" fmla="+- 0 1455 1455"/>
                              <a:gd name="T185" fmla="*/ T184 w 4297"/>
                              <a:gd name="T186" fmla="+- 0 266 266"/>
                              <a:gd name="T187" fmla="*/ 266 h 690"/>
                              <a:gd name="T188" fmla="+- 0 1455 1455"/>
                              <a:gd name="T189" fmla="*/ T188 w 4297"/>
                              <a:gd name="T190" fmla="+- 0 311 266"/>
                              <a:gd name="T191" fmla="*/ 311 h 690"/>
                              <a:gd name="T192" fmla="+- 0 1470 1455"/>
                              <a:gd name="T193" fmla="*/ T192 w 4297"/>
                              <a:gd name="T194" fmla="+- 0 311 266"/>
                              <a:gd name="T195" fmla="*/ 311 h 690"/>
                              <a:gd name="T196" fmla="+- 0 1470 1455"/>
                              <a:gd name="T197" fmla="*/ T196 w 4297"/>
                              <a:gd name="T198" fmla="+- 0 266 266"/>
                              <a:gd name="T199" fmla="*/ 266 h 690"/>
                              <a:gd name="T200" fmla="+- 0 5751 1455"/>
                              <a:gd name="T201" fmla="*/ T200 w 4297"/>
                              <a:gd name="T202" fmla="+- 0 761 266"/>
                              <a:gd name="T203" fmla="*/ 761 h 690"/>
                              <a:gd name="T204" fmla="+- 0 3712 1455"/>
                              <a:gd name="T205" fmla="*/ T204 w 4297"/>
                              <a:gd name="T206" fmla="+- 0 761 266"/>
                              <a:gd name="T207" fmla="*/ 761 h 690"/>
                              <a:gd name="T208" fmla="+- 0 3712 1455"/>
                              <a:gd name="T209" fmla="*/ T208 w 4297"/>
                              <a:gd name="T210" fmla="+- 0 791 266"/>
                              <a:gd name="T211" fmla="*/ 791 h 690"/>
                              <a:gd name="T212" fmla="+- 0 5751 1455"/>
                              <a:gd name="T213" fmla="*/ T212 w 4297"/>
                              <a:gd name="T214" fmla="+- 0 791 266"/>
                              <a:gd name="T215" fmla="*/ 791 h 690"/>
                              <a:gd name="T216" fmla="+- 0 5751 1455"/>
                              <a:gd name="T217" fmla="*/ T216 w 4297"/>
                              <a:gd name="T218" fmla="+- 0 761 266"/>
                              <a:gd name="T219" fmla="*/ 761 h 6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4297" h="690">
                                <a:moveTo>
                                  <a:pt x="15" y="645"/>
                                </a:moveTo>
                                <a:lnTo>
                                  <a:pt x="0" y="645"/>
                                </a:lnTo>
                                <a:lnTo>
                                  <a:pt x="0" y="690"/>
                                </a:lnTo>
                                <a:lnTo>
                                  <a:pt x="15" y="690"/>
                                </a:lnTo>
                                <a:lnTo>
                                  <a:pt x="15" y="645"/>
                                </a:lnTo>
                                <a:close/>
                                <a:moveTo>
                                  <a:pt x="15" y="574"/>
                                </a:moveTo>
                                <a:lnTo>
                                  <a:pt x="0" y="574"/>
                                </a:lnTo>
                                <a:lnTo>
                                  <a:pt x="0" y="619"/>
                                </a:lnTo>
                                <a:lnTo>
                                  <a:pt x="15" y="619"/>
                                </a:lnTo>
                                <a:lnTo>
                                  <a:pt x="15" y="574"/>
                                </a:lnTo>
                                <a:close/>
                                <a:moveTo>
                                  <a:pt x="15" y="502"/>
                                </a:moveTo>
                                <a:lnTo>
                                  <a:pt x="0" y="502"/>
                                </a:lnTo>
                                <a:lnTo>
                                  <a:pt x="0" y="547"/>
                                </a:lnTo>
                                <a:lnTo>
                                  <a:pt x="15" y="547"/>
                                </a:lnTo>
                                <a:lnTo>
                                  <a:pt x="15" y="502"/>
                                </a:lnTo>
                                <a:close/>
                                <a:moveTo>
                                  <a:pt x="15" y="430"/>
                                </a:moveTo>
                                <a:lnTo>
                                  <a:pt x="0" y="430"/>
                                </a:lnTo>
                                <a:lnTo>
                                  <a:pt x="0" y="475"/>
                                </a:lnTo>
                                <a:lnTo>
                                  <a:pt x="15" y="475"/>
                                </a:lnTo>
                                <a:lnTo>
                                  <a:pt x="15" y="430"/>
                                </a:lnTo>
                                <a:close/>
                                <a:moveTo>
                                  <a:pt x="15" y="359"/>
                                </a:moveTo>
                                <a:lnTo>
                                  <a:pt x="0" y="359"/>
                                </a:lnTo>
                                <a:lnTo>
                                  <a:pt x="0" y="404"/>
                                </a:lnTo>
                                <a:lnTo>
                                  <a:pt x="15" y="404"/>
                                </a:lnTo>
                                <a:lnTo>
                                  <a:pt x="15" y="359"/>
                                </a:lnTo>
                                <a:close/>
                                <a:moveTo>
                                  <a:pt x="15" y="287"/>
                                </a:moveTo>
                                <a:lnTo>
                                  <a:pt x="0" y="287"/>
                                </a:lnTo>
                                <a:lnTo>
                                  <a:pt x="0" y="332"/>
                                </a:lnTo>
                                <a:lnTo>
                                  <a:pt x="15" y="332"/>
                                </a:lnTo>
                                <a:lnTo>
                                  <a:pt x="15" y="287"/>
                                </a:lnTo>
                                <a:close/>
                                <a:moveTo>
                                  <a:pt x="15" y="215"/>
                                </a:moveTo>
                                <a:lnTo>
                                  <a:pt x="0" y="215"/>
                                </a:lnTo>
                                <a:lnTo>
                                  <a:pt x="0" y="260"/>
                                </a:lnTo>
                                <a:lnTo>
                                  <a:pt x="15" y="260"/>
                                </a:lnTo>
                                <a:lnTo>
                                  <a:pt x="15" y="215"/>
                                </a:lnTo>
                                <a:close/>
                                <a:moveTo>
                                  <a:pt x="15" y="144"/>
                                </a:moveTo>
                                <a:lnTo>
                                  <a:pt x="0" y="144"/>
                                </a:lnTo>
                                <a:lnTo>
                                  <a:pt x="0" y="189"/>
                                </a:lnTo>
                                <a:lnTo>
                                  <a:pt x="15" y="189"/>
                                </a:lnTo>
                                <a:lnTo>
                                  <a:pt x="15" y="144"/>
                                </a:lnTo>
                                <a:close/>
                                <a:moveTo>
                                  <a:pt x="15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117"/>
                                </a:lnTo>
                                <a:lnTo>
                                  <a:pt x="15" y="117"/>
                                </a:lnTo>
                                <a:lnTo>
                                  <a:pt x="15" y="72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15" y="45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4296" y="495"/>
                                </a:moveTo>
                                <a:lnTo>
                                  <a:pt x="2257" y="495"/>
                                </a:lnTo>
                                <a:lnTo>
                                  <a:pt x="2257" y="525"/>
                                </a:lnTo>
                                <a:lnTo>
                                  <a:pt x="4296" y="525"/>
                                </a:lnTo>
                                <a:lnTo>
                                  <a:pt x="4296" y="4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470" y="281"/>
                            <a:ext cx="9345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6D0F00" w14:textId="77777777" w:rsidR="00B9738E" w:rsidRDefault="00592588">
                              <w:pPr>
                                <w:spacing w:before="146"/>
                                <w:ind w:left="141"/>
                                <w:rPr>
                                  <w:rFonts w:ascii="Roboto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Roboto"/>
                                  <w:b/>
                                  <w:sz w:val="32"/>
                                  <w:u w:val="thick"/>
                                </w:rPr>
                                <w:t>8.2</w:t>
                              </w:r>
                              <w:r>
                                <w:rPr>
                                  <w:rFonts w:ascii="Roboto"/>
                                  <w:b/>
                                  <w:spacing w:val="1"/>
                                  <w:sz w:val="32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32"/>
                                  <w:u w:val="thick"/>
                                </w:rPr>
                                <w:t>User</w:t>
                              </w:r>
                              <w:r>
                                <w:rPr>
                                  <w:rFonts w:ascii="Roboto"/>
                                  <w:b/>
                                  <w:spacing w:val="1"/>
                                  <w:sz w:val="32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32"/>
                                  <w:u w:val="thick"/>
                                </w:rPr>
                                <w:t>Acce</w:t>
                              </w:r>
                              <w:r>
                                <w:rPr>
                                  <w:rFonts w:ascii="Roboto"/>
                                  <w:b/>
                                  <w:sz w:val="32"/>
                                </w:rPr>
                                <w:t>ptance</w:t>
                              </w:r>
                              <w:r>
                                <w:rPr>
                                  <w:rFonts w:ascii="Roboto"/>
                                  <w:b/>
                                  <w:spacing w:val="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32"/>
                                </w:rPr>
                                <w:t>Testing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92D9B7" id="Group 8" o:spid="_x0000_s1109" style="position:absolute;margin-left:72.75pt;margin-top:13.3pt;width:468.75pt;height:34.55pt;z-index:-251658222;mso-wrap-distance-left:0;mso-wrap-distance-right:0;mso-position-horizontal-relative:page;mso-position-vertical-relative:text" coordorigin="1455,266" coordsize="9375,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">
                <v:rect id="Rectangle 16" o:spid="_x0000_s1110" style="position:absolute;left:1455;top:266;width:9375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" fillcolor="#cfd0d9" stroked="f"/>
                <v:shape id="AutoShape 15" o:spid="_x0000_s1111" style="position:absolute;left:1454;top:266;width:5312;height:15;visibility:visible;mso-wrap-style:square;v-text-anchor:top" coordsize="531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" path="m45,l,,,15r45,l45,xm120,l75,r,15l120,15,120,xm195,l150,r,15l195,15,195,xm271,l226,r,15l271,15,271,xm346,l301,r,15l346,15,346,xm421,l376,r,15l421,15,421,xm496,l451,r,15l496,15,496,xm572,l527,r,15l572,15,572,xm647,l602,r,15l647,15,647,xm722,l677,r,15l722,15,722,xm797,l752,r,15l797,15,797,xm873,l828,r,15l873,15,873,xm948,l903,r,15l948,15,948,xm1023,l978,r,15l1023,15r,-15xm1098,r-45,l1053,15r45,l1098,xm1174,r-45,l1129,15r45,l1174,xm1249,r-45,l1204,15r45,l1249,xm1324,r-45,l1279,15r45,l1324,xm1399,r-45,l1354,15r45,l1399,xm1475,r-45,l1430,15r45,l1475,xm1550,r-45,l1505,15r45,l1550,xm1625,r-45,l1580,15r45,l1625,xm1700,r-45,l1655,15r45,l1700,xm1776,r-45,l1731,15r45,l1776,xm1851,r-45,l1806,15r45,l1851,xm1926,r-45,l1881,15r45,l1926,xm2001,r-45,l1956,15r45,l2001,xm2077,r-45,l2032,15r45,l2077,xm2152,r-45,l2107,15r45,l2152,xm2227,r-45,l2182,15r45,l2227,xm2302,r-45,l2257,15r45,l2302,xm2377,r-45,l2332,15r45,l2377,xm2453,r-45,l2408,15r45,l2453,xm2528,r-45,l2483,15r45,l2528,xm2603,r-45,l2558,15r45,l2603,xm2678,r-45,l2633,15r45,l2678,xm2754,r-45,l2709,15r45,l2754,xm2829,r-45,l2784,15r45,l2829,xm2904,r-45,l2859,15r45,l2904,xm2979,r-45,l2934,15r45,l2979,xm3055,r-45,l3010,15r45,l3055,xm3130,r-45,l3085,15r45,l3130,xm3205,r-45,l3160,15r45,l3205,xm3280,r-45,l3235,15r45,l3280,xm3356,r-45,l3311,15r45,l3356,xm3431,r-45,l3386,15r45,l3431,xm3506,r-45,l3461,15r45,l3506,xm3581,r-45,l3536,15r45,l3581,xm3657,r-45,l3612,15r45,l3657,xm3732,r-45,l3687,15r45,l3732,xm3807,r-45,l3762,15r45,l3807,xm3882,r-45,l3837,15r45,l3882,xm3958,r-45,l3913,15r45,l3958,xm4033,r-45,l3988,15r45,l4033,xm4108,r-45,l4063,15r45,l4108,xm4183,r-45,l4138,15r45,l4183,xm4259,r-45,l4214,15r45,l4259,xm4334,r-45,l4289,15r45,l4334,xm4409,r-45,l4364,15r45,l4409,xm4484,r-45,l4439,15r45,l4484,xm4560,r-45,l4515,15r45,l4560,xm4635,r-45,l4590,15r45,l4635,xm4710,r-45,l4665,15r45,l4710,xm4785,r-45,l4740,15r45,l4785,xm4860,r-45,l4815,15r45,l4860,xm4936,r-45,l4891,15r45,l4936,xm5011,r-45,l4966,15r45,l5011,xm5086,r-45,l5041,15r45,l5086,xm5161,r-45,l5116,15r45,l5161,xm5237,r-45,l5192,15r45,l5237,xm5312,r-45,l5267,15r45,l5312,xe" fillcolor="black" stroked="f">
                  <v:path arrowok="t" o:connecttype="custom" o:connectlocs="120,266;150,266;226,281;346,281;421,266;572,266;602,266;677,281;797,281;873,266;1023,266;1053,266;1129,281;1249,281;1324,266;1475,266;1505,266;1580,281;1700,281;1776,266;1926,266;1956,266;2032,281;2152,281;2227,266;2377,266;2408,266;2483,281;2603,281;2678,266;2829,266;2859,266;2934,281;3055,281;3130,266;3280,266;3311,266;3386,281;3506,281;3581,266;3732,266;3762,266;3837,281;3958,281;4033,266;4183,266;4214,266;4289,281;4409,281;4484,266;4635,266;4665,266;4740,281;4860,281;4936,266;5086,266;5116,266;5192,281;5312,281" o:connectangles="0,0,0,0,0,0,0,0,0,0,0,0,0,0,0,0,0,0,0,0,0,0,0,0,0,0,0,0,0,0,0,0,0,0,0,0,0,0,0,0,0,0,0,0,0,0,0,0,0,0,0,0,0,0,0,0,0,0,0"/>
                </v:shape>
                <v:shape id="AutoShape 14" o:spid="_x0000_s1112" style="position:absolute;left:1454;top:266;width:9375;height:690;visibility:visible;mso-wrap-style:square;v-text-anchor:top" coordsize="9375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" path="m45,675l,675r,15l45,690r,-15xm120,675r-45,l75,690r45,l120,675xm195,675r-45,l150,690r45,l195,675xm271,675r-45,l226,690r45,l271,675xm346,675r-45,l301,690r45,l346,675xm421,675r-45,l376,690r45,l421,675xm496,675r-45,l451,690r45,l496,675xm572,675r-45,l527,690r45,l572,675xm647,675r-45,l602,690r45,l647,675xm722,675r-45,l677,690r45,l722,675xm797,675r-45,l752,690r45,l797,675xm873,675r-45,l828,690r45,l873,675xm948,675r-45,l903,690r45,l948,675xm1023,675r-45,l978,690r45,l1023,675xm1098,675r-45,l1053,690r45,l1098,675xm1174,675r-45,l1129,690r45,l1174,675xm5312,r-45,l5267,15r45,l5312,xm5387,r-45,l5342,15r45,l5387,xm5462,r-45,l5417,15r45,l5462,xm5538,r-45,l5493,15r45,l5538,xm5613,r-45,l5568,15r45,l5613,xm5688,r-45,l5643,15r45,l5688,xm5763,r-45,l5718,15r45,l5763,xm5839,r-45,l5794,15r45,l5839,xm5914,r-45,l5869,15r45,l5914,xm5989,r-45,l5944,15r45,l5989,xm6064,r-45,l6019,15r45,l6064,xm6140,r-45,l6095,15r45,l6140,xm6215,r-45,l6170,15r45,l6215,xm6290,r-45,l6245,15r45,l6290,xm6365,r-45,l6320,15r45,l6365,xm6441,r-45,l6396,15r45,l6441,xm6516,r-45,l6471,15r45,l6516,xm6591,r-45,l6546,15r45,l6591,xm6666,r-45,l6621,15r45,l6666,xm6742,r-45,l6697,15r45,l6742,xm6817,r-45,l6772,15r45,l6817,xm6892,r-45,l6847,15r45,l6892,xm6967,r-45,l6922,15r45,l6967,xm7042,r-45,l6997,15r45,l7042,xm7118,r-45,l7073,15r45,l7118,xm7193,r-45,l7148,15r45,l7193,xm7268,r-45,l7223,15r45,l7268,xm7343,r-45,l7298,15r45,l7343,xm7419,r-45,l7374,15r45,l7419,xm7494,r-45,l7449,15r45,l7494,xm7569,r-45,l7524,15r45,l7569,xm7644,r-45,l7599,15r45,l7644,xm7720,r-45,l7675,15r45,l7720,xm7795,r-45,l7750,15r45,l7795,xm7870,r-45,l7825,15r45,l7870,xm7945,r-45,l7900,15r45,l7945,xm8021,r-45,l7976,15r45,l8021,xm8096,r-45,l8051,15r45,l8096,xm8171,r-45,l8126,15r45,l8171,xm8246,r-45,l8201,15r45,l8246,xm8322,r-45,l8277,15r45,l8322,xm8397,r-45,l8352,15r45,l8397,xm8472,r-45,l8427,15r45,l8472,xm8547,r-45,l8502,15r45,l8547,xm8623,r-45,l8578,15r45,l8623,xm8698,r-45,l8653,15r45,l8698,xm8773,r-45,l8728,15r45,l8773,xm8848,r-45,l8803,15r45,l8848,xm8924,r-45,l8879,15r45,l8924,xm8999,r-45,l8954,15r45,l8999,xm9074,r-45,l9029,15r45,l9074,xm9149,r-45,l9104,15r45,l9149,xm9225,r-45,l9180,15r45,l9225,xm9300,r-45,l9255,15r45,l9300,xm9375,r-45,l9330,15r45,l9375,xe" fillcolor="black" stroked="f">
                  <v:path arrowok="t" o:connecttype="custom" o:connectlocs="120,941;150,941;226,956;346,956;421,941;572,941;602,941;677,956;797,956;873,941;1023,941;1053,941;1129,956;5312,281;5387,266;5538,266;5568,266;5643,281;5763,281;5839,266;5989,266;6019,266;6095,281;6215,281;6290,266;6441,266;6471,266;6546,281;6666,281;6742,266;6892,266;6922,266;6997,281;7118,281;7193,266;7343,266;7374,266;7449,281;7569,281;7644,266;7795,266;7825,266;7900,281;8021,281;8096,266;8246,266;8277,266;8352,281;8472,281;8547,266;8698,266;8728,266;8803,281;8924,281;8999,266;9149,266;9180,266;9255,281;9375,281" o:connectangles="0,0,0,0,0,0,0,0,0,0,0,0,0,0,0,0,0,0,0,0,0,0,0,0,0,0,0,0,0,0,0,0,0,0,0,0,0,0,0,0,0,0,0,0,0,0,0,0,0,0,0,0,0,0,0,0,0,0,0"/>
                </v:shape>
                <v:shape id="AutoShape 13" o:spid="_x0000_s1113" style="position:absolute;left:2583;top:941;width:5312;height:15;visibility:visible;mso-wrap-style:square;v-text-anchor:top" coordsize="531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" path="m45,l,,,15r45,l45,xm120,l75,r,15l120,15,120,xm195,l150,r,15l195,15,195,xm270,l225,r,15l270,15,270,xm346,l301,r,15l346,15,346,xm421,l376,r,15l421,15,421,xm496,l451,r,15l496,15,496,xm571,l526,r,15l571,15,571,xm647,l602,r,15l647,15,647,xm722,l677,r,15l722,15,722,xm797,l752,r,15l797,15,797,xm872,l827,r,15l872,15,872,xm948,l903,r,15l948,15,948,xm1023,l978,r,15l1023,15r,-15xm1098,r-45,l1053,15r45,l1098,xm1173,r-45,l1128,15r45,l1173,xm1248,r-45,l1203,15r45,l1248,xm1324,r-45,l1279,15r45,l1324,xm1399,r-45,l1354,15r45,l1399,xm1474,r-45,l1429,15r45,l1474,xm1549,r-45,l1504,15r45,l1549,xm1625,r-45,l1580,15r45,l1625,xm1700,r-45,l1655,15r45,l1700,xm1775,r-45,l1730,15r45,l1775,xm1850,r-45,l1805,15r45,l1850,xm1926,r-45,l1881,15r45,l1926,xm2001,r-45,l1956,15r45,l2001,xm2076,r-45,l2031,15r45,l2076,xm2151,r-45,l2106,15r45,l2151,xm2227,r-45,l2182,15r45,l2227,xm2302,r-45,l2257,15r45,l2302,xm2377,r-45,l2332,15r45,l2377,xm2452,r-45,l2407,15r45,l2452,xm2528,r-45,l2483,15r45,l2528,xm2603,r-45,l2558,15r45,l2603,xm2678,r-45,l2633,15r45,l2678,xm2753,r-45,l2708,15r45,l2753,xm2829,r-45,l2784,15r45,l2829,xm2904,r-45,l2859,15r45,l2904,xm2979,r-45,l2934,15r45,l2979,xm3054,r-45,l3009,15r45,l3054,xm3130,r-45,l3085,15r45,l3130,xm3205,r-45,l3160,15r45,l3205,xm3280,r-45,l3235,15r45,l3280,xm3355,r-45,l3310,15r45,l3355,xm3431,r-45,l3386,15r45,l3431,xm3506,r-45,l3461,15r45,l3506,xm3581,r-45,l3536,15r45,l3581,xm3656,r-45,l3611,15r45,l3656,xm3731,r-45,l3686,15r45,l3731,xm3807,r-45,l3762,15r45,l3807,xm3882,r-45,l3837,15r45,l3882,xm3957,r-45,l3912,15r45,l3957,xm4032,r-45,l3987,15r45,l4032,xm4108,r-45,l4063,15r45,l4108,xm4183,r-45,l4138,15r45,l4183,xm4258,r-45,l4213,15r45,l4258,xm4333,r-45,l4288,15r45,l4333,xm4409,r-45,l4364,15r45,l4409,xm4484,r-45,l4439,15r45,l4484,xm4559,r-45,l4514,15r45,l4559,xm4634,r-45,l4589,15r45,l4634,xm4710,r-45,l4665,15r45,l4710,xm4785,r-45,l4740,15r45,l4785,xm4860,r-45,l4815,15r45,l4860,xm4935,r-45,l4890,15r45,l4935,xm5011,r-45,l4966,15r45,l5011,xm5086,r-45,l5041,15r45,l5086,xm5161,r-45,l5116,15r45,l5161,xm5236,r-45,l5191,15r45,l5236,xm5312,r-45,l5267,15r45,l5312,xe" fillcolor="black" stroked="f">
                  <v:path arrowok="t" o:connecttype="custom" o:connectlocs="120,941;150,941;225,956;346,956;421,941;571,941;602,941;677,956;797,956;872,941;1023,941;1053,941;1128,956;1248,956;1324,941;1474,941;1504,941;1580,956;1700,956;1775,941;1926,941;1956,941;2031,956;2151,956;2227,941;2377,941;2407,941;2483,956;2603,956;2678,941;2829,941;2859,941;2934,956;3054,956;3130,941;3280,941;3310,941;3386,956;3506,956;3581,941;3731,941;3762,941;3837,956;3957,956;4032,941;4183,941;4213,941;4288,956;4409,956;4484,941;4634,941;4665,941;4740,956;4860,956;4935,941;5086,941;5116,941;5191,956;5312,956" o:connectangles="0,0,0,0,0,0,0,0,0,0,0,0,0,0,0,0,0,0,0,0,0,0,0,0,0,0,0,0,0,0,0,0,0,0,0,0,0,0,0,0,0,0,0,0,0,0,0,0,0,0,0,0,0,0,0,0,0,0,0"/>
                </v:shape>
                <v:shape id="AutoShape 12" o:spid="_x0000_s1114" style="position:absolute;left:7850;top:941;width:2980;height:15;visibility:visible;mso-wrap-style:square;v-text-anchor:top" coordsize="29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" path="m45,l,,,15r45,l45,xm120,l75,r,15l120,15,120,xm195,l150,r,15l195,15,195,xm270,l225,r,15l270,15,270,xm346,l301,r,15l346,15,346,xm421,l376,r,15l421,15,421,xm496,l451,r,15l496,15,496,xm571,l526,r,15l571,15,571,xm646,l601,r,15l646,15,646,xm722,l677,r,15l722,15,722,xm797,l752,r,15l797,15,797,xm872,l827,r,15l872,15,872,xm947,l902,r,15l947,15,947,xm1023,l978,r,15l1023,15r,-15xm1098,r-45,l1053,15r45,l1098,xm1173,r-45,l1128,15r45,l1173,xm1248,r-45,l1203,15r45,l1248,xm1324,r-45,l1279,15r45,l1324,xm1399,r-45,l1354,15r45,l1399,xm1474,r-45,l1429,15r45,l1474,xm1549,r-45,l1504,15r45,l1549,xm1625,r-45,l1580,15r45,l1625,xm1700,r-45,l1655,15r45,l1700,xm1775,r-45,l1730,15r45,l1775,xm1850,r-45,l1805,15r45,l1850,xm1926,r-45,l1881,15r45,l1926,xm2001,r-45,l1956,15r45,l2001,xm2076,r-45,l2031,15r45,l2076,xm2151,r-45,l2106,15r45,l2151,xm2227,r-45,l2182,15r45,l2227,xm2302,r-45,l2257,15r45,l2302,xm2377,r-45,l2332,15r45,l2377,xm2452,r-45,l2407,15r45,l2452,xm2528,r-45,l2483,15r45,l2528,xm2603,r-45,l2558,15r45,l2603,xm2678,r-45,l2633,15r45,l2678,xm2753,r-45,l2708,15r45,l2753,xm2829,r-45,l2784,15r45,l2829,xm2904,r-45,l2859,15r45,l2904,xm2979,r-45,l2934,15r45,l2979,xe" fillcolor="black" stroked="f">
                  <v:path arrowok="t" o:connecttype="custom" o:connectlocs="45,956;75,956;150,941;270,941;270,941;346,956;376,956;451,941;571,941;571,941;646,956;677,956;752,941;872,941;872,941;947,956;978,956;1053,941;1173,941;1173,941;1248,956;1279,956;1354,941;1474,941;1474,941;1549,956;1580,956;1655,941;1775,941;1775,941;1850,956;1881,956;1956,941;2076,941;2076,941;2151,956;2182,956;2257,941;2377,941;2377,941;2452,956;2483,956;2558,941;2678,941;2678,941;2753,956;2784,956;2859,941;2979,941;2979,941" o:connectangles="0,0,0,0,0,0,0,0,0,0,0,0,0,0,0,0,0,0,0,0,0,0,0,0,0,0,0,0,0,0,0,0,0,0,0,0,0,0,0,0,0,0,0,0,0,0,0,0,0,0"/>
                </v:shape>
                <v:line id="Line 11" o:spid="_x0000_s1115" style="position:absolute;visibility:visible;mso-wrap-style:square" from="10822,266" to="10822,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">
                  <v:stroke dashstyle="3 1"/>
                </v:line>
                <v:shape id="AutoShape 10" o:spid="_x0000_s1116" style="position:absolute;left:1454;top:266;width:4297;height:690;visibility:visible;mso-wrap-style:square;v-text-anchor:top" coordsize="4297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" path="m15,645l,645r,45l15,690r,-45xm15,574l,574r,45l15,619r,-45xm15,502l,502r,45l15,547r,-45xm15,430l,430r,45l15,475r,-45xm15,359l,359r,45l15,404r,-45xm15,287l,287r,45l15,332r,-45xm15,215l,215r,45l15,260r,-45xm15,144l,144r,45l15,189r,-45xm15,72l,72r,45l15,117r,-45xm15,l,,,45r15,l15,xm4296,495r-2039,l2257,525r2039,l4296,495xe" fillcolor="black" stroked="f">
                  <v:path arrowok="t" o:connecttype="custom" o:connectlocs="15,911;0,911;0,956;15,956;15,911;15,840;0,840;0,885;15,885;15,840;15,768;0,768;0,813;15,813;15,768;15,696;0,696;0,741;15,741;15,696;15,625;0,625;0,670;15,670;15,625;15,553;0,553;0,598;15,598;15,553;15,481;0,481;0,526;15,526;15,481;15,410;0,410;0,455;15,455;15,410;15,338;0,338;0,383;15,383;15,338;15,266;0,266;0,311;15,311;15,266;4296,761;2257,761;2257,791;4296,791;4296,761" o:connectangles="0,0,0,0,0,0,0,0,0,0,0,0,0,0,0,0,0,0,0,0,0,0,0,0,0,0,0,0,0,0,0,0,0,0,0,0,0,0,0,0,0,0,0,0,0,0,0,0,0,0,0,0,0,0,0"/>
                </v:shape>
                <v:shape id="Text Box 9" o:spid="_x0000_s1117" type="#_x0000_t202" style="position:absolute;left:1470;top:281;width:9345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416D0F00" w14:textId="77777777" w:rsidR="00B9738E" w:rsidRDefault="00592588">
                        <w:pPr>
                          <w:spacing w:before="146"/>
                          <w:ind w:left="141"/>
                          <w:rPr>
                            <w:rFonts w:ascii="Roboto"/>
                            <w:b/>
                            <w:sz w:val="32"/>
                          </w:rPr>
                        </w:pPr>
                        <w:r>
                          <w:rPr>
                            <w:rFonts w:ascii="Roboto"/>
                            <w:b/>
                            <w:sz w:val="32"/>
                            <w:u w:val="thick"/>
                          </w:rPr>
                          <w:t>8.2</w:t>
                        </w:r>
                        <w:r>
                          <w:rPr>
                            <w:rFonts w:ascii="Roboto"/>
                            <w:b/>
                            <w:spacing w:val="1"/>
                            <w:sz w:val="32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32"/>
                            <w:u w:val="thick"/>
                          </w:rPr>
                          <w:t>User</w:t>
                        </w:r>
                        <w:r>
                          <w:rPr>
                            <w:rFonts w:ascii="Roboto"/>
                            <w:b/>
                            <w:spacing w:val="1"/>
                            <w:sz w:val="32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32"/>
                            <w:u w:val="thick"/>
                          </w:rPr>
                          <w:t>Acce</w:t>
                        </w:r>
                        <w:r>
                          <w:rPr>
                            <w:rFonts w:ascii="Roboto"/>
                            <w:b/>
                            <w:sz w:val="32"/>
                          </w:rPr>
                          <w:t>ptance</w:t>
                        </w:r>
                        <w:r>
                          <w:rPr>
                            <w:rFonts w:ascii="Roboto"/>
                            <w:b/>
                            <w:spacing w:val="2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32"/>
                          </w:rPr>
                          <w:t>Testing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ED4D57" w14:textId="77777777" w:rsidR="00B9738E" w:rsidRDefault="00B9738E">
      <w:pPr>
        <w:pStyle w:val="BodyText"/>
        <w:rPr>
          <w:sz w:val="32"/>
        </w:rPr>
      </w:pPr>
    </w:p>
    <w:p w14:paraId="72BCEFFF" w14:textId="77777777" w:rsidR="00B9738E" w:rsidRDefault="00B9738E">
      <w:pPr>
        <w:pStyle w:val="BodyText"/>
        <w:spacing w:before="3"/>
        <w:rPr>
          <w:sz w:val="37"/>
        </w:rPr>
      </w:pPr>
    </w:p>
    <w:p w14:paraId="55501155" w14:textId="77777777" w:rsidR="00B9738E" w:rsidRDefault="00592588">
      <w:pPr>
        <w:ind w:left="959"/>
        <w:rPr>
          <w:b/>
          <w:sz w:val="28"/>
        </w:rPr>
      </w:pPr>
      <w:r>
        <w:rPr>
          <w:b/>
          <w:sz w:val="28"/>
        </w:rPr>
        <w:t>Our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was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tested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end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verify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has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working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correctly.</w:t>
      </w:r>
    </w:p>
    <w:p w14:paraId="7BB5C1EB" w14:textId="77777777" w:rsidR="00B9738E" w:rsidRDefault="00B9738E">
      <w:pPr>
        <w:rPr>
          <w:sz w:val="28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06DD3EA0" w14:textId="77777777" w:rsidR="00B9738E" w:rsidRDefault="00B9738E">
      <w:pPr>
        <w:pStyle w:val="BodyText"/>
        <w:spacing w:before="2"/>
        <w:rPr>
          <w:b/>
          <w:sz w:val="22"/>
        </w:rPr>
      </w:pPr>
    </w:p>
    <w:tbl>
      <w:tblPr>
        <w:tblW w:w="0" w:type="auto"/>
        <w:tblInd w:w="112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5"/>
        <w:gridCol w:w="1635"/>
        <w:gridCol w:w="1650"/>
        <w:gridCol w:w="4890"/>
      </w:tblGrid>
      <w:tr w:rsidR="00B9738E" w14:paraId="1E0D2407" w14:textId="77777777">
        <w:trPr>
          <w:trHeight w:val="314"/>
        </w:trPr>
        <w:tc>
          <w:tcPr>
            <w:tcW w:w="645" w:type="dxa"/>
          </w:tcPr>
          <w:p w14:paraId="70B8231D" w14:textId="77777777" w:rsidR="00B9738E" w:rsidRDefault="00592588">
            <w:pPr>
              <w:pStyle w:val="TableParagraph"/>
              <w:spacing w:line="243" w:lineRule="exact"/>
              <w:ind w:left="110"/>
              <w:rPr>
                <w:b/>
              </w:rPr>
            </w:pPr>
            <w:proofErr w:type="spellStart"/>
            <w:r>
              <w:rPr>
                <w:b/>
              </w:rPr>
              <w:t>S.No</w:t>
            </w:r>
            <w:proofErr w:type="spellEnd"/>
            <w:r>
              <w:rPr>
                <w:b/>
              </w:rPr>
              <w:t>.</w:t>
            </w:r>
          </w:p>
        </w:tc>
        <w:tc>
          <w:tcPr>
            <w:tcW w:w="1635" w:type="dxa"/>
          </w:tcPr>
          <w:p w14:paraId="63280911" w14:textId="77777777" w:rsidR="00B9738E" w:rsidRDefault="00592588">
            <w:pPr>
              <w:pStyle w:val="TableParagraph"/>
              <w:spacing w:line="243" w:lineRule="exact"/>
              <w:ind w:left="110"/>
              <w:rPr>
                <w:b/>
              </w:rPr>
            </w:pPr>
            <w:r>
              <w:rPr>
                <w:b/>
              </w:rPr>
              <w:t>Parameter</w:t>
            </w:r>
          </w:p>
        </w:tc>
        <w:tc>
          <w:tcPr>
            <w:tcW w:w="1650" w:type="dxa"/>
          </w:tcPr>
          <w:p w14:paraId="11F0C2FF" w14:textId="77777777" w:rsidR="00B9738E" w:rsidRDefault="00592588">
            <w:pPr>
              <w:pStyle w:val="TableParagraph"/>
              <w:spacing w:line="243" w:lineRule="exact"/>
              <w:ind w:left="110"/>
              <w:rPr>
                <w:b/>
              </w:rPr>
            </w:pPr>
            <w:r>
              <w:rPr>
                <w:b/>
              </w:rPr>
              <w:t>Values</w:t>
            </w:r>
          </w:p>
        </w:tc>
        <w:tc>
          <w:tcPr>
            <w:tcW w:w="4890" w:type="dxa"/>
          </w:tcPr>
          <w:p w14:paraId="5C7560BD" w14:textId="77777777" w:rsidR="00B9738E" w:rsidRDefault="00592588">
            <w:pPr>
              <w:pStyle w:val="TableParagraph"/>
              <w:spacing w:line="243" w:lineRule="exact"/>
              <w:ind w:left="635"/>
              <w:rPr>
                <w:b/>
              </w:rPr>
            </w:pPr>
            <w:r>
              <w:rPr>
                <w:b/>
              </w:rPr>
              <w:t>Screenshot</w:t>
            </w:r>
          </w:p>
        </w:tc>
      </w:tr>
      <w:tr w:rsidR="00B9738E" w14:paraId="6042207F" w14:textId="77777777">
        <w:trPr>
          <w:trHeight w:val="5384"/>
        </w:trPr>
        <w:tc>
          <w:tcPr>
            <w:tcW w:w="645" w:type="dxa"/>
          </w:tcPr>
          <w:p w14:paraId="792BF38F" w14:textId="77777777" w:rsidR="00B9738E" w:rsidRDefault="00592588">
            <w:pPr>
              <w:pStyle w:val="TableParagraph"/>
              <w:spacing w:line="243" w:lineRule="exact"/>
              <w:ind w:left="110"/>
            </w:pPr>
            <w:r>
              <w:t>1</w:t>
            </w:r>
          </w:p>
        </w:tc>
        <w:tc>
          <w:tcPr>
            <w:tcW w:w="1635" w:type="dxa"/>
          </w:tcPr>
          <w:p w14:paraId="262BBF0B" w14:textId="77777777" w:rsidR="00B9738E" w:rsidRDefault="00592588">
            <w:pPr>
              <w:pStyle w:val="TableParagraph"/>
              <w:spacing w:line="243" w:lineRule="exact"/>
              <w:ind w:left="110"/>
            </w:pPr>
            <w:r>
              <w:rPr>
                <w:color w:val="202020"/>
              </w:rPr>
              <w:t>Model</w:t>
            </w:r>
            <w:r>
              <w:rPr>
                <w:color w:val="202020"/>
                <w:spacing w:val="-13"/>
              </w:rPr>
              <w:t xml:space="preserve"> </w:t>
            </w:r>
            <w:r>
              <w:rPr>
                <w:color w:val="202020"/>
              </w:rPr>
              <w:t>Summary</w:t>
            </w:r>
          </w:p>
        </w:tc>
        <w:tc>
          <w:tcPr>
            <w:tcW w:w="1650" w:type="dxa"/>
          </w:tcPr>
          <w:p w14:paraId="774CD9D7" w14:textId="77777777" w:rsidR="00B9738E" w:rsidRDefault="00B9738E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4890" w:type="dxa"/>
          </w:tcPr>
          <w:p w14:paraId="5A4E0CEF" w14:textId="77777777" w:rsidR="00B9738E" w:rsidRDefault="00B9738E">
            <w:pPr>
              <w:pStyle w:val="TableParagraph"/>
              <w:spacing w:line="240" w:lineRule="auto"/>
              <w:rPr>
                <w:b/>
                <w:sz w:val="20"/>
              </w:rPr>
            </w:pPr>
          </w:p>
          <w:p w14:paraId="7F53022A" w14:textId="77777777" w:rsidR="00B9738E" w:rsidRDefault="00B9738E">
            <w:pPr>
              <w:pStyle w:val="TableParagraph"/>
              <w:spacing w:line="240" w:lineRule="auto"/>
              <w:rPr>
                <w:b/>
                <w:sz w:val="20"/>
              </w:rPr>
            </w:pPr>
          </w:p>
          <w:p w14:paraId="2E870131" w14:textId="77777777" w:rsidR="00B9738E" w:rsidRDefault="00B9738E">
            <w:pPr>
              <w:pStyle w:val="TableParagraph"/>
              <w:spacing w:before="1" w:line="240" w:lineRule="auto"/>
              <w:rPr>
                <w:b/>
                <w:sz w:val="29"/>
              </w:rPr>
            </w:pPr>
          </w:p>
          <w:p w14:paraId="0C457910" w14:textId="77777777" w:rsidR="00B9738E" w:rsidRDefault="00592588">
            <w:pPr>
              <w:pStyle w:val="TableParagraph"/>
              <w:spacing w:line="240" w:lineRule="auto"/>
              <w:ind w:left="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BB704EA" wp14:editId="67447121">
                  <wp:extent cx="2912168" cy="1831848"/>
                  <wp:effectExtent l="0" t="0" r="0" b="0"/>
                  <wp:docPr id="23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2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168" cy="1831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738E" w14:paraId="1CD2E4E1" w14:textId="77777777">
        <w:trPr>
          <w:trHeight w:val="4169"/>
        </w:trPr>
        <w:tc>
          <w:tcPr>
            <w:tcW w:w="645" w:type="dxa"/>
          </w:tcPr>
          <w:p w14:paraId="63E57F20" w14:textId="77777777" w:rsidR="00B9738E" w:rsidRDefault="00592588">
            <w:pPr>
              <w:pStyle w:val="TableParagraph"/>
              <w:spacing w:line="243" w:lineRule="exact"/>
              <w:ind w:left="110"/>
            </w:pPr>
            <w:r>
              <w:t>2</w:t>
            </w:r>
          </w:p>
        </w:tc>
        <w:tc>
          <w:tcPr>
            <w:tcW w:w="1635" w:type="dxa"/>
          </w:tcPr>
          <w:p w14:paraId="764AEA67" w14:textId="77777777" w:rsidR="00B9738E" w:rsidRDefault="00B9738E">
            <w:pPr>
              <w:pStyle w:val="TableParagraph"/>
              <w:spacing w:before="11" w:line="240" w:lineRule="auto"/>
              <w:rPr>
                <w:b/>
                <w:sz w:val="19"/>
              </w:rPr>
            </w:pPr>
          </w:p>
          <w:p w14:paraId="330F7452" w14:textId="77777777" w:rsidR="00B9738E" w:rsidRDefault="00592588">
            <w:pPr>
              <w:pStyle w:val="TableParagraph"/>
              <w:spacing w:line="240" w:lineRule="auto"/>
              <w:ind w:left="110"/>
            </w:pPr>
            <w:r>
              <w:rPr>
                <w:color w:val="202020"/>
              </w:rPr>
              <w:t>Accuracy</w:t>
            </w:r>
          </w:p>
        </w:tc>
        <w:tc>
          <w:tcPr>
            <w:tcW w:w="1650" w:type="dxa"/>
          </w:tcPr>
          <w:p w14:paraId="72EE2DDA" w14:textId="77777777" w:rsidR="00B9738E" w:rsidRDefault="00592588">
            <w:pPr>
              <w:pStyle w:val="TableParagraph"/>
              <w:spacing w:line="312" w:lineRule="auto"/>
              <w:ind w:left="110" w:right="655"/>
            </w:pPr>
            <w:r>
              <w:t>Training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Accuracy</w:t>
            </w:r>
          </w:p>
          <w:p w14:paraId="3661E9A6" w14:textId="77777777" w:rsidR="00B9738E" w:rsidRDefault="00592588">
            <w:pPr>
              <w:pStyle w:val="TableParagraph"/>
              <w:spacing w:line="240" w:lineRule="exact"/>
              <w:ind w:left="110"/>
            </w:pPr>
            <w:r>
              <w:t>–99.6%</w:t>
            </w:r>
          </w:p>
          <w:p w14:paraId="654D5D0B" w14:textId="77777777" w:rsidR="00B9738E" w:rsidRDefault="00B9738E">
            <w:pPr>
              <w:pStyle w:val="TableParagraph"/>
              <w:spacing w:line="240" w:lineRule="auto"/>
              <w:rPr>
                <w:b/>
                <w:sz w:val="24"/>
              </w:rPr>
            </w:pPr>
          </w:p>
          <w:p w14:paraId="63F763BC" w14:textId="77777777" w:rsidR="00B9738E" w:rsidRDefault="00592588">
            <w:pPr>
              <w:pStyle w:val="TableParagraph"/>
              <w:spacing w:before="150" w:line="300" w:lineRule="auto"/>
              <w:ind w:left="110" w:right="548" w:firstLine="43"/>
            </w:pPr>
            <w:r>
              <w:rPr>
                <w:spacing w:val="-3"/>
              </w:rPr>
              <w:t>Validation</w:t>
            </w:r>
            <w:r>
              <w:rPr>
                <w:spacing w:val="-52"/>
              </w:rPr>
              <w:t xml:space="preserve"> </w:t>
            </w:r>
            <w:r>
              <w:t>Accuracy</w:t>
            </w:r>
          </w:p>
          <w:p w14:paraId="24B9FCFD" w14:textId="77777777" w:rsidR="00B9738E" w:rsidRDefault="00592588">
            <w:pPr>
              <w:pStyle w:val="TableParagraph"/>
              <w:spacing w:line="251" w:lineRule="exact"/>
              <w:ind w:left="110"/>
            </w:pPr>
            <w:r>
              <w:t>–98.3%</w:t>
            </w:r>
          </w:p>
        </w:tc>
        <w:tc>
          <w:tcPr>
            <w:tcW w:w="4890" w:type="dxa"/>
          </w:tcPr>
          <w:p w14:paraId="0E2B39A6" w14:textId="77777777" w:rsidR="00B9738E" w:rsidRDefault="00B9738E">
            <w:pPr>
              <w:pStyle w:val="TableParagraph"/>
              <w:spacing w:before="6" w:line="240" w:lineRule="auto"/>
              <w:rPr>
                <w:b/>
                <w:sz w:val="6"/>
              </w:rPr>
            </w:pPr>
          </w:p>
          <w:p w14:paraId="2B4F5093" w14:textId="77777777" w:rsidR="00B9738E" w:rsidRDefault="00592588">
            <w:pPr>
              <w:pStyle w:val="TableParagraph"/>
              <w:spacing w:line="240" w:lineRule="auto"/>
              <w:ind w:left="2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7B4DD06" wp14:editId="00900773">
                  <wp:extent cx="2901055" cy="2216753"/>
                  <wp:effectExtent l="0" t="0" r="0" b="0"/>
                  <wp:docPr id="25" name="image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055" cy="2216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A35E88" w14:textId="77777777" w:rsidR="00B9738E" w:rsidRDefault="00B9738E">
      <w:pPr>
        <w:rPr>
          <w:sz w:val="20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634BFEFF" w14:textId="77777777" w:rsidR="00B9738E" w:rsidRDefault="00592588" w:rsidP="00BD0997">
      <w:pPr>
        <w:pStyle w:val="Heading1"/>
        <w:ind w:left="0"/>
        <w:jc w:val="left"/>
      </w:pPr>
      <w:r>
        <w:lastRenderedPageBreak/>
        <w:t>RESULTS</w:t>
      </w:r>
    </w:p>
    <w:p w14:paraId="28C8839E" w14:textId="77777777" w:rsidR="00B9738E" w:rsidRDefault="00B9738E">
      <w:pPr>
        <w:pStyle w:val="BodyText"/>
        <w:spacing w:before="11"/>
        <w:rPr>
          <w:b/>
          <w:sz w:val="14"/>
        </w:rPr>
      </w:pPr>
    </w:p>
    <w:p w14:paraId="2F6E0A75" w14:textId="591A503E" w:rsidR="00B9738E" w:rsidRDefault="00BD4F51">
      <w:pPr>
        <w:pStyle w:val="BodyText"/>
        <w:ind w:left="97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07A7935" wp14:editId="652F0D33">
                <wp:extent cx="5953125" cy="438785"/>
                <wp:effectExtent l="0" t="8890" r="0" b="0"/>
                <wp:docPr id="1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438785"/>
                          <a:chOff x="0" y="0"/>
                          <a:chExt cx="9375" cy="691"/>
                        </a:xfrm>
                      </wpg:grpSpPr>
                      <wps:wsp>
                        <wps:cNvPr id="12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75" cy="690"/>
                          </a:xfrm>
                          <a:prstGeom prst="rect">
                            <a:avLst/>
                          </a:prstGeom>
                          <a:solidFill>
                            <a:srgbClr val="CFD0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AutoShape 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9375" cy="690"/>
                          </a:xfrm>
                          <a:custGeom>
                            <a:avLst/>
                            <a:gdLst>
                              <a:gd name="T0" fmla="*/ 120 w 9375"/>
                              <a:gd name="T1" fmla="*/ 0 h 690"/>
                              <a:gd name="T2" fmla="*/ 271 w 9375"/>
                              <a:gd name="T3" fmla="*/ 0 h 690"/>
                              <a:gd name="T4" fmla="*/ 421 w 9375"/>
                              <a:gd name="T5" fmla="*/ 0 h 690"/>
                              <a:gd name="T6" fmla="*/ 572 w 9375"/>
                              <a:gd name="T7" fmla="*/ 0 h 690"/>
                              <a:gd name="T8" fmla="*/ 722 w 9375"/>
                              <a:gd name="T9" fmla="*/ 0 h 690"/>
                              <a:gd name="T10" fmla="*/ 873 w 9375"/>
                              <a:gd name="T11" fmla="*/ 0 h 690"/>
                              <a:gd name="T12" fmla="*/ 1023 w 9375"/>
                              <a:gd name="T13" fmla="*/ 0 h 690"/>
                              <a:gd name="T14" fmla="*/ 1174 w 9375"/>
                              <a:gd name="T15" fmla="*/ 0 h 690"/>
                              <a:gd name="T16" fmla="*/ 1324 w 9375"/>
                              <a:gd name="T17" fmla="*/ 0 h 690"/>
                              <a:gd name="T18" fmla="*/ 1475 w 9375"/>
                              <a:gd name="T19" fmla="*/ 0 h 690"/>
                              <a:gd name="T20" fmla="*/ 1625 w 9375"/>
                              <a:gd name="T21" fmla="*/ 0 h 690"/>
                              <a:gd name="T22" fmla="*/ 1776 w 9375"/>
                              <a:gd name="T23" fmla="*/ 0 h 690"/>
                              <a:gd name="T24" fmla="*/ 1926 w 9375"/>
                              <a:gd name="T25" fmla="*/ 0 h 690"/>
                              <a:gd name="T26" fmla="*/ 2077 w 9375"/>
                              <a:gd name="T27" fmla="*/ 0 h 690"/>
                              <a:gd name="T28" fmla="*/ 2227 w 9375"/>
                              <a:gd name="T29" fmla="*/ 0 h 690"/>
                              <a:gd name="T30" fmla="*/ 2377 w 9375"/>
                              <a:gd name="T31" fmla="*/ 0 h 690"/>
                              <a:gd name="T32" fmla="*/ 2528 w 9375"/>
                              <a:gd name="T33" fmla="*/ 0 h 690"/>
                              <a:gd name="T34" fmla="*/ 2678 w 9375"/>
                              <a:gd name="T35" fmla="*/ 0 h 690"/>
                              <a:gd name="T36" fmla="*/ 2829 w 9375"/>
                              <a:gd name="T37" fmla="*/ 0 h 690"/>
                              <a:gd name="T38" fmla="*/ 2979 w 9375"/>
                              <a:gd name="T39" fmla="*/ 0 h 690"/>
                              <a:gd name="T40" fmla="*/ 3130 w 9375"/>
                              <a:gd name="T41" fmla="*/ 0 h 690"/>
                              <a:gd name="T42" fmla="*/ 3280 w 9375"/>
                              <a:gd name="T43" fmla="*/ 0 h 690"/>
                              <a:gd name="T44" fmla="*/ 3431 w 9375"/>
                              <a:gd name="T45" fmla="*/ 0 h 690"/>
                              <a:gd name="T46" fmla="*/ 3581 w 9375"/>
                              <a:gd name="T47" fmla="*/ 0 h 690"/>
                              <a:gd name="T48" fmla="*/ 3732 w 9375"/>
                              <a:gd name="T49" fmla="*/ 0 h 690"/>
                              <a:gd name="T50" fmla="*/ 3882 w 9375"/>
                              <a:gd name="T51" fmla="*/ 0 h 690"/>
                              <a:gd name="T52" fmla="*/ 4033 w 9375"/>
                              <a:gd name="T53" fmla="*/ 0 h 690"/>
                              <a:gd name="T54" fmla="*/ 4183 w 9375"/>
                              <a:gd name="T55" fmla="*/ 0 h 690"/>
                              <a:gd name="T56" fmla="*/ 4334 w 9375"/>
                              <a:gd name="T57" fmla="*/ 0 h 690"/>
                              <a:gd name="T58" fmla="*/ 4484 w 9375"/>
                              <a:gd name="T59" fmla="*/ 0 h 690"/>
                              <a:gd name="T60" fmla="*/ 4635 w 9375"/>
                              <a:gd name="T61" fmla="*/ 0 h 690"/>
                              <a:gd name="T62" fmla="*/ 4785 w 9375"/>
                              <a:gd name="T63" fmla="*/ 0 h 690"/>
                              <a:gd name="T64" fmla="*/ 4936 w 9375"/>
                              <a:gd name="T65" fmla="*/ 0 h 690"/>
                              <a:gd name="T66" fmla="*/ 5086 w 9375"/>
                              <a:gd name="T67" fmla="*/ 0 h 690"/>
                              <a:gd name="T68" fmla="*/ 5237 w 9375"/>
                              <a:gd name="T69" fmla="*/ 0 h 690"/>
                              <a:gd name="T70" fmla="*/ 5387 w 9375"/>
                              <a:gd name="T71" fmla="*/ 0 h 690"/>
                              <a:gd name="T72" fmla="*/ 5538 w 9375"/>
                              <a:gd name="T73" fmla="*/ 0 h 690"/>
                              <a:gd name="T74" fmla="*/ 5688 w 9375"/>
                              <a:gd name="T75" fmla="*/ 0 h 690"/>
                              <a:gd name="T76" fmla="*/ 5839 w 9375"/>
                              <a:gd name="T77" fmla="*/ 0 h 690"/>
                              <a:gd name="T78" fmla="*/ 5989 w 9375"/>
                              <a:gd name="T79" fmla="*/ 0 h 690"/>
                              <a:gd name="T80" fmla="*/ 6140 w 9375"/>
                              <a:gd name="T81" fmla="*/ 0 h 690"/>
                              <a:gd name="T82" fmla="*/ 6290 w 9375"/>
                              <a:gd name="T83" fmla="*/ 0 h 690"/>
                              <a:gd name="T84" fmla="*/ 6441 w 9375"/>
                              <a:gd name="T85" fmla="*/ 0 h 690"/>
                              <a:gd name="T86" fmla="*/ 6591 w 9375"/>
                              <a:gd name="T87" fmla="*/ 0 h 690"/>
                              <a:gd name="T88" fmla="*/ 6742 w 9375"/>
                              <a:gd name="T89" fmla="*/ 0 h 690"/>
                              <a:gd name="T90" fmla="*/ 6892 w 9375"/>
                              <a:gd name="T91" fmla="*/ 0 h 690"/>
                              <a:gd name="T92" fmla="*/ 7042 w 9375"/>
                              <a:gd name="T93" fmla="*/ 0 h 690"/>
                              <a:gd name="T94" fmla="*/ 7193 w 9375"/>
                              <a:gd name="T95" fmla="*/ 0 h 690"/>
                              <a:gd name="T96" fmla="*/ 7343 w 9375"/>
                              <a:gd name="T97" fmla="*/ 0 h 690"/>
                              <a:gd name="T98" fmla="*/ 7494 w 9375"/>
                              <a:gd name="T99" fmla="*/ 0 h 690"/>
                              <a:gd name="T100" fmla="*/ 7644 w 9375"/>
                              <a:gd name="T101" fmla="*/ 0 h 690"/>
                              <a:gd name="T102" fmla="*/ 7795 w 9375"/>
                              <a:gd name="T103" fmla="*/ 0 h 690"/>
                              <a:gd name="T104" fmla="*/ 7945 w 9375"/>
                              <a:gd name="T105" fmla="*/ 0 h 690"/>
                              <a:gd name="T106" fmla="*/ 8096 w 9375"/>
                              <a:gd name="T107" fmla="*/ 0 h 690"/>
                              <a:gd name="T108" fmla="*/ 8246 w 9375"/>
                              <a:gd name="T109" fmla="*/ 0 h 690"/>
                              <a:gd name="T110" fmla="*/ 8397 w 9375"/>
                              <a:gd name="T111" fmla="*/ 0 h 690"/>
                              <a:gd name="T112" fmla="*/ 8547 w 9375"/>
                              <a:gd name="T113" fmla="*/ 0 h 690"/>
                              <a:gd name="T114" fmla="*/ 8698 w 9375"/>
                              <a:gd name="T115" fmla="*/ 0 h 690"/>
                              <a:gd name="T116" fmla="*/ 8848 w 9375"/>
                              <a:gd name="T117" fmla="*/ 0 h 690"/>
                              <a:gd name="T118" fmla="*/ 8999 w 9375"/>
                              <a:gd name="T119" fmla="*/ 0 h 690"/>
                              <a:gd name="T120" fmla="*/ 9149 w 9375"/>
                              <a:gd name="T121" fmla="*/ 0 h 690"/>
                              <a:gd name="T122" fmla="*/ 9300 w 9375"/>
                              <a:gd name="T123" fmla="*/ 0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9375" h="690">
                                <a:moveTo>
                                  <a:pt x="45" y="675"/>
                                </a:moveTo>
                                <a:lnTo>
                                  <a:pt x="0" y="675"/>
                                </a:lnTo>
                                <a:lnTo>
                                  <a:pt x="0" y="690"/>
                                </a:lnTo>
                                <a:lnTo>
                                  <a:pt x="45" y="690"/>
                                </a:lnTo>
                                <a:lnTo>
                                  <a:pt x="45" y="675"/>
                                </a:lnTo>
                                <a:close/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675"/>
                                </a:moveTo>
                                <a:lnTo>
                                  <a:pt x="75" y="675"/>
                                </a:lnTo>
                                <a:lnTo>
                                  <a:pt x="75" y="690"/>
                                </a:lnTo>
                                <a:lnTo>
                                  <a:pt x="120" y="690"/>
                                </a:lnTo>
                                <a:lnTo>
                                  <a:pt x="120" y="675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675"/>
                                </a:moveTo>
                                <a:lnTo>
                                  <a:pt x="150" y="675"/>
                                </a:lnTo>
                                <a:lnTo>
                                  <a:pt x="150" y="690"/>
                                </a:lnTo>
                                <a:lnTo>
                                  <a:pt x="195" y="690"/>
                                </a:lnTo>
                                <a:lnTo>
                                  <a:pt x="195" y="675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1" y="675"/>
                                </a:moveTo>
                                <a:lnTo>
                                  <a:pt x="226" y="675"/>
                                </a:lnTo>
                                <a:lnTo>
                                  <a:pt x="226" y="690"/>
                                </a:lnTo>
                                <a:lnTo>
                                  <a:pt x="271" y="690"/>
                                </a:lnTo>
                                <a:lnTo>
                                  <a:pt x="271" y="675"/>
                                </a:lnTo>
                                <a:close/>
                                <a:moveTo>
                                  <a:pt x="271" y="0"/>
                                </a:moveTo>
                                <a:lnTo>
                                  <a:pt x="226" y="0"/>
                                </a:lnTo>
                                <a:lnTo>
                                  <a:pt x="226" y="15"/>
                                </a:lnTo>
                                <a:lnTo>
                                  <a:pt x="271" y="15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346" y="675"/>
                                </a:moveTo>
                                <a:lnTo>
                                  <a:pt x="301" y="675"/>
                                </a:lnTo>
                                <a:lnTo>
                                  <a:pt x="301" y="690"/>
                                </a:lnTo>
                                <a:lnTo>
                                  <a:pt x="346" y="690"/>
                                </a:lnTo>
                                <a:lnTo>
                                  <a:pt x="346" y="675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675"/>
                                </a:moveTo>
                                <a:lnTo>
                                  <a:pt x="376" y="675"/>
                                </a:lnTo>
                                <a:lnTo>
                                  <a:pt x="376" y="690"/>
                                </a:lnTo>
                                <a:lnTo>
                                  <a:pt x="421" y="690"/>
                                </a:lnTo>
                                <a:lnTo>
                                  <a:pt x="421" y="675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675"/>
                                </a:moveTo>
                                <a:lnTo>
                                  <a:pt x="451" y="675"/>
                                </a:lnTo>
                                <a:lnTo>
                                  <a:pt x="451" y="690"/>
                                </a:lnTo>
                                <a:lnTo>
                                  <a:pt x="496" y="690"/>
                                </a:lnTo>
                                <a:lnTo>
                                  <a:pt x="496" y="675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2" y="675"/>
                                </a:moveTo>
                                <a:lnTo>
                                  <a:pt x="527" y="675"/>
                                </a:lnTo>
                                <a:lnTo>
                                  <a:pt x="527" y="690"/>
                                </a:lnTo>
                                <a:lnTo>
                                  <a:pt x="572" y="690"/>
                                </a:lnTo>
                                <a:lnTo>
                                  <a:pt x="572" y="675"/>
                                </a:lnTo>
                                <a:close/>
                                <a:moveTo>
                                  <a:pt x="572" y="0"/>
                                </a:moveTo>
                                <a:lnTo>
                                  <a:pt x="527" y="0"/>
                                </a:lnTo>
                                <a:lnTo>
                                  <a:pt x="527" y="15"/>
                                </a:lnTo>
                                <a:lnTo>
                                  <a:pt x="572" y="15"/>
                                </a:lnTo>
                                <a:lnTo>
                                  <a:pt x="572" y="0"/>
                                </a:lnTo>
                                <a:close/>
                                <a:moveTo>
                                  <a:pt x="647" y="675"/>
                                </a:moveTo>
                                <a:lnTo>
                                  <a:pt x="602" y="675"/>
                                </a:lnTo>
                                <a:lnTo>
                                  <a:pt x="602" y="690"/>
                                </a:lnTo>
                                <a:lnTo>
                                  <a:pt x="647" y="690"/>
                                </a:lnTo>
                                <a:lnTo>
                                  <a:pt x="647" y="675"/>
                                </a:lnTo>
                                <a:close/>
                                <a:moveTo>
                                  <a:pt x="647" y="0"/>
                                </a:moveTo>
                                <a:lnTo>
                                  <a:pt x="602" y="0"/>
                                </a:lnTo>
                                <a:lnTo>
                                  <a:pt x="602" y="15"/>
                                </a:lnTo>
                                <a:lnTo>
                                  <a:pt x="647" y="15"/>
                                </a:lnTo>
                                <a:lnTo>
                                  <a:pt x="647" y="0"/>
                                </a:lnTo>
                                <a:close/>
                                <a:moveTo>
                                  <a:pt x="722" y="675"/>
                                </a:moveTo>
                                <a:lnTo>
                                  <a:pt x="677" y="675"/>
                                </a:lnTo>
                                <a:lnTo>
                                  <a:pt x="677" y="690"/>
                                </a:lnTo>
                                <a:lnTo>
                                  <a:pt x="722" y="690"/>
                                </a:lnTo>
                                <a:lnTo>
                                  <a:pt x="722" y="675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  <a:moveTo>
                                  <a:pt x="797" y="675"/>
                                </a:moveTo>
                                <a:lnTo>
                                  <a:pt x="752" y="675"/>
                                </a:lnTo>
                                <a:lnTo>
                                  <a:pt x="752" y="690"/>
                                </a:lnTo>
                                <a:lnTo>
                                  <a:pt x="797" y="690"/>
                                </a:lnTo>
                                <a:lnTo>
                                  <a:pt x="797" y="675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3" y="675"/>
                                </a:moveTo>
                                <a:lnTo>
                                  <a:pt x="828" y="675"/>
                                </a:lnTo>
                                <a:lnTo>
                                  <a:pt x="828" y="690"/>
                                </a:lnTo>
                                <a:lnTo>
                                  <a:pt x="873" y="690"/>
                                </a:lnTo>
                                <a:lnTo>
                                  <a:pt x="873" y="675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828" y="0"/>
                                </a:lnTo>
                                <a:lnTo>
                                  <a:pt x="828" y="15"/>
                                </a:lnTo>
                                <a:lnTo>
                                  <a:pt x="873" y="15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48" y="675"/>
                                </a:moveTo>
                                <a:lnTo>
                                  <a:pt x="903" y="675"/>
                                </a:lnTo>
                                <a:lnTo>
                                  <a:pt x="903" y="690"/>
                                </a:lnTo>
                                <a:lnTo>
                                  <a:pt x="948" y="690"/>
                                </a:lnTo>
                                <a:lnTo>
                                  <a:pt x="948" y="675"/>
                                </a:lnTo>
                                <a:close/>
                                <a:moveTo>
                                  <a:pt x="948" y="0"/>
                                </a:moveTo>
                                <a:lnTo>
                                  <a:pt x="903" y="0"/>
                                </a:lnTo>
                                <a:lnTo>
                                  <a:pt x="903" y="15"/>
                                </a:lnTo>
                                <a:lnTo>
                                  <a:pt x="948" y="15"/>
                                </a:lnTo>
                                <a:lnTo>
                                  <a:pt x="948" y="0"/>
                                </a:lnTo>
                                <a:close/>
                                <a:moveTo>
                                  <a:pt x="1023" y="675"/>
                                </a:moveTo>
                                <a:lnTo>
                                  <a:pt x="978" y="675"/>
                                </a:lnTo>
                                <a:lnTo>
                                  <a:pt x="978" y="690"/>
                                </a:lnTo>
                                <a:lnTo>
                                  <a:pt x="1023" y="690"/>
                                </a:lnTo>
                                <a:lnTo>
                                  <a:pt x="1023" y="675"/>
                                </a:lnTo>
                                <a:close/>
                                <a:moveTo>
                                  <a:pt x="1023" y="0"/>
                                </a:moveTo>
                                <a:lnTo>
                                  <a:pt x="978" y="0"/>
                                </a:lnTo>
                                <a:lnTo>
                                  <a:pt x="978" y="15"/>
                                </a:lnTo>
                                <a:lnTo>
                                  <a:pt x="1023" y="15"/>
                                </a:lnTo>
                                <a:lnTo>
                                  <a:pt x="1023" y="0"/>
                                </a:lnTo>
                                <a:close/>
                                <a:moveTo>
                                  <a:pt x="1098" y="675"/>
                                </a:moveTo>
                                <a:lnTo>
                                  <a:pt x="1053" y="675"/>
                                </a:lnTo>
                                <a:lnTo>
                                  <a:pt x="1053" y="690"/>
                                </a:lnTo>
                                <a:lnTo>
                                  <a:pt x="1098" y="690"/>
                                </a:lnTo>
                                <a:lnTo>
                                  <a:pt x="1098" y="675"/>
                                </a:lnTo>
                                <a:close/>
                                <a:moveTo>
                                  <a:pt x="1098" y="0"/>
                                </a:moveTo>
                                <a:lnTo>
                                  <a:pt x="1053" y="0"/>
                                </a:lnTo>
                                <a:lnTo>
                                  <a:pt x="1053" y="15"/>
                                </a:lnTo>
                                <a:lnTo>
                                  <a:pt x="1098" y="15"/>
                                </a:lnTo>
                                <a:lnTo>
                                  <a:pt x="1098" y="0"/>
                                </a:lnTo>
                                <a:close/>
                                <a:moveTo>
                                  <a:pt x="1174" y="675"/>
                                </a:moveTo>
                                <a:lnTo>
                                  <a:pt x="1129" y="675"/>
                                </a:lnTo>
                                <a:lnTo>
                                  <a:pt x="1129" y="690"/>
                                </a:lnTo>
                                <a:lnTo>
                                  <a:pt x="1174" y="690"/>
                                </a:lnTo>
                                <a:lnTo>
                                  <a:pt x="1174" y="675"/>
                                </a:lnTo>
                                <a:close/>
                                <a:moveTo>
                                  <a:pt x="1174" y="0"/>
                                </a:moveTo>
                                <a:lnTo>
                                  <a:pt x="1129" y="0"/>
                                </a:lnTo>
                                <a:lnTo>
                                  <a:pt x="1129" y="15"/>
                                </a:lnTo>
                                <a:lnTo>
                                  <a:pt x="1174" y="15"/>
                                </a:lnTo>
                                <a:lnTo>
                                  <a:pt x="1174" y="0"/>
                                </a:lnTo>
                                <a:close/>
                                <a:moveTo>
                                  <a:pt x="1249" y="675"/>
                                </a:moveTo>
                                <a:lnTo>
                                  <a:pt x="1204" y="675"/>
                                </a:lnTo>
                                <a:lnTo>
                                  <a:pt x="1204" y="690"/>
                                </a:lnTo>
                                <a:lnTo>
                                  <a:pt x="1249" y="690"/>
                                </a:lnTo>
                                <a:lnTo>
                                  <a:pt x="1249" y="675"/>
                                </a:lnTo>
                                <a:close/>
                                <a:moveTo>
                                  <a:pt x="1249" y="0"/>
                                </a:moveTo>
                                <a:lnTo>
                                  <a:pt x="1204" y="0"/>
                                </a:lnTo>
                                <a:lnTo>
                                  <a:pt x="1204" y="15"/>
                                </a:lnTo>
                                <a:lnTo>
                                  <a:pt x="1249" y="15"/>
                                </a:lnTo>
                                <a:lnTo>
                                  <a:pt x="1249" y="0"/>
                                </a:lnTo>
                                <a:close/>
                                <a:moveTo>
                                  <a:pt x="1324" y="675"/>
                                </a:moveTo>
                                <a:lnTo>
                                  <a:pt x="1279" y="675"/>
                                </a:lnTo>
                                <a:lnTo>
                                  <a:pt x="1279" y="690"/>
                                </a:lnTo>
                                <a:lnTo>
                                  <a:pt x="1324" y="690"/>
                                </a:lnTo>
                                <a:lnTo>
                                  <a:pt x="1324" y="675"/>
                                </a:lnTo>
                                <a:close/>
                                <a:moveTo>
                                  <a:pt x="1324" y="0"/>
                                </a:moveTo>
                                <a:lnTo>
                                  <a:pt x="1279" y="0"/>
                                </a:lnTo>
                                <a:lnTo>
                                  <a:pt x="1279" y="15"/>
                                </a:lnTo>
                                <a:lnTo>
                                  <a:pt x="1324" y="15"/>
                                </a:lnTo>
                                <a:lnTo>
                                  <a:pt x="1324" y="0"/>
                                </a:lnTo>
                                <a:close/>
                                <a:moveTo>
                                  <a:pt x="1399" y="675"/>
                                </a:moveTo>
                                <a:lnTo>
                                  <a:pt x="1354" y="675"/>
                                </a:lnTo>
                                <a:lnTo>
                                  <a:pt x="1354" y="690"/>
                                </a:lnTo>
                                <a:lnTo>
                                  <a:pt x="1399" y="690"/>
                                </a:lnTo>
                                <a:lnTo>
                                  <a:pt x="1399" y="675"/>
                                </a:lnTo>
                                <a:close/>
                                <a:moveTo>
                                  <a:pt x="1399" y="0"/>
                                </a:moveTo>
                                <a:lnTo>
                                  <a:pt x="1354" y="0"/>
                                </a:lnTo>
                                <a:lnTo>
                                  <a:pt x="1354" y="15"/>
                                </a:lnTo>
                                <a:lnTo>
                                  <a:pt x="1399" y="15"/>
                                </a:lnTo>
                                <a:lnTo>
                                  <a:pt x="1399" y="0"/>
                                </a:lnTo>
                                <a:close/>
                                <a:moveTo>
                                  <a:pt x="1475" y="675"/>
                                </a:moveTo>
                                <a:lnTo>
                                  <a:pt x="1430" y="675"/>
                                </a:lnTo>
                                <a:lnTo>
                                  <a:pt x="1430" y="690"/>
                                </a:lnTo>
                                <a:lnTo>
                                  <a:pt x="1475" y="690"/>
                                </a:lnTo>
                                <a:lnTo>
                                  <a:pt x="1475" y="675"/>
                                </a:lnTo>
                                <a:close/>
                                <a:moveTo>
                                  <a:pt x="1475" y="0"/>
                                </a:moveTo>
                                <a:lnTo>
                                  <a:pt x="1430" y="0"/>
                                </a:lnTo>
                                <a:lnTo>
                                  <a:pt x="1430" y="15"/>
                                </a:lnTo>
                                <a:lnTo>
                                  <a:pt x="1475" y="15"/>
                                </a:lnTo>
                                <a:lnTo>
                                  <a:pt x="1475" y="0"/>
                                </a:lnTo>
                                <a:close/>
                                <a:moveTo>
                                  <a:pt x="1550" y="675"/>
                                </a:moveTo>
                                <a:lnTo>
                                  <a:pt x="1505" y="675"/>
                                </a:lnTo>
                                <a:lnTo>
                                  <a:pt x="1505" y="690"/>
                                </a:lnTo>
                                <a:lnTo>
                                  <a:pt x="1550" y="690"/>
                                </a:lnTo>
                                <a:lnTo>
                                  <a:pt x="1550" y="675"/>
                                </a:lnTo>
                                <a:close/>
                                <a:moveTo>
                                  <a:pt x="1550" y="0"/>
                                </a:moveTo>
                                <a:lnTo>
                                  <a:pt x="1505" y="0"/>
                                </a:lnTo>
                                <a:lnTo>
                                  <a:pt x="1505" y="15"/>
                                </a:lnTo>
                                <a:lnTo>
                                  <a:pt x="1550" y="15"/>
                                </a:lnTo>
                                <a:lnTo>
                                  <a:pt x="1550" y="0"/>
                                </a:lnTo>
                                <a:close/>
                                <a:moveTo>
                                  <a:pt x="1625" y="675"/>
                                </a:moveTo>
                                <a:lnTo>
                                  <a:pt x="1580" y="675"/>
                                </a:lnTo>
                                <a:lnTo>
                                  <a:pt x="1580" y="690"/>
                                </a:lnTo>
                                <a:lnTo>
                                  <a:pt x="1625" y="690"/>
                                </a:lnTo>
                                <a:lnTo>
                                  <a:pt x="1625" y="675"/>
                                </a:lnTo>
                                <a:close/>
                                <a:moveTo>
                                  <a:pt x="1625" y="0"/>
                                </a:moveTo>
                                <a:lnTo>
                                  <a:pt x="1580" y="0"/>
                                </a:lnTo>
                                <a:lnTo>
                                  <a:pt x="1580" y="15"/>
                                </a:lnTo>
                                <a:lnTo>
                                  <a:pt x="1625" y="15"/>
                                </a:lnTo>
                                <a:lnTo>
                                  <a:pt x="1625" y="0"/>
                                </a:lnTo>
                                <a:close/>
                                <a:moveTo>
                                  <a:pt x="1700" y="675"/>
                                </a:moveTo>
                                <a:lnTo>
                                  <a:pt x="1655" y="675"/>
                                </a:lnTo>
                                <a:lnTo>
                                  <a:pt x="1655" y="690"/>
                                </a:lnTo>
                                <a:lnTo>
                                  <a:pt x="1700" y="690"/>
                                </a:lnTo>
                                <a:lnTo>
                                  <a:pt x="1700" y="675"/>
                                </a:lnTo>
                                <a:close/>
                                <a:moveTo>
                                  <a:pt x="1700" y="0"/>
                                </a:moveTo>
                                <a:lnTo>
                                  <a:pt x="1655" y="0"/>
                                </a:lnTo>
                                <a:lnTo>
                                  <a:pt x="1655" y="15"/>
                                </a:lnTo>
                                <a:lnTo>
                                  <a:pt x="1700" y="15"/>
                                </a:lnTo>
                                <a:lnTo>
                                  <a:pt x="1700" y="0"/>
                                </a:lnTo>
                                <a:close/>
                                <a:moveTo>
                                  <a:pt x="1776" y="675"/>
                                </a:moveTo>
                                <a:lnTo>
                                  <a:pt x="1731" y="675"/>
                                </a:lnTo>
                                <a:lnTo>
                                  <a:pt x="1731" y="690"/>
                                </a:lnTo>
                                <a:lnTo>
                                  <a:pt x="1776" y="690"/>
                                </a:lnTo>
                                <a:lnTo>
                                  <a:pt x="1776" y="675"/>
                                </a:lnTo>
                                <a:close/>
                                <a:moveTo>
                                  <a:pt x="1776" y="0"/>
                                </a:moveTo>
                                <a:lnTo>
                                  <a:pt x="1731" y="0"/>
                                </a:lnTo>
                                <a:lnTo>
                                  <a:pt x="1731" y="15"/>
                                </a:lnTo>
                                <a:lnTo>
                                  <a:pt x="1776" y="15"/>
                                </a:lnTo>
                                <a:lnTo>
                                  <a:pt x="1776" y="0"/>
                                </a:lnTo>
                                <a:close/>
                                <a:moveTo>
                                  <a:pt x="1851" y="675"/>
                                </a:moveTo>
                                <a:lnTo>
                                  <a:pt x="1806" y="675"/>
                                </a:lnTo>
                                <a:lnTo>
                                  <a:pt x="1806" y="690"/>
                                </a:lnTo>
                                <a:lnTo>
                                  <a:pt x="1851" y="690"/>
                                </a:lnTo>
                                <a:lnTo>
                                  <a:pt x="1851" y="675"/>
                                </a:lnTo>
                                <a:close/>
                                <a:moveTo>
                                  <a:pt x="1851" y="0"/>
                                </a:moveTo>
                                <a:lnTo>
                                  <a:pt x="1806" y="0"/>
                                </a:lnTo>
                                <a:lnTo>
                                  <a:pt x="1806" y="15"/>
                                </a:lnTo>
                                <a:lnTo>
                                  <a:pt x="1851" y="15"/>
                                </a:lnTo>
                                <a:lnTo>
                                  <a:pt x="1851" y="0"/>
                                </a:lnTo>
                                <a:close/>
                                <a:moveTo>
                                  <a:pt x="1926" y="675"/>
                                </a:moveTo>
                                <a:lnTo>
                                  <a:pt x="1881" y="675"/>
                                </a:lnTo>
                                <a:lnTo>
                                  <a:pt x="1881" y="690"/>
                                </a:lnTo>
                                <a:lnTo>
                                  <a:pt x="1926" y="690"/>
                                </a:lnTo>
                                <a:lnTo>
                                  <a:pt x="1926" y="675"/>
                                </a:lnTo>
                                <a:close/>
                                <a:moveTo>
                                  <a:pt x="1926" y="0"/>
                                </a:moveTo>
                                <a:lnTo>
                                  <a:pt x="1881" y="0"/>
                                </a:lnTo>
                                <a:lnTo>
                                  <a:pt x="1881" y="15"/>
                                </a:lnTo>
                                <a:lnTo>
                                  <a:pt x="1926" y="15"/>
                                </a:lnTo>
                                <a:lnTo>
                                  <a:pt x="1926" y="0"/>
                                </a:lnTo>
                                <a:close/>
                                <a:moveTo>
                                  <a:pt x="2001" y="675"/>
                                </a:moveTo>
                                <a:lnTo>
                                  <a:pt x="1956" y="675"/>
                                </a:lnTo>
                                <a:lnTo>
                                  <a:pt x="1956" y="690"/>
                                </a:lnTo>
                                <a:lnTo>
                                  <a:pt x="2001" y="690"/>
                                </a:lnTo>
                                <a:lnTo>
                                  <a:pt x="2001" y="675"/>
                                </a:lnTo>
                                <a:close/>
                                <a:moveTo>
                                  <a:pt x="2001" y="0"/>
                                </a:moveTo>
                                <a:lnTo>
                                  <a:pt x="1956" y="0"/>
                                </a:lnTo>
                                <a:lnTo>
                                  <a:pt x="1956" y="15"/>
                                </a:lnTo>
                                <a:lnTo>
                                  <a:pt x="2001" y="15"/>
                                </a:lnTo>
                                <a:lnTo>
                                  <a:pt x="2001" y="0"/>
                                </a:lnTo>
                                <a:close/>
                                <a:moveTo>
                                  <a:pt x="2077" y="675"/>
                                </a:moveTo>
                                <a:lnTo>
                                  <a:pt x="2032" y="675"/>
                                </a:lnTo>
                                <a:lnTo>
                                  <a:pt x="2032" y="690"/>
                                </a:lnTo>
                                <a:lnTo>
                                  <a:pt x="2077" y="690"/>
                                </a:lnTo>
                                <a:lnTo>
                                  <a:pt x="2077" y="675"/>
                                </a:lnTo>
                                <a:close/>
                                <a:moveTo>
                                  <a:pt x="2077" y="0"/>
                                </a:moveTo>
                                <a:lnTo>
                                  <a:pt x="2032" y="0"/>
                                </a:lnTo>
                                <a:lnTo>
                                  <a:pt x="2032" y="15"/>
                                </a:lnTo>
                                <a:lnTo>
                                  <a:pt x="2077" y="15"/>
                                </a:lnTo>
                                <a:lnTo>
                                  <a:pt x="2077" y="0"/>
                                </a:lnTo>
                                <a:close/>
                                <a:moveTo>
                                  <a:pt x="2152" y="675"/>
                                </a:moveTo>
                                <a:lnTo>
                                  <a:pt x="2107" y="675"/>
                                </a:lnTo>
                                <a:lnTo>
                                  <a:pt x="2107" y="690"/>
                                </a:lnTo>
                                <a:lnTo>
                                  <a:pt x="2152" y="690"/>
                                </a:lnTo>
                                <a:lnTo>
                                  <a:pt x="2152" y="675"/>
                                </a:lnTo>
                                <a:close/>
                                <a:moveTo>
                                  <a:pt x="2152" y="0"/>
                                </a:moveTo>
                                <a:lnTo>
                                  <a:pt x="2107" y="0"/>
                                </a:lnTo>
                                <a:lnTo>
                                  <a:pt x="2107" y="15"/>
                                </a:lnTo>
                                <a:lnTo>
                                  <a:pt x="2152" y="15"/>
                                </a:lnTo>
                                <a:lnTo>
                                  <a:pt x="2152" y="0"/>
                                </a:lnTo>
                                <a:close/>
                                <a:moveTo>
                                  <a:pt x="2227" y="675"/>
                                </a:moveTo>
                                <a:lnTo>
                                  <a:pt x="2182" y="675"/>
                                </a:lnTo>
                                <a:lnTo>
                                  <a:pt x="2182" y="690"/>
                                </a:lnTo>
                                <a:lnTo>
                                  <a:pt x="2227" y="690"/>
                                </a:lnTo>
                                <a:lnTo>
                                  <a:pt x="2227" y="675"/>
                                </a:lnTo>
                                <a:close/>
                                <a:moveTo>
                                  <a:pt x="2227" y="0"/>
                                </a:moveTo>
                                <a:lnTo>
                                  <a:pt x="2182" y="0"/>
                                </a:lnTo>
                                <a:lnTo>
                                  <a:pt x="2182" y="15"/>
                                </a:lnTo>
                                <a:lnTo>
                                  <a:pt x="2227" y="15"/>
                                </a:lnTo>
                                <a:lnTo>
                                  <a:pt x="2227" y="0"/>
                                </a:lnTo>
                                <a:close/>
                                <a:moveTo>
                                  <a:pt x="2302" y="675"/>
                                </a:moveTo>
                                <a:lnTo>
                                  <a:pt x="2257" y="675"/>
                                </a:lnTo>
                                <a:lnTo>
                                  <a:pt x="2257" y="690"/>
                                </a:lnTo>
                                <a:lnTo>
                                  <a:pt x="2302" y="690"/>
                                </a:lnTo>
                                <a:lnTo>
                                  <a:pt x="2302" y="675"/>
                                </a:lnTo>
                                <a:close/>
                                <a:moveTo>
                                  <a:pt x="2302" y="0"/>
                                </a:moveTo>
                                <a:lnTo>
                                  <a:pt x="2257" y="0"/>
                                </a:lnTo>
                                <a:lnTo>
                                  <a:pt x="2257" y="15"/>
                                </a:lnTo>
                                <a:lnTo>
                                  <a:pt x="2302" y="15"/>
                                </a:lnTo>
                                <a:lnTo>
                                  <a:pt x="2302" y="0"/>
                                </a:lnTo>
                                <a:close/>
                                <a:moveTo>
                                  <a:pt x="2377" y="675"/>
                                </a:moveTo>
                                <a:lnTo>
                                  <a:pt x="2332" y="675"/>
                                </a:lnTo>
                                <a:lnTo>
                                  <a:pt x="2332" y="690"/>
                                </a:lnTo>
                                <a:lnTo>
                                  <a:pt x="2377" y="690"/>
                                </a:lnTo>
                                <a:lnTo>
                                  <a:pt x="2377" y="675"/>
                                </a:lnTo>
                                <a:close/>
                                <a:moveTo>
                                  <a:pt x="2377" y="0"/>
                                </a:moveTo>
                                <a:lnTo>
                                  <a:pt x="2332" y="0"/>
                                </a:lnTo>
                                <a:lnTo>
                                  <a:pt x="2332" y="15"/>
                                </a:lnTo>
                                <a:lnTo>
                                  <a:pt x="2377" y="15"/>
                                </a:lnTo>
                                <a:lnTo>
                                  <a:pt x="2377" y="0"/>
                                </a:lnTo>
                                <a:close/>
                                <a:moveTo>
                                  <a:pt x="2453" y="675"/>
                                </a:moveTo>
                                <a:lnTo>
                                  <a:pt x="2408" y="675"/>
                                </a:lnTo>
                                <a:lnTo>
                                  <a:pt x="2408" y="690"/>
                                </a:lnTo>
                                <a:lnTo>
                                  <a:pt x="2453" y="690"/>
                                </a:lnTo>
                                <a:lnTo>
                                  <a:pt x="2453" y="675"/>
                                </a:lnTo>
                                <a:close/>
                                <a:moveTo>
                                  <a:pt x="2453" y="0"/>
                                </a:moveTo>
                                <a:lnTo>
                                  <a:pt x="2408" y="0"/>
                                </a:lnTo>
                                <a:lnTo>
                                  <a:pt x="2408" y="15"/>
                                </a:lnTo>
                                <a:lnTo>
                                  <a:pt x="2453" y="15"/>
                                </a:lnTo>
                                <a:lnTo>
                                  <a:pt x="2453" y="0"/>
                                </a:lnTo>
                                <a:close/>
                                <a:moveTo>
                                  <a:pt x="2528" y="675"/>
                                </a:moveTo>
                                <a:lnTo>
                                  <a:pt x="2483" y="675"/>
                                </a:lnTo>
                                <a:lnTo>
                                  <a:pt x="2483" y="690"/>
                                </a:lnTo>
                                <a:lnTo>
                                  <a:pt x="2528" y="690"/>
                                </a:lnTo>
                                <a:lnTo>
                                  <a:pt x="2528" y="675"/>
                                </a:lnTo>
                                <a:close/>
                                <a:moveTo>
                                  <a:pt x="2528" y="0"/>
                                </a:moveTo>
                                <a:lnTo>
                                  <a:pt x="2483" y="0"/>
                                </a:lnTo>
                                <a:lnTo>
                                  <a:pt x="2483" y="15"/>
                                </a:lnTo>
                                <a:lnTo>
                                  <a:pt x="2528" y="15"/>
                                </a:lnTo>
                                <a:lnTo>
                                  <a:pt x="2528" y="0"/>
                                </a:lnTo>
                                <a:close/>
                                <a:moveTo>
                                  <a:pt x="2603" y="675"/>
                                </a:moveTo>
                                <a:lnTo>
                                  <a:pt x="2558" y="675"/>
                                </a:lnTo>
                                <a:lnTo>
                                  <a:pt x="2558" y="690"/>
                                </a:lnTo>
                                <a:lnTo>
                                  <a:pt x="2603" y="690"/>
                                </a:lnTo>
                                <a:lnTo>
                                  <a:pt x="2603" y="675"/>
                                </a:lnTo>
                                <a:close/>
                                <a:moveTo>
                                  <a:pt x="2603" y="0"/>
                                </a:moveTo>
                                <a:lnTo>
                                  <a:pt x="2558" y="0"/>
                                </a:lnTo>
                                <a:lnTo>
                                  <a:pt x="2558" y="15"/>
                                </a:lnTo>
                                <a:lnTo>
                                  <a:pt x="2603" y="15"/>
                                </a:lnTo>
                                <a:lnTo>
                                  <a:pt x="2603" y="0"/>
                                </a:lnTo>
                                <a:close/>
                                <a:moveTo>
                                  <a:pt x="2678" y="675"/>
                                </a:moveTo>
                                <a:lnTo>
                                  <a:pt x="2633" y="675"/>
                                </a:lnTo>
                                <a:lnTo>
                                  <a:pt x="2633" y="690"/>
                                </a:lnTo>
                                <a:lnTo>
                                  <a:pt x="2678" y="690"/>
                                </a:lnTo>
                                <a:lnTo>
                                  <a:pt x="2678" y="675"/>
                                </a:lnTo>
                                <a:close/>
                                <a:moveTo>
                                  <a:pt x="2678" y="0"/>
                                </a:moveTo>
                                <a:lnTo>
                                  <a:pt x="2633" y="0"/>
                                </a:lnTo>
                                <a:lnTo>
                                  <a:pt x="2633" y="15"/>
                                </a:lnTo>
                                <a:lnTo>
                                  <a:pt x="2678" y="15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54" y="675"/>
                                </a:moveTo>
                                <a:lnTo>
                                  <a:pt x="2709" y="675"/>
                                </a:lnTo>
                                <a:lnTo>
                                  <a:pt x="2709" y="690"/>
                                </a:lnTo>
                                <a:lnTo>
                                  <a:pt x="2754" y="690"/>
                                </a:lnTo>
                                <a:lnTo>
                                  <a:pt x="2754" y="675"/>
                                </a:lnTo>
                                <a:close/>
                                <a:moveTo>
                                  <a:pt x="2754" y="0"/>
                                </a:moveTo>
                                <a:lnTo>
                                  <a:pt x="2709" y="0"/>
                                </a:lnTo>
                                <a:lnTo>
                                  <a:pt x="2709" y="15"/>
                                </a:lnTo>
                                <a:lnTo>
                                  <a:pt x="2754" y="15"/>
                                </a:lnTo>
                                <a:lnTo>
                                  <a:pt x="2754" y="0"/>
                                </a:lnTo>
                                <a:close/>
                                <a:moveTo>
                                  <a:pt x="2829" y="675"/>
                                </a:moveTo>
                                <a:lnTo>
                                  <a:pt x="2784" y="675"/>
                                </a:lnTo>
                                <a:lnTo>
                                  <a:pt x="2784" y="690"/>
                                </a:lnTo>
                                <a:lnTo>
                                  <a:pt x="2829" y="690"/>
                                </a:lnTo>
                                <a:lnTo>
                                  <a:pt x="2829" y="675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84" y="0"/>
                                </a:lnTo>
                                <a:lnTo>
                                  <a:pt x="2784" y="15"/>
                                </a:lnTo>
                                <a:lnTo>
                                  <a:pt x="2829" y="15"/>
                                </a:lnTo>
                                <a:lnTo>
                                  <a:pt x="2829" y="0"/>
                                </a:lnTo>
                                <a:close/>
                                <a:moveTo>
                                  <a:pt x="2904" y="675"/>
                                </a:moveTo>
                                <a:lnTo>
                                  <a:pt x="2859" y="675"/>
                                </a:lnTo>
                                <a:lnTo>
                                  <a:pt x="2859" y="690"/>
                                </a:lnTo>
                                <a:lnTo>
                                  <a:pt x="2904" y="690"/>
                                </a:lnTo>
                                <a:lnTo>
                                  <a:pt x="2904" y="675"/>
                                </a:lnTo>
                                <a:close/>
                                <a:moveTo>
                                  <a:pt x="2904" y="0"/>
                                </a:moveTo>
                                <a:lnTo>
                                  <a:pt x="2859" y="0"/>
                                </a:lnTo>
                                <a:lnTo>
                                  <a:pt x="2859" y="15"/>
                                </a:lnTo>
                                <a:lnTo>
                                  <a:pt x="2904" y="15"/>
                                </a:lnTo>
                                <a:lnTo>
                                  <a:pt x="2904" y="0"/>
                                </a:lnTo>
                                <a:close/>
                                <a:moveTo>
                                  <a:pt x="2979" y="675"/>
                                </a:moveTo>
                                <a:lnTo>
                                  <a:pt x="2934" y="675"/>
                                </a:lnTo>
                                <a:lnTo>
                                  <a:pt x="2934" y="690"/>
                                </a:lnTo>
                                <a:lnTo>
                                  <a:pt x="2979" y="690"/>
                                </a:lnTo>
                                <a:lnTo>
                                  <a:pt x="2979" y="675"/>
                                </a:lnTo>
                                <a:close/>
                                <a:moveTo>
                                  <a:pt x="2979" y="0"/>
                                </a:moveTo>
                                <a:lnTo>
                                  <a:pt x="2934" y="0"/>
                                </a:lnTo>
                                <a:lnTo>
                                  <a:pt x="2934" y="15"/>
                                </a:lnTo>
                                <a:lnTo>
                                  <a:pt x="2979" y="15"/>
                                </a:lnTo>
                                <a:lnTo>
                                  <a:pt x="2979" y="0"/>
                                </a:lnTo>
                                <a:close/>
                                <a:moveTo>
                                  <a:pt x="3055" y="675"/>
                                </a:moveTo>
                                <a:lnTo>
                                  <a:pt x="3010" y="675"/>
                                </a:lnTo>
                                <a:lnTo>
                                  <a:pt x="3010" y="690"/>
                                </a:lnTo>
                                <a:lnTo>
                                  <a:pt x="3055" y="690"/>
                                </a:lnTo>
                                <a:lnTo>
                                  <a:pt x="3055" y="675"/>
                                </a:lnTo>
                                <a:close/>
                                <a:moveTo>
                                  <a:pt x="3055" y="0"/>
                                </a:moveTo>
                                <a:lnTo>
                                  <a:pt x="3010" y="0"/>
                                </a:lnTo>
                                <a:lnTo>
                                  <a:pt x="3010" y="15"/>
                                </a:lnTo>
                                <a:lnTo>
                                  <a:pt x="3055" y="15"/>
                                </a:lnTo>
                                <a:lnTo>
                                  <a:pt x="3055" y="0"/>
                                </a:lnTo>
                                <a:close/>
                                <a:moveTo>
                                  <a:pt x="3130" y="675"/>
                                </a:moveTo>
                                <a:lnTo>
                                  <a:pt x="3085" y="675"/>
                                </a:lnTo>
                                <a:lnTo>
                                  <a:pt x="3085" y="690"/>
                                </a:lnTo>
                                <a:lnTo>
                                  <a:pt x="3130" y="690"/>
                                </a:lnTo>
                                <a:lnTo>
                                  <a:pt x="3130" y="675"/>
                                </a:lnTo>
                                <a:close/>
                                <a:moveTo>
                                  <a:pt x="3130" y="0"/>
                                </a:moveTo>
                                <a:lnTo>
                                  <a:pt x="3085" y="0"/>
                                </a:lnTo>
                                <a:lnTo>
                                  <a:pt x="3085" y="15"/>
                                </a:lnTo>
                                <a:lnTo>
                                  <a:pt x="3130" y="15"/>
                                </a:lnTo>
                                <a:lnTo>
                                  <a:pt x="3130" y="0"/>
                                </a:lnTo>
                                <a:close/>
                                <a:moveTo>
                                  <a:pt x="3205" y="675"/>
                                </a:moveTo>
                                <a:lnTo>
                                  <a:pt x="3160" y="675"/>
                                </a:lnTo>
                                <a:lnTo>
                                  <a:pt x="3160" y="690"/>
                                </a:lnTo>
                                <a:lnTo>
                                  <a:pt x="3205" y="690"/>
                                </a:lnTo>
                                <a:lnTo>
                                  <a:pt x="3205" y="675"/>
                                </a:lnTo>
                                <a:close/>
                                <a:moveTo>
                                  <a:pt x="3205" y="0"/>
                                </a:moveTo>
                                <a:lnTo>
                                  <a:pt x="3160" y="0"/>
                                </a:lnTo>
                                <a:lnTo>
                                  <a:pt x="3160" y="15"/>
                                </a:lnTo>
                                <a:lnTo>
                                  <a:pt x="3205" y="15"/>
                                </a:lnTo>
                                <a:lnTo>
                                  <a:pt x="3205" y="0"/>
                                </a:lnTo>
                                <a:close/>
                                <a:moveTo>
                                  <a:pt x="3280" y="675"/>
                                </a:moveTo>
                                <a:lnTo>
                                  <a:pt x="3235" y="675"/>
                                </a:lnTo>
                                <a:lnTo>
                                  <a:pt x="3235" y="690"/>
                                </a:lnTo>
                                <a:lnTo>
                                  <a:pt x="3280" y="690"/>
                                </a:lnTo>
                                <a:lnTo>
                                  <a:pt x="3280" y="675"/>
                                </a:lnTo>
                                <a:close/>
                                <a:moveTo>
                                  <a:pt x="3280" y="0"/>
                                </a:moveTo>
                                <a:lnTo>
                                  <a:pt x="3235" y="0"/>
                                </a:lnTo>
                                <a:lnTo>
                                  <a:pt x="3235" y="15"/>
                                </a:lnTo>
                                <a:lnTo>
                                  <a:pt x="3280" y="15"/>
                                </a:lnTo>
                                <a:lnTo>
                                  <a:pt x="3280" y="0"/>
                                </a:lnTo>
                                <a:close/>
                                <a:moveTo>
                                  <a:pt x="3356" y="675"/>
                                </a:moveTo>
                                <a:lnTo>
                                  <a:pt x="3311" y="675"/>
                                </a:lnTo>
                                <a:lnTo>
                                  <a:pt x="3311" y="690"/>
                                </a:lnTo>
                                <a:lnTo>
                                  <a:pt x="3356" y="690"/>
                                </a:lnTo>
                                <a:lnTo>
                                  <a:pt x="3356" y="675"/>
                                </a:lnTo>
                                <a:close/>
                                <a:moveTo>
                                  <a:pt x="3356" y="0"/>
                                </a:moveTo>
                                <a:lnTo>
                                  <a:pt x="3311" y="0"/>
                                </a:lnTo>
                                <a:lnTo>
                                  <a:pt x="3311" y="15"/>
                                </a:lnTo>
                                <a:lnTo>
                                  <a:pt x="3356" y="15"/>
                                </a:lnTo>
                                <a:lnTo>
                                  <a:pt x="3356" y="0"/>
                                </a:lnTo>
                                <a:close/>
                                <a:moveTo>
                                  <a:pt x="3431" y="675"/>
                                </a:moveTo>
                                <a:lnTo>
                                  <a:pt x="3386" y="675"/>
                                </a:lnTo>
                                <a:lnTo>
                                  <a:pt x="3386" y="690"/>
                                </a:lnTo>
                                <a:lnTo>
                                  <a:pt x="3431" y="690"/>
                                </a:lnTo>
                                <a:lnTo>
                                  <a:pt x="3431" y="675"/>
                                </a:lnTo>
                                <a:close/>
                                <a:moveTo>
                                  <a:pt x="3431" y="0"/>
                                </a:moveTo>
                                <a:lnTo>
                                  <a:pt x="3386" y="0"/>
                                </a:lnTo>
                                <a:lnTo>
                                  <a:pt x="3386" y="15"/>
                                </a:lnTo>
                                <a:lnTo>
                                  <a:pt x="3431" y="15"/>
                                </a:lnTo>
                                <a:lnTo>
                                  <a:pt x="3431" y="0"/>
                                </a:lnTo>
                                <a:close/>
                                <a:moveTo>
                                  <a:pt x="3506" y="675"/>
                                </a:moveTo>
                                <a:lnTo>
                                  <a:pt x="3461" y="675"/>
                                </a:lnTo>
                                <a:lnTo>
                                  <a:pt x="3461" y="690"/>
                                </a:lnTo>
                                <a:lnTo>
                                  <a:pt x="3506" y="690"/>
                                </a:lnTo>
                                <a:lnTo>
                                  <a:pt x="3506" y="675"/>
                                </a:lnTo>
                                <a:close/>
                                <a:moveTo>
                                  <a:pt x="3506" y="0"/>
                                </a:moveTo>
                                <a:lnTo>
                                  <a:pt x="3461" y="0"/>
                                </a:lnTo>
                                <a:lnTo>
                                  <a:pt x="3461" y="15"/>
                                </a:lnTo>
                                <a:lnTo>
                                  <a:pt x="3506" y="15"/>
                                </a:lnTo>
                                <a:lnTo>
                                  <a:pt x="3506" y="0"/>
                                </a:lnTo>
                                <a:close/>
                                <a:moveTo>
                                  <a:pt x="3581" y="675"/>
                                </a:moveTo>
                                <a:lnTo>
                                  <a:pt x="3536" y="675"/>
                                </a:lnTo>
                                <a:lnTo>
                                  <a:pt x="3536" y="690"/>
                                </a:lnTo>
                                <a:lnTo>
                                  <a:pt x="3581" y="690"/>
                                </a:lnTo>
                                <a:lnTo>
                                  <a:pt x="3581" y="675"/>
                                </a:lnTo>
                                <a:close/>
                                <a:moveTo>
                                  <a:pt x="3581" y="0"/>
                                </a:moveTo>
                                <a:lnTo>
                                  <a:pt x="3536" y="0"/>
                                </a:lnTo>
                                <a:lnTo>
                                  <a:pt x="3536" y="15"/>
                                </a:lnTo>
                                <a:lnTo>
                                  <a:pt x="3581" y="15"/>
                                </a:lnTo>
                                <a:lnTo>
                                  <a:pt x="3581" y="0"/>
                                </a:lnTo>
                                <a:close/>
                                <a:moveTo>
                                  <a:pt x="3657" y="675"/>
                                </a:moveTo>
                                <a:lnTo>
                                  <a:pt x="3612" y="675"/>
                                </a:lnTo>
                                <a:lnTo>
                                  <a:pt x="3612" y="690"/>
                                </a:lnTo>
                                <a:lnTo>
                                  <a:pt x="3657" y="690"/>
                                </a:lnTo>
                                <a:lnTo>
                                  <a:pt x="3657" y="675"/>
                                </a:lnTo>
                                <a:close/>
                                <a:moveTo>
                                  <a:pt x="3657" y="0"/>
                                </a:moveTo>
                                <a:lnTo>
                                  <a:pt x="3612" y="0"/>
                                </a:lnTo>
                                <a:lnTo>
                                  <a:pt x="3612" y="15"/>
                                </a:lnTo>
                                <a:lnTo>
                                  <a:pt x="3657" y="15"/>
                                </a:lnTo>
                                <a:lnTo>
                                  <a:pt x="3657" y="0"/>
                                </a:lnTo>
                                <a:close/>
                                <a:moveTo>
                                  <a:pt x="3732" y="675"/>
                                </a:moveTo>
                                <a:lnTo>
                                  <a:pt x="3687" y="675"/>
                                </a:lnTo>
                                <a:lnTo>
                                  <a:pt x="3687" y="690"/>
                                </a:lnTo>
                                <a:lnTo>
                                  <a:pt x="3732" y="690"/>
                                </a:lnTo>
                                <a:lnTo>
                                  <a:pt x="3732" y="675"/>
                                </a:lnTo>
                                <a:close/>
                                <a:moveTo>
                                  <a:pt x="3732" y="0"/>
                                </a:moveTo>
                                <a:lnTo>
                                  <a:pt x="3687" y="0"/>
                                </a:lnTo>
                                <a:lnTo>
                                  <a:pt x="3687" y="15"/>
                                </a:lnTo>
                                <a:lnTo>
                                  <a:pt x="3732" y="15"/>
                                </a:lnTo>
                                <a:lnTo>
                                  <a:pt x="3732" y="0"/>
                                </a:lnTo>
                                <a:close/>
                                <a:moveTo>
                                  <a:pt x="3807" y="675"/>
                                </a:moveTo>
                                <a:lnTo>
                                  <a:pt x="3762" y="675"/>
                                </a:lnTo>
                                <a:lnTo>
                                  <a:pt x="3762" y="690"/>
                                </a:lnTo>
                                <a:lnTo>
                                  <a:pt x="3807" y="690"/>
                                </a:lnTo>
                                <a:lnTo>
                                  <a:pt x="3807" y="675"/>
                                </a:lnTo>
                                <a:close/>
                                <a:moveTo>
                                  <a:pt x="3807" y="0"/>
                                </a:moveTo>
                                <a:lnTo>
                                  <a:pt x="3762" y="0"/>
                                </a:lnTo>
                                <a:lnTo>
                                  <a:pt x="3762" y="15"/>
                                </a:lnTo>
                                <a:lnTo>
                                  <a:pt x="3807" y="15"/>
                                </a:lnTo>
                                <a:lnTo>
                                  <a:pt x="3807" y="0"/>
                                </a:lnTo>
                                <a:close/>
                                <a:moveTo>
                                  <a:pt x="3882" y="675"/>
                                </a:moveTo>
                                <a:lnTo>
                                  <a:pt x="3837" y="675"/>
                                </a:lnTo>
                                <a:lnTo>
                                  <a:pt x="3837" y="690"/>
                                </a:lnTo>
                                <a:lnTo>
                                  <a:pt x="3882" y="690"/>
                                </a:lnTo>
                                <a:lnTo>
                                  <a:pt x="3882" y="675"/>
                                </a:lnTo>
                                <a:close/>
                                <a:moveTo>
                                  <a:pt x="3882" y="0"/>
                                </a:moveTo>
                                <a:lnTo>
                                  <a:pt x="3837" y="0"/>
                                </a:lnTo>
                                <a:lnTo>
                                  <a:pt x="3837" y="15"/>
                                </a:lnTo>
                                <a:lnTo>
                                  <a:pt x="3882" y="15"/>
                                </a:lnTo>
                                <a:lnTo>
                                  <a:pt x="3882" y="0"/>
                                </a:lnTo>
                                <a:close/>
                                <a:moveTo>
                                  <a:pt x="3958" y="675"/>
                                </a:moveTo>
                                <a:lnTo>
                                  <a:pt x="3913" y="675"/>
                                </a:lnTo>
                                <a:lnTo>
                                  <a:pt x="3913" y="690"/>
                                </a:lnTo>
                                <a:lnTo>
                                  <a:pt x="3958" y="690"/>
                                </a:lnTo>
                                <a:lnTo>
                                  <a:pt x="3958" y="675"/>
                                </a:lnTo>
                                <a:close/>
                                <a:moveTo>
                                  <a:pt x="3958" y="0"/>
                                </a:moveTo>
                                <a:lnTo>
                                  <a:pt x="3913" y="0"/>
                                </a:lnTo>
                                <a:lnTo>
                                  <a:pt x="3913" y="15"/>
                                </a:lnTo>
                                <a:lnTo>
                                  <a:pt x="3958" y="15"/>
                                </a:lnTo>
                                <a:lnTo>
                                  <a:pt x="3958" y="0"/>
                                </a:lnTo>
                                <a:close/>
                                <a:moveTo>
                                  <a:pt x="4033" y="675"/>
                                </a:moveTo>
                                <a:lnTo>
                                  <a:pt x="3988" y="675"/>
                                </a:lnTo>
                                <a:lnTo>
                                  <a:pt x="3988" y="690"/>
                                </a:lnTo>
                                <a:lnTo>
                                  <a:pt x="4033" y="690"/>
                                </a:lnTo>
                                <a:lnTo>
                                  <a:pt x="4033" y="675"/>
                                </a:lnTo>
                                <a:close/>
                                <a:moveTo>
                                  <a:pt x="4033" y="0"/>
                                </a:moveTo>
                                <a:lnTo>
                                  <a:pt x="3988" y="0"/>
                                </a:lnTo>
                                <a:lnTo>
                                  <a:pt x="3988" y="15"/>
                                </a:lnTo>
                                <a:lnTo>
                                  <a:pt x="4033" y="15"/>
                                </a:lnTo>
                                <a:lnTo>
                                  <a:pt x="4033" y="0"/>
                                </a:lnTo>
                                <a:close/>
                                <a:moveTo>
                                  <a:pt x="4108" y="675"/>
                                </a:moveTo>
                                <a:lnTo>
                                  <a:pt x="4063" y="675"/>
                                </a:lnTo>
                                <a:lnTo>
                                  <a:pt x="4063" y="690"/>
                                </a:lnTo>
                                <a:lnTo>
                                  <a:pt x="4108" y="690"/>
                                </a:lnTo>
                                <a:lnTo>
                                  <a:pt x="4108" y="675"/>
                                </a:lnTo>
                                <a:close/>
                                <a:moveTo>
                                  <a:pt x="4108" y="0"/>
                                </a:moveTo>
                                <a:lnTo>
                                  <a:pt x="4063" y="0"/>
                                </a:lnTo>
                                <a:lnTo>
                                  <a:pt x="4063" y="15"/>
                                </a:lnTo>
                                <a:lnTo>
                                  <a:pt x="4108" y="15"/>
                                </a:lnTo>
                                <a:lnTo>
                                  <a:pt x="4108" y="0"/>
                                </a:lnTo>
                                <a:close/>
                                <a:moveTo>
                                  <a:pt x="4183" y="675"/>
                                </a:moveTo>
                                <a:lnTo>
                                  <a:pt x="4138" y="675"/>
                                </a:lnTo>
                                <a:lnTo>
                                  <a:pt x="4138" y="690"/>
                                </a:lnTo>
                                <a:lnTo>
                                  <a:pt x="4183" y="690"/>
                                </a:lnTo>
                                <a:lnTo>
                                  <a:pt x="4183" y="675"/>
                                </a:lnTo>
                                <a:close/>
                                <a:moveTo>
                                  <a:pt x="4183" y="0"/>
                                </a:moveTo>
                                <a:lnTo>
                                  <a:pt x="4138" y="0"/>
                                </a:lnTo>
                                <a:lnTo>
                                  <a:pt x="4138" y="15"/>
                                </a:lnTo>
                                <a:lnTo>
                                  <a:pt x="4183" y="15"/>
                                </a:lnTo>
                                <a:lnTo>
                                  <a:pt x="4183" y="0"/>
                                </a:lnTo>
                                <a:close/>
                                <a:moveTo>
                                  <a:pt x="4259" y="675"/>
                                </a:moveTo>
                                <a:lnTo>
                                  <a:pt x="4214" y="675"/>
                                </a:lnTo>
                                <a:lnTo>
                                  <a:pt x="4214" y="690"/>
                                </a:lnTo>
                                <a:lnTo>
                                  <a:pt x="4259" y="690"/>
                                </a:lnTo>
                                <a:lnTo>
                                  <a:pt x="4259" y="675"/>
                                </a:lnTo>
                                <a:close/>
                                <a:moveTo>
                                  <a:pt x="4259" y="0"/>
                                </a:moveTo>
                                <a:lnTo>
                                  <a:pt x="4214" y="0"/>
                                </a:lnTo>
                                <a:lnTo>
                                  <a:pt x="4214" y="15"/>
                                </a:lnTo>
                                <a:lnTo>
                                  <a:pt x="4259" y="15"/>
                                </a:lnTo>
                                <a:lnTo>
                                  <a:pt x="4259" y="0"/>
                                </a:lnTo>
                                <a:close/>
                                <a:moveTo>
                                  <a:pt x="4334" y="675"/>
                                </a:moveTo>
                                <a:lnTo>
                                  <a:pt x="4289" y="675"/>
                                </a:lnTo>
                                <a:lnTo>
                                  <a:pt x="4289" y="690"/>
                                </a:lnTo>
                                <a:lnTo>
                                  <a:pt x="4334" y="690"/>
                                </a:lnTo>
                                <a:lnTo>
                                  <a:pt x="4334" y="675"/>
                                </a:lnTo>
                                <a:close/>
                                <a:moveTo>
                                  <a:pt x="4334" y="0"/>
                                </a:moveTo>
                                <a:lnTo>
                                  <a:pt x="4289" y="0"/>
                                </a:lnTo>
                                <a:lnTo>
                                  <a:pt x="4289" y="15"/>
                                </a:lnTo>
                                <a:lnTo>
                                  <a:pt x="4334" y="15"/>
                                </a:lnTo>
                                <a:lnTo>
                                  <a:pt x="4334" y="0"/>
                                </a:lnTo>
                                <a:close/>
                                <a:moveTo>
                                  <a:pt x="4409" y="675"/>
                                </a:moveTo>
                                <a:lnTo>
                                  <a:pt x="4364" y="675"/>
                                </a:lnTo>
                                <a:lnTo>
                                  <a:pt x="4364" y="690"/>
                                </a:lnTo>
                                <a:lnTo>
                                  <a:pt x="4409" y="690"/>
                                </a:lnTo>
                                <a:lnTo>
                                  <a:pt x="4409" y="675"/>
                                </a:lnTo>
                                <a:close/>
                                <a:moveTo>
                                  <a:pt x="4409" y="0"/>
                                </a:moveTo>
                                <a:lnTo>
                                  <a:pt x="4364" y="0"/>
                                </a:lnTo>
                                <a:lnTo>
                                  <a:pt x="4364" y="15"/>
                                </a:lnTo>
                                <a:lnTo>
                                  <a:pt x="4409" y="15"/>
                                </a:lnTo>
                                <a:lnTo>
                                  <a:pt x="4409" y="0"/>
                                </a:lnTo>
                                <a:close/>
                                <a:moveTo>
                                  <a:pt x="4484" y="675"/>
                                </a:moveTo>
                                <a:lnTo>
                                  <a:pt x="4439" y="675"/>
                                </a:lnTo>
                                <a:lnTo>
                                  <a:pt x="4439" y="690"/>
                                </a:lnTo>
                                <a:lnTo>
                                  <a:pt x="4484" y="690"/>
                                </a:lnTo>
                                <a:lnTo>
                                  <a:pt x="4484" y="675"/>
                                </a:lnTo>
                                <a:close/>
                                <a:moveTo>
                                  <a:pt x="4484" y="0"/>
                                </a:moveTo>
                                <a:lnTo>
                                  <a:pt x="4439" y="0"/>
                                </a:lnTo>
                                <a:lnTo>
                                  <a:pt x="4439" y="15"/>
                                </a:lnTo>
                                <a:lnTo>
                                  <a:pt x="4484" y="15"/>
                                </a:lnTo>
                                <a:lnTo>
                                  <a:pt x="4484" y="0"/>
                                </a:lnTo>
                                <a:close/>
                                <a:moveTo>
                                  <a:pt x="4560" y="675"/>
                                </a:moveTo>
                                <a:lnTo>
                                  <a:pt x="4515" y="675"/>
                                </a:lnTo>
                                <a:lnTo>
                                  <a:pt x="4515" y="690"/>
                                </a:lnTo>
                                <a:lnTo>
                                  <a:pt x="4560" y="690"/>
                                </a:lnTo>
                                <a:lnTo>
                                  <a:pt x="4560" y="675"/>
                                </a:lnTo>
                                <a:close/>
                                <a:moveTo>
                                  <a:pt x="4560" y="0"/>
                                </a:moveTo>
                                <a:lnTo>
                                  <a:pt x="4515" y="0"/>
                                </a:lnTo>
                                <a:lnTo>
                                  <a:pt x="4515" y="15"/>
                                </a:lnTo>
                                <a:lnTo>
                                  <a:pt x="4560" y="15"/>
                                </a:lnTo>
                                <a:lnTo>
                                  <a:pt x="4560" y="0"/>
                                </a:lnTo>
                                <a:close/>
                                <a:moveTo>
                                  <a:pt x="4635" y="675"/>
                                </a:moveTo>
                                <a:lnTo>
                                  <a:pt x="4590" y="675"/>
                                </a:lnTo>
                                <a:lnTo>
                                  <a:pt x="4590" y="690"/>
                                </a:lnTo>
                                <a:lnTo>
                                  <a:pt x="4635" y="690"/>
                                </a:lnTo>
                                <a:lnTo>
                                  <a:pt x="4635" y="675"/>
                                </a:lnTo>
                                <a:close/>
                                <a:moveTo>
                                  <a:pt x="4635" y="0"/>
                                </a:moveTo>
                                <a:lnTo>
                                  <a:pt x="4590" y="0"/>
                                </a:lnTo>
                                <a:lnTo>
                                  <a:pt x="4590" y="15"/>
                                </a:lnTo>
                                <a:lnTo>
                                  <a:pt x="4635" y="15"/>
                                </a:lnTo>
                                <a:lnTo>
                                  <a:pt x="4635" y="0"/>
                                </a:lnTo>
                                <a:close/>
                                <a:moveTo>
                                  <a:pt x="4710" y="675"/>
                                </a:moveTo>
                                <a:lnTo>
                                  <a:pt x="4665" y="675"/>
                                </a:lnTo>
                                <a:lnTo>
                                  <a:pt x="4665" y="690"/>
                                </a:lnTo>
                                <a:lnTo>
                                  <a:pt x="4710" y="690"/>
                                </a:lnTo>
                                <a:lnTo>
                                  <a:pt x="4710" y="675"/>
                                </a:lnTo>
                                <a:close/>
                                <a:moveTo>
                                  <a:pt x="4710" y="0"/>
                                </a:moveTo>
                                <a:lnTo>
                                  <a:pt x="4665" y="0"/>
                                </a:lnTo>
                                <a:lnTo>
                                  <a:pt x="4665" y="15"/>
                                </a:lnTo>
                                <a:lnTo>
                                  <a:pt x="4710" y="15"/>
                                </a:lnTo>
                                <a:lnTo>
                                  <a:pt x="4710" y="0"/>
                                </a:lnTo>
                                <a:close/>
                                <a:moveTo>
                                  <a:pt x="4785" y="675"/>
                                </a:moveTo>
                                <a:lnTo>
                                  <a:pt x="4740" y="675"/>
                                </a:lnTo>
                                <a:lnTo>
                                  <a:pt x="4740" y="690"/>
                                </a:lnTo>
                                <a:lnTo>
                                  <a:pt x="4785" y="690"/>
                                </a:lnTo>
                                <a:lnTo>
                                  <a:pt x="4785" y="675"/>
                                </a:lnTo>
                                <a:close/>
                                <a:moveTo>
                                  <a:pt x="4785" y="0"/>
                                </a:moveTo>
                                <a:lnTo>
                                  <a:pt x="4740" y="0"/>
                                </a:lnTo>
                                <a:lnTo>
                                  <a:pt x="4740" y="15"/>
                                </a:lnTo>
                                <a:lnTo>
                                  <a:pt x="4785" y="15"/>
                                </a:lnTo>
                                <a:lnTo>
                                  <a:pt x="4785" y="0"/>
                                </a:lnTo>
                                <a:close/>
                                <a:moveTo>
                                  <a:pt x="4860" y="675"/>
                                </a:moveTo>
                                <a:lnTo>
                                  <a:pt x="4815" y="675"/>
                                </a:lnTo>
                                <a:lnTo>
                                  <a:pt x="4815" y="690"/>
                                </a:lnTo>
                                <a:lnTo>
                                  <a:pt x="4860" y="690"/>
                                </a:lnTo>
                                <a:lnTo>
                                  <a:pt x="4860" y="675"/>
                                </a:lnTo>
                                <a:close/>
                                <a:moveTo>
                                  <a:pt x="4860" y="0"/>
                                </a:moveTo>
                                <a:lnTo>
                                  <a:pt x="4815" y="0"/>
                                </a:lnTo>
                                <a:lnTo>
                                  <a:pt x="4815" y="15"/>
                                </a:lnTo>
                                <a:lnTo>
                                  <a:pt x="4860" y="15"/>
                                </a:lnTo>
                                <a:lnTo>
                                  <a:pt x="4860" y="0"/>
                                </a:lnTo>
                                <a:close/>
                                <a:moveTo>
                                  <a:pt x="4936" y="675"/>
                                </a:moveTo>
                                <a:lnTo>
                                  <a:pt x="4891" y="675"/>
                                </a:lnTo>
                                <a:lnTo>
                                  <a:pt x="4891" y="690"/>
                                </a:lnTo>
                                <a:lnTo>
                                  <a:pt x="4936" y="690"/>
                                </a:lnTo>
                                <a:lnTo>
                                  <a:pt x="4936" y="675"/>
                                </a:lnTo>
                                <a:close/>
                                <a:moveTo>
                                  <a:pt x="4936" y="0"/>
                                </a:moveTo>
                                <a:lnTo>
                                  <a:pt x="4891" y="0"/>
                                </a:lnTo>
                                <a:lnTo>
                                  <a:pt x="4891" y="15"/>
                                </a:lnTo>
                                <a:lnTo>
                                  <a:pt x="4936" y="15"/>
                                </a:lnTo>
                                <a:lnTo>
                                  <a:pt x="4936" y="0"/>
                                </a:lnTo>
                                <a:close/>
                                <a:moveTo>
                                  <a:pt x="5011" y="675"/>
                                </a:moveTo>
                                <a:lnTo>
                                  <a:pt x="4966" y="675"/>
                                </a:lnTo>
                                <a:lnTo>
                                  <a:pt x="4966" y="690"/>
                                </a:lnTo>
                                <a:lnTo>
                                  <a:pt x="5011" y="690"/>
                                </a:lnTo>
                                <a:lnTo>
                                  <a:pt x="5011" y="675"/>
                                </a:lnTo>
                                <a:close/>
                                <a:moveTo>
                                  <a:pt x="5011" y="0"/>
                                </a:moveTo>
                                <a:lnTo>
                                  <a:pt x="4966" y="0"/>
                                </a:lnTo>
                                <a:lnTo>
                                  <a:pt x="4966" y="15"/>
                                </a:lnTo>
                                <a:lnTo>
                                  <a:pt x="5011" y="15"/>
                                </a:lnTo>
                                <a:lnTo>
                                  <a:pt x="5011" y="0"/>
                                </a:lnTo>
                                <a:close/>
                                <a:moveTo>
                                  <a:pt x="5086" y="675"/>
                                </a:moveTo>
                                <a:lnTo>
                                  <a:pt x="5041" y="675"/>
                                </a:lnTo>
                                <a:lnTo>
                                  <a:pt x="5041" y="690"/>
                                </a:lnTo>
                                <a:lnTo>
                                  <a:pt x="5086" y="690"/>
                                </a:lnTo>
                                <a:lnTo>
                                  <a:pt x="5086" y="675"/>
                                </a:lnTo>
                                <a:close/>
                                <a:moveTo>
                                  <a:pt x="5086" y="0"/>
                                </a:moveTo>
                                <a:lnTo>
                                  <a:pt x="5041" y="0"/>
                                </a:lnTo>
                                <a:lnTo>
                                  <a:pt x="5041" y="15"/>
                                </a:lnTo>
                                <a:lnTo>
                                  <a:pt x="5086" y="15"/>
                                </a:lnTo>
                                <a:lnTo>
                                  <a:pt x="5086" y="0"/>
                                </a:lnTo>
                                <a:close/>
                                <a:moveTo>
                                  <a:pt x="5161" y="675"/>
                                </a:moveTo>
                                <a:lnTo>
                                  <a:pt x="5116" y="675"/>
                                </a:lnTo>
                                <a:lnTo>
                                  <a:pt x="5116" y="690"/>
                                </a:lnTo>
                                <a:lnTo>
                                  <a:pt x="5161" y="690"/>
                                </a:lnTo>
                                <a:lnTo>
                                  <a:pt x="5161" y="675"/>
                                </a:lnTo>
                                <a:close/>
                                <a:moveTo>
                                  <a:pt x="5161" y="0"/>
                                </a:moveTo>
                                <a:lnTo>
                                  <a:pt x="5116" y="0"/>
                                </a:lnTo>
                                <a:lnTo>
                                  <a:pt x="5116" y="15"/>
                                </a:lnTo>
                                <a:lnTo>
                                  <a:pt x="5161" y="15"/>
                                </a:lnTo>
                                <a:lnTo>
                                  <a:pt x="5161" y="0"/>
                                </a:lnTo>
                                <a:close/>
                                <a:moveTo>
                                  <a:pt x="5237" y="675"/>
                                </a:moveTo>
                                <a:lnTo>
                                  <a:pt x="5192" y="675"/>
                                </a:lnTo>
                                <a:lnTo>
                                  <a:pt x="5192" y="690"/>
                                </a:lnTo>
                                <a:lnTo>
                                  <a:pt x="5237" y="690"/>
                                </a:lnTo>
                                <a:lnTo>
                                  <a:pt x="5237" y="675"/>
                                </a:lnTo>
                                <a:close/>
                                <a:moveTo>
                                  <a:pt x="5237" y="0"/>
                                </a:moveTo>
                                <a:lnTo>
                                  <a:pt x="5192" y="0"/>
                                </a:lnTo>
                                <a:lnTo>
                                  <a:pt x="5192" y="15"/>
                                </a:lnTo>
                                <a:lnTo>
                                  <a:pt x="5237" y="15"/>
                                </a:lnTo>
                                <a:lnTo>
                                  <a:pt x="5237" y="0"/>
                                </a:lnTo>
                                <a:close/>
                                <a:moveTo>
                                  <a:pt x="5312" y="675"/>
                                </a:moveTo>
                                <a:lnTo>
                                  <a:pt x="5267" y="675"/>
                                </a:lnTo>
                                <a:lnTo>
                                  <a:pt x="5267" y="690"/>
                                </a:lnTo>
                                <a:lnTo>
                                  <a:pt x="5312" y="690"/>
                                </a:lnTo>
                                <a:lnTo>
                                  <a:pt x="5312" y="675"/>
                                </a:lnTo>
                                <a:close/>
                                <a:moveTo>
                                  <a:pt x="5312" y="0"/>
                                </a:moveTo>
                                <a:lnTo>
                                  <a:pt x="5267" y="0"/>
                                </a:lnTo>
                                <a:lnTo>
                                  <a:pt x="5267" y="15"/>
                                </a:lnTo>
                                <a:lnTo>
                                  <a:pt x="5312" y="15"/>
                                </a:lnTo>
                                <a:lnTo>
                                  <a:pt x="5312" y="0"/>
                                </a:lnTo>
                                <a:close/>
                                <a:moveTo>
                                  <a:pt x="5387" y="675"/>
                                </a:moveTo>
                                <a:lnTo>
                                  <a:pt x="5342" y="675"/>
                                </a:lnTo>
                                <a:lnTo>
                                  <a:pt x="5342" y="690"/>
                                </a:lnTo>
                                <a:lnTo>
                                  <a:pt x="5387" y="690"/>
                                </a:lnTo>
                                <a:lnTo>
                                  <a:pt x="5387" y="675"/>
                                </a:lnTo>
                                <a:close/>
                                <a:moveTo>
                                  <a:pt x="5387" y="0"/>
                                </a:moveTo>
                                <a:lnTo>
                                  <a:pt x="5342" y="0"/>
                                </a:lnTo>
                                <a:lnTo>
                                  <a:pt x="5342" y="15"/>
                                </a:lnTo>
                                <a:lnTo>
                                  <a:pt x="5387" y="15"/>
                                </a:lnTo>
                                <a:lnTo>
                                  <a:pt x="5387" y="0"/>
                                </a:lnTo>
                                <a:close/>
                                <a:moveTo>
                                  <a:pt x="5462" y="675"/>
                                </a:moveTo>
                                <a:lnTo>
                                  <a:pt x="5417" y="675"/>
                                </a:lnTo>
                                <a:lnTo>
                                  <a:pt x="5417" y="690"/>
                                </a:lnTo>
                                <a:lnTo>
                                  <a:pt x="5462" y="690"/>
                                </a:lnTo>
                                <a:lnTo>
                                  <a:pt x="5462" y="675"/>
                                </a:lnTo>
                                <a:close/>
                                <a:moveTo>
                                  <a:pt x="5462" y="0"/>
                                </a:moveTo>
                                <a:lnTo>
                                  <a:pt x="5417" y="0"/>
                                </a:lnTo>
                                <a:lnTo>
                                  <a:pt x="5417" y="15"/>
                                </a:lnTo>
                                <a:lnTo>
                                  <a:pt x="5462" y="15"/>
                                </a:lnTo>
                                <a:lnTo>
                                  <a:pt x="5462" y="0"/>
                                </a:lnTo>
                                <a:close/>
                                <a:moveTo>
                                  <a:pt x="5538" y="675"/>
                                </a:moveTo>
                                <a:lnTo>
                                  <a:pt x="5493" y="675"/>
                                </a:lnTo>
                                <a:lnTo>
                                  <a:pt x="5493" y="690"/>
                                </a:lnTo>
                                <a:lnTo>
                                  <a:pt x="5538" y="690"/>
                                </a:lnTo>
                                <a:lnTo>
                                  <a:pt x="5538" y="675"/>
                                </a:lnTo>
                                <a:close/>
                                <a:moveTo>
                                  <a:pt x="5538" y="0"/>
                                </a:moveTo>
                                <a:lnTo>
                                  <a:pt x="5493" y="0"/>
                                </a:lnTo>
                                <a:lnTo>
                                  <a:pt x="5493" y="15"/>
                                </a:lnTo>
                                <a:lnTo>
                                  <a:pt x="5538" y="15"/>
                                </a:lnTo>
                                <a:lnTo>
                                  <a:pt x="5538" y="0"/>
                                </a:lnTo>
                                <a:close/>
                                <a:moveTo>
                                  <a:pt x="5613" y="675"/>
                                </a:moveTo>
                                <a:lnTo>
                                  <a:pt x="5568" y="675"/>
                                </a:lnTo>
                                <a:lnTo>
                                  <a:pt x="5568" y="690"/>
                                </a:lnTo>
                                <a:lnTo>
                                  <a:pt x="5613" y="690"/>
                                </a:lnTo>
                                <a:lnTo>
                                  <a:pt x="5613" y="675"/>
                                </a:lnTo>
                                <a:close/>
                                <a:moveTo>
                                  <a:pt x="5613" y="0"/>
                                </a:moveTo>
                                <a:lnTo>
                                  <a:pt x="5568" y="0"/>
                                </a:lnTo>
                                <a:lnTo>
                                  <a:pt x="5568" y="15"/>
                                </a:lnTo>
                                <a:lnTo>
                                  <a:pt x="5613" y="15"/>
                                </a:lnTo>
                                <a:lnTo>
                                  <a:pt x="5613" y="0"/>
                                </a:lnTo>
                                <a:close/>
                                <a:moveTo>
                                  <a:pt x="5688" y="675"/>
                                </a:moveTo>
                                <a:lnTo>
                                  <a:pt x="5643" y="675"/>
                                </a:lnTo>
                                <a:lnTo>
                                  <a:pt x="5643" y="690"/>
                                </a:lnTo>
                                <a:lnTo>
                                  <a:pt x="5688" y="690"/>
                                </a:lnTo>
                                <a:lnTo>
                                  <a:pt x="5688" y="675"/>
                                </a:lnTo>
                                <a:close/>
                                <a:moveTo>
                                  <a:pt x="5688" y="0"/>
                                </a:moveTo>
                                <a:lnTo>
                                  <a:pt x="5643" y="0"/>
                                </a:lnTo>
                                <a:lnTo>
                                  <a:pt x="5643" y="15"/>
                                </a:lnTo>
                                <a:lnTo>
                                  <a:pt x="5688" y="15"/>
                                </a:lnTo>
                                <a:lnTo>
                                  <a:pt x="5688" y="0"/>
                                </a:lnTo>
                                <a:close/>
                                <a:moveTo>
                                  <a:pt x="5763" y="675"/>
                                </a:moveTo>
                                <a:lnTo>
                                  <a:pt x="5718" y="675"/>
                                </a:lnTo>
                                <a:lnTo>
                                  <a:pt x="5718" y="690"/>
                                </a:lnTo>
                                <a:lnTo>
                                  <a:pt x="5763" y="690"/>
                                </a:lnTo>
                                <a:lnTo>
                                  <a:pt x="5763" y="675"/>
                                </a:lnTo>
                                <a:close/>
                                <a:moveTo>
                                  <a:pt x="5763" y="0"/>
                                </a:moveTo>
                                <a:lnTo>
                                  <a:pt x="5718" y="0"/>
                                </a:lnTo>
                                <a:lnTo>
                                  <a:pt x="5718" y="15"/>
                                </a:lnTo>
                                <a:lnTo>
                                  <a:pt x="5763" y="15"/>
                                </a:lnTo>
                                <a:lnTo>
                                  <a:pt x="5763" y="0"/>
                                </a:lnTo>
                                <a:close/>
                                <a:moveTo>
                                  <a:pt x="5839" y="675"/>
                                </a:moveTo>
                                <a:lnTo>
                                  <a:pt x="5794" y="675"/>
                                </a:lnTo>
                                <a:lnTo>
                                  <a:pt x="5794" y="690"/>
                                </a:lnTo>
                                <a:lnTo>
                                  <a:pt x="5839" y="690"/>
                                </a:lnTo>
                                <a:lnTo>
                                  <a:pt x="5839" y="675"/>
                                </a:lnTo>
                                <a:close/>
                                <a:moveTo>
                                  <a:pt x="5839" y="0"/>
                                </a:moveTo>
                                <a:lnTo>
                                  <a:pt x="5794" y="0"/>
                                </a:lnTo>
                                <a:lnTo>
                                  <a:pt x="5794" y="15"/>
                                </a:lnTo>
                                <a:lnTo>
                                  <a:pt x="5839" y="15"/>
                                </a:lnTo>
                                <a:lnTo>
                                  <a:pt x="5839" y="0"/>
                                </a:lnTo>
                                <a:close/>
                                <a:moveTo>
                                  <a:pt x="5914" y="675"/>
                                </a:moveTo>
                                <a:lnTo>
                                  <a:pt x="5869" y="675"/>
                                </a:lnTo>
                                <a:lnTo>
                                  <a:pt x="5869" y="690"/>
                                </a:lnTo>
                                <a:lnTo>
                                  <a:pt x="5914" y="690"/>
                                </a:lnTo>
                                <a:lnTo>
                                  <a:pt x="5914" y="675"/>
                                </a:lnTo>
                                <a:close/>
                                <a:moveTo>
                                  <a:pt x="5914" y="0"/>
                                </a:moveTo>
                                <a:lnTo>
                                  <a:pt x="5869" y="0"/>
                                </a:lnTo>
                                <a:lnTo>
                                  <a:pt x="5869" y="15"/>
                                </a:lnTo>
                                <a:lnTo>
                                  <a:pt x="5914" y="15"/>
                                </a:lnTo>
                                <a:lnTo>
                                  <a:pt x="5914" y="0"/>
                                </a:lnTo>
                                <a:close/>
                                <a:moveTo>
                                  <a:pt x="5989" y="675"/>
                                </a:moveTo>
                                <a:lnTo>
                                  <a:pt x="5944" y="675"/>
                                </a:lnTo>
                                <a:lnTo>
                                  <a:pt x="5944" y="690"/>
                                </a:lnTo>
                                <a:lnTo>
                                  <a:pt x="5989" y="690"/>
                                </a:lnTo>
                                <a:lnTo>
                                  <a:pt x="5989" y="675"/>
                                </a:lnTo>
                                <a:close/>
                                <a:moveTo>
                                  <a:pt x="5989" y="0"/>
                                </a:moveTo>
                                <a:lnTo>
                                  <a:pt x="5944" y="0"/>
                                </a:lnTo>
                                <a:lnTo>
                                  <a:pt x="5944" y="15"/>
                                </a:lnTo>
                                <a:lnTo>
                                  <a:pt x="5989" y="15"/>
                                </a:lnTo>
                                <a:lnTo>
                                  <a:pt x="5989" y="0"/>
                                </a:lnTo>
                                <a:close/>
                                <a:moveTo>
                                  <a:pt x="6064" y="675"/>
                                </a:moveTo>
                                <a:lnTo>
                                  <a:pt x="6019" y="675"/>
                                </a:lnTo>
                                <a:lnTo>
                                  <a:pt x="6019" y="690"/>
                                </a:lnTo>
                                <a:lnTo>
                                  <a:pt x="6064" y="690"/>
                                </a:lnTo>
                                <a:lnTo>
                                  <a:pt x="6064" y="675"/>
                                </a:lnTo>
                                <a:close/>
                                <a:moveTo>
                                  <a:pt x="6064" y="0"/>
                                </a:moveTo>
                                <a:lnTo>
                                  <a:pt x="6019" y="0"/>
                                </a:lnTo>
                                <a:lnTo>
                                  <a:pt x="6019" y="15"/>
                                </a:lnTo>
                                <a:lnTo>
                                  <a:pt x="6064" y="15"/>
                                </a:lnTo>
                                <a:lnTo>
                                  <a:pt x="6064" y="0"/>
                                </a:lnTo>
                                <a:close/>
                                <a:moveTo>
                                  <a:pt x="6140" y="675"/>
                                </a:moveTo>
                                <a:lnTo>
                                  <a:pt x="6095" y="675"/>
                                </a:lnTo>
                                <a:lnTo>
                                  <a:pt x="6095" y="690"/>
                                </a:lnTo>
                                <a:lnTo>
                                  <a:pt x="6140" y="690"/>
                                </a:lnTo>
                                <a:lnTo>
                                  <a:pt x="6140" y="675"/>
                                </a:lnTo>
                                <a:close/>
                                <a:moveTo>
                                  <a:pt x="6140" y="0"/>
                                </a:moveTo>
                                <a:lnTo>
                                  <a:pt x="6095" y="0"/>
                                </a:lnTo>
                                <a:lnTo>
                                  <a:pt x="6095" y="15"/>
                                </a:lnTo>
                                <a:lnTo>
                                  <a:pt x="6140" y="15"/>
                                </a:lnTo>
                                <a:lnTo>
                                  <a:pt x="6140" y="0"/>
                                </a:lnTo>
                                <a:close/>
                                <a:moveTo>
                                  <a:pt x="6215" y="675"/>
                                </a:moveTo>
                                <a:lnTo>
                                  <a:pt x="6170" y="675"/>
                                </a:lnTo>
                                <a:lnTo>
                                  <a:pt x="6170" y="690"/>
                                </a:lnTo>
                                <a:lnTo>
                                  <a:pt x="6215" y="690"/>
                                </a:lnTo>
                                <a:lnTo>
                                  <a:pt x="6215" y="675"/>
                                </a:lnTo>
                                <a:close/>
                                <a:moveTo>
                                  <a:pt x="6215" y="0"/>
                                </a:moveTo>
                                <a:lnTo>
                                  <a:pt x="6170" y="0"/>
                                </a:lnTo>
                                <a:lnTo>
                                  <a:pt x="6170" y="15"/>
                                </a:lnTo>
                                <a:lnTo>
                                  <a:pt x="6215" y="15"/>
                                </a:lnTo>
                                <a:lnTo>
                                  <a:pt x="6215" y="0"/>
                                </a:lnTo>
                                <a:close/>
                                <a:moveTo>
                                  <a:pt x="6290" y="675"/>
                                </a:moveTo>
                                <a:lnTo>
                                  <a:pt x="6245" y="675"/>
                                </a:lnTo>
                                <a:lnTo>
                                  <a:pt x="6245" y="690"/>
                                </a:lnTo>
                                <a:lnTo>
                                  <a:pt x="6290" y="690"/>
                                </a:lnTo>
                                <a:lnTo>
                                  <a:pt x="6290" y="675"/>
                                </a:lnTo>
                                <a:close/>
                                <a:moveTo>
                                  <a:pt x="6290" y="0"/>
                                </a:moveTo>
                                <a:lnTo>
                                  <a:pt x="6245" y="0"/>
                                </a:lnTo>
                                <a:lnTo>
                                  <a:pt x="6245" y="15"/>
                                </a:lnTo>
                                <a:lnTo>
                                  <a:pt x="6290" y="15"/>
                                </a:lnTo>
                                <a:lnTo>
                                  <a:pt x="6290" y="0"/>
                                </a:lnTo>
                                <a:close/>
                                <a:moveTo>
                                  <a:pt x="6365" y="675"/>
                                </a:moveTo>
                                <a:lnTo>
                                  <a:pt x="6320" y="675"/>
                                </a:lnTo>
                                <a:lnTo>
                                  <a:pt x="6320" y="690"/>
                                </a:lnTo>
                                <a:lnTo>
                                  <a:pt x="6365" y="690"/>
                                </a:lnTo>
                                <a:lnTo>
                                  <a:pt x="6365" y="675"/>
                                </a:lnTo>
                                <a:close/>
                                <a:moveTo>
                                  <a:pt x="6365" y="0"/>
                                </a:moveTo>
                                <a:lnTo>
                                  <a:pt x="6320" y="0"/>
                                </a:lnTo>
                                <a:lnTo>
                                  <a:pt x="6320" y="15"/>
                                </a:lnTo>
                                <a:lnTo>
                                  <a:pt x="6365" y="15"/>
                                </a:lnTo>
                                <a:lnTo>
                                  <a:pt x="6365" y="0"/>
                                </a:lnTo>
                                <a:close/>
                                <a:moveTo>
                                  <a:pt x="6441" y="675"/>
                                </a:moveTo>
                                <a:lnTo>
                                  <a:pt x="6396" y="675"/>
                                </a:lnTo>
                                <a:lnTo>
                                  <a:pt x="6396" y="690"/>
                                </a:lnTo>
                                <a:lnTo>
                                  <a:pt x="6441" y="690"/>
                                </a:lnTo>
                                <a:lnTo>
                                  <a:pt x="6441" y="675"/>
                                </a:lnTo>
                                <a:close/>
                                <a:moveTo>
                                  <a:pt x="6441" y="0"/>
                                </a:moveTo>
                                <a:lnTo>
                                  <a:pt x="6396" y="0"/>
                                </a:lnTo>
                                <a:lnTo>
                                  <a:pt x="6396" y="15"/>
                                </a:lnTo>
                                <a:lnTo>
                                  <a:pt x="6441" y="15"/>
                                </a:lnTo>
                                <a:lnTo>
                                  <a:pt x="6441" y="0"/>
                                </a:lnTo>
                                <a:close/>
                                <a:moveTo>
                                  <a:pt x="6516" y="675"/>
                                </a:moveTo>
                                <a:lnTo>
                                  <a:pt x="6471" y="675"/>
                                </a:lnTo>
                                <a:lnTo>
                                  <a:pt x="6471" y="690"/>
                                </a:lnTo>
                                <a:lnTo>
                                  <a:pt x="6516" y="690"/>
                                </a:lnTo>
                                <a:lnTo>
                                  <a:pt x="6516" y="675"/>
                                </a:lnTo>
                                <a:close/>
                                <a:moveTo>
                                  <a:pt x="6516" y="0"/>
                                </a:moveTo>
                                <a:lnTo>
                                  <a:pt x="6471" y="0"/>
                                </a:lnTo>
                                <a:lnTo>
                                  <a:pt x="6471" y="15"/>
                                </a:lnTo>
                                <a:lnTo>
                                  <a:pt x="6516" y="15"/>
                                </a:lnTo>
                                <a:lnTo>
                                  <a:pt x="6516" y="0"/>
                                </a:lnTo>
                                <a:close/>
                                <a:moveTo>
                                  <a:pt x="6591" y="675"/>
                                </a:moveTo>
                                <a:lnTo>
                                  <a:pt x="6546" y="675"/>
                                </a:lnTo>
                                <a:lnTo>
                                  <a:pt x="6546" y="690"/>
                                </a:lnTo>
                                <a:lnTo>
                                  <a:pt x="6591" y="690"/>
                                </a:lnTo>
                                <a:lnTo>
                                  <a:pt x="6591" y="675"/>
                                </a:lnTo>
                                <a:close/>
                                <a:moveTo>
                                  <a:pt x="6591" y="0"/>
                                </a:moveTo>
                                <a:lnTo>
                                  <a:pt x="6546" y="0"/>
                                </a:lnTo>
                                <a:lnTo>
                                  <a:pt x="6546" y="15"/>
                                </a:lnTo>
                                <a:lnTo>
                                  <a:pt x="6591" y="15"/>
                                </a:lnTo>
                                <a:lnTo>
                                  <a:pt x="6591" y="0"/>
                                </a:lnTo>
                                <a:close/>
                                <a:moveTo>
                                  <a:pt x="6666" y="675"/>
                                </a:moveTo>
                                <a:lnTo>
                                  <a:pt x="6621" y="675"/>
                                </a:lnTo>
                                <a:lnTo>
                                  <a:pt x="6621" y="690"/>
                                </a:lnTo>
                                <a:lnTo>
                                  <a:pt x="6666" y="690"/>
                                </a:lnTo>
                                <a:lnTo>
                                  <a:pt x="6666" y="675"/>
                                </a:lnTo>
                                <a:close/>
                                <a:moveTo>
                                  <a:pt x="6666" y="0"/>
                                </a:moveTo>
                                <a:lnTo>
                                  <a:pt x="6621" y="0"/>
                                </a:lnTo>
                                <a:lnTo>
                                  <a:pt x="6621" y="15"/>
                                </a:lnTo>
                                <a:lnTo>
                                  <a:pt x="6666" y="15"/>
                                </a:lnTo>
                                <a:lnTo>
                                  <a:pt x="6666" y="0"/>
                                </a:lnTo>
                                <a:close/>
                                <a:moveTo>
                                  <a:pt x="6742" y="675"/>
                                </a:moveTo>
                                <a:lnTo>
                                  <a:pt x="6697" y="675"/>
                                </a:lnTo>
                                <a:lnTo>
                                  <a:pt x="6697" y="690"/>
                                </a:lnTo>
                                <a:lnTo>
                                  <a:pt x="6742" y="690"/>
                                </a:lnTo>
                                <a:lnTo>
                                  <a:pt x="6742" y="675"/>
                                </a:lnTo>
                                <a:close/>
                                <a:moveTo>
                                  <a:pt x="6742" y="0"/>
                                </a:moveTo>
                                <a:lnTo>
                                  <a:pt x="6697" y="0"/>
                                </a:lnTo>
                                <a:lnTo>
                                  <a:pt x="6697" y="15"/>
                                </a:lnTo>
                                <a:lnTo>
                                  <a:pt x="6742" y="15"/>
                                </a:lnTo>
                                <a:lnTo>
                                  <a:pt x="6742" y="0"/>
                                </a:lnTo>
                                <a:close/>
                                <a:moveTo>
                                  <a:pt x="6817" y="675"/>
                                </a:moveTo>
                                <a:lnTo>
                                  <a:pt x="6772" y="675"/>
                                </a:lnTo>
                                <a:lnTo>
                                  <a:pt x="6772" y="690"/>
                                </a:lnTo>
                                <a:lnTo>
                                  <a:pt x="6817" y="690"/>
                                </a:lnTo>
                                <a:lnTo>
                                  <a:pt x="6817" y="675"/>
                                </a:lnTo>
                                <a:close/>
                                <a:moveTo>
                                  <a:pt x="6817" y="0"/>
                                </a:moveTo>
                                <a:lnTo>
                                  <a:pt x="6772" y="0"/>
                                </a:lnTo>
                                <a:lnTo>
                                  <a:pt x="6772" y="15"/>
                                </a:lnTo>
                                <a:lnTo>
                                  <a:pt x="6817" y="15"/>
                                </a:lnTo>
                                <a:lnTo>
                                  <a:pt x="6817" y="0"/>
                                </a:lnTo>
                                <a:close/>
                                <a:moveTo>
                                  <a:pt x="6892" y="675"/>
                                </a:moveTo>
                                <a:lnTo>
                                  <a:pt x="6847" y="675"/>
                                </a:lnTo>
                                <a:lnTo>
                                  <a:pt x="6847" y="690"/>
                                </a:lnTo>
                                <a:lnTo>
                                  <a:pt x="6892" y="690"/>
                                </a:lnTo>
                                <a:lnTo>
                                  <a:pt x="6892" y="675"/>
                                </a:lnTo>
                                <a:close/>
                                <a:moveTo>
                                  <a:pt x="6892" y="0"/>
                                </a:moveTo>
                                <a:lnTo>
                                  <a:pt x="6847" y="0"/>
                                </a:lnTo>
                                <a:lnTo>
                                  <a:pt x="6847" y="15"/>
                                </a:lnTo>
                                <a:lnTo>
                                  <a:pt x="6892" y="15"/>
                                </a:lnTo>
                                <a:lnTo>
                                  <a:pt x="6892" y="0"/>
                                </a:lnTo>
                                <a:close/>
                                <a:moveTo>
                                  <a:pt x="6967" y="675"/>
                                </a:moveTo>
                                <a:lnTo>
                                  <a:pt x="6922" y="675"/>
                                </a:lnTo>
                                <a:lnTo>
                                  <a:pt x="6922" y="690"/>
                                </a:lnTo>
                                <a:lnTo>
                                  <a:pt x="6967" y="690"/>
                                </a:lnTo>
                                <a:lnTo>
                                  <a:pt x="6967" y="675"/>
                                </a:lnTo>
                                <a:close/>
                                <a:moveTo>
                                  <a:pt x="6967" y="0"/>
                                </a:moveTo>
                                <a:lnTo>
                                  <a:pt x="6922" y="0"/>
                                </a:lnTo>
                                <a:lnTo>
                                  <a:pt x="6922" y="15"/>
                                </a:lnTo>
                                <a:lnTo>
                                  <a:pt x="6967" y="15"/>
                                </a:lnTo>
                                <a:lnTo>
                                  <a:pt x="6967" y="0"/>
                                </a:lnTo>
                                <a:close/>
                                <a:moveTo>
                                  <a:pt x="7042" y="675"/>
                                </a:moveTo>
                                <a:lnTo>
                                  <a:pt x="6997" y="675"/>
                                </a:lnTo>
                                <a:lnTo>
                                  <a:pt x="6997" y="690"/>
                                </a:lnTo>
                                <a:lnTo>
                                  <a:pt x="7042" y="690"/>
                                </a:lnTo>
                                <a:lnTo>
                                  <a:pt x="7042" y="675"/>
                                </a:lnTo>
                                <a:close/>
                                <a:moveTo>
                                  <a:pt x="7042" y="0"/>
                                </a:moveTo>
                                <a:lnTo>
                                  <a:pt x="6997" y="0"/>
                                </a:lnTo>
                                <a:lnTo>
                                  <a:pt x="6997" y="15"/>
                                </a:lnTo>
                                <a:lnTo>
                                  <a:pt x="7042" y="15"/>
                                </a:lnTo>
                                <a:lnTo>
                                  <a:pt x="7042" y="0"/>
                                </a:lnTo>
                                <a:close/>
                                <a:moveTo>
                                  <a:pt x="7118" y="675"/>
                                </a:moveTo>
                                <a:lnTo>
                                  <a:pt x="7073" y="675"/>
                                </a:lnTo>
                                <a:lnTo>
                                  <a:pt x="7073" y="690"/>
                                </a:lnTo>
                                <a:lnTo>
                                  <a:pt x="7118" y="690"/>
                                </a:lnTo>
                                <a:lnTo>
                                  <a:pt x="7118" y="675"/>
                                </a:lnTo>
                                <a:close/>
                                <a:moveTo>
                                  <a:pt x="7118" y="0"/>
                                </a:moveTo>
                                <a:lnTo>
                                  <a:pt x="7073" y="0"/>
                                </a:lnTo>
                                <a:lnTo>
                                  <a:pt x="7073" y="15"/>
                                </a:lnTo>
                                <a:lnTo>
                                  <a:pt x="7118" y="15"/>
                                </a:lnTo>
                                <a:lnTo>
                                  <a:pt x="7118" y="0"/>
                                </a:lnTo>
                                <a:close/>
                                <a:moveTo>
                                  <a:pt x="7193" y="675"/>
                                </a:moveTo>
                                <a:lnTo>
                                  <a:pt x="7148" y="675"/>
                                </a:lnTo>
                                <a:lnTo>
                                  <a:pt x="7148" y="690"/>
                                </a:lnTo>
                                <a:lnTo>
                                  <a:pt x="7193" y="690"/>
                                </a:lnTo>
                                <a:lnTo>
                                  <a:pt x="7193" y="675"/>
                                </a:lnTo>
                                <a:close/>
                                <a:moveTo>
                                  <a:pt x="7193" y="0"/>
                                </a:moveTo>
                                <a:lnTo>
                                  <a:pt x="7148" y="0"/>
                                </a:lnTo>
                                <a:lnTo>
                                  <a:pt x="7148" y="15"/>
                                </a:lnTo>
                                <a:lnTo>
                                  <a:pt x="7193" y="15"/>
                                </a:lnTo>
                                <a:lnTo>
                                  <a:pt x="7193" y="0"/>
                                </a:lnTo>
                                <a:close/>
                                <a:moveTo>
                                  <a:pt x="7268" y="675"/>
                                </a:moveTo>
                                <a:lnTo>
                                  <a:pt x="7223" y="675"/>
                                </a:lnTo>
                                <a:lnTo>
                                  <a:pt x="7223" y="690"/>
                                </a:lnTo>
                                <a:lnTo>
                                  <a:pt x="7268" y="690"/>
                                </a:lnTo>
                                <a:lnTo>
                                  <a:pt x="7268" y="675"/>
                                </a:lnTo>
                                <a:close/>
                                <a:moveTo>
                                  <a:pt x="7268" y="0"/>
                                </a:moveTo>
                                <a:lnTo>
                                  <a:pt x="7223" y="0"/>
                                </a:lnTo>
                                <a:lnTo>
                                  <a:pt x="7223" y="15"/>
                                </a:lnTo>
                                <a:lnTo>
                                  <a:pt x="7268" y="15"/>
                                </a:lnTo>
                                <a:lnTo>
                                  <a:pt x="7268" y="0"/>
                                </a:lnTo>
                                <a:close/>
                                <a:moveTo>
                                  <a:pt x="7343" y="675"/>
                                </a:moveTo>
                                <a:lnTo>
                                  <a:pt x="7298" y="675"/>
                                </a:lnTo>
                                <a:lnTo>
                                  <a:pt x="7298" y="690"/>
                                </a:lnTo>
                                <a:lnTo>
                                  <a:pt x="7343" y="690"/>
                                </a:lnTo>
                                <a:lnTo>
                                  <a:pt x="7343" y="675"/>
                                </a:lnTo>
                                <a:close/>
                                <a:moveTo>
                                  <a:pt x="7343" y="0"/>
                                </a:moveTo>
                                <a:lnTo>
                                  <a:pt x="7298" y="0"/>
                                </a:lnTo>
                                <a:lnTo>
                                  <a:pt x="7298" y="15"/>
                                </a:lnTo>
                                <a:lnTo>
                                  <a:pt x="7343" y="15"/>
                                </a:lnTo>
                                <a:lnTo>
                                  <a:pt x="7343" y="0"/>
                                </a:lnTo>
                                <a:close/>
                                <a:moveTo>
                                  <a:pt x="7419" y="675"/>
                                </a:moveTo>
                                <a:lnTo>
                                  <a:pt x="7374" y="675"/>
                                </a:lnTo>
                                <a:lnTo>
                                  <a:pt x="7374" y="690"/>
                                </a:lnTo>
                                <a:lnTo>
                                  <a:pt x="7419" y="690"/>
                                </a:lnTo>
                                <a:lnTo>
                                  <a:pt x="7419" y="675"/>
                                </a:lnTo>
                                <a:close/>
                                <a:moveTo>
                                  <a:pt x="7419" y="0"/>
                                </a:moveTo>
                                <a:lnTo>
                                  <a:pt x="7374" y="0"/>
                                </a:lnTo>
                                <a:lnTo>
                                  <a:pt x="7374" y="15"/>
                                </a:lnTo>
                                <a:lnTo>
                                  <a:pt x="7419" y="15"/>
                                </a:lnTo>
                                <a:lnTo>
                                  <a:pt x="7419" y="0"/>
                                </a:lnTo>
                                <a:close/>
                                <a:moveTo>
                                  <a:pt x="7494" y="675"/>
                                </a:moveTo>
                                <a:lnTo>
                                  <a:pt x="7449" y="675"/>
                                </a:lnTo>
                                <a:lnTo>
                                  <a:pt x="7449" y="690"/>
                                </a:lnTo>
                                <a:lnTo>
                                  <a:pt x="7494" y="690"/>
                                </a:lnTo>
                                <a:lnTo>
                                  <a:pt x="7494" y="675"/>
                                </a:lnTo>
                                <a:close/>
                                <a:moveTo>
                                  <a:pt x="7494" y="0"/>
                                </a:moveTo>
                                <a:lnTo>
                                  <a:pt x="7449" y="0"/>
                                </a:lnTo>
                                <a:lnTo>
                                  <a:pt x="7449" y="15"/>
                                </a:lnTo>
                                <a:lnTo>
                                  <a:pt x="7494" y="15"/>
                                </a:lnTo>
                                <a:lnTo>
                                  <a:pt x="7494" y="0"/>
                                </a:lnTo>
                                <a:close/>
                                <a:moveTo>
                                  <a:pt x="7569" y="675"/>
                                </a:moveTo>
                                <a:lnTo>
                                  <a:pt x="7524" y="675"/>
                                </a:lnTo>
                                <a:lnTo>
                                  <a:pt x="7524" y="690"/>
                                </a:lnTo>
                                <a:lnTo>
                                  <a:pt x="7569" y="690"/>
                                </a:lnTo>
                                <a:lnTo>
                                  <a:pt x="7569" y="675"/>
                                </a:lnTo>
                                <a:close/>
                                <a:moveTo>
                                  <a:pt x="7569" y="0"/>
                                </a:moveTo>
                                <a:lnTo>
                                  <a:pt x="7524" y="0"/>
                                </a:lnTo>
                                <a:lnTo>
                                  <a:pt x="7524" y="15"/>
                                </a:lnTo>
                                <a:lnTo>
                                  <a:pt x="7569" y="15"/>
                                </a:lnTo>
                                <a:lnTo>
                                  <a:pt x="7569" y="0"/>
                                </a:lnTo>
                                <a:close/>
                                <a:moveTo>
                                  <a:pt x="7644" y="675"/>
                                </a:moveTo>
                                <a:lnTo>
                                  <a:pt x="7599" y="675"/>
                                </a:lnTo>
                                <a:lnTo>
                                  <a:pt x="7599" y="690"/>
                                </a:lnTo>
                                <a:lnTo>
                                  <a:pt x="7644" y="690"/>
                                </a:lnTo>
                                <a:lnTo>
                                  <a:pt x="7644" y="675"/>
                                </a:lnTo>
                                <a:close/>
                                <a:moveTo>
                                  <a:pt x="7644" y="0"/>
                                </a:moveTo>
                                <a:lnTo>
                                  <a:pt x="7599" y="0"/>
                                </a:lnTo>
                                <a:lnTo>
                                  <a:pt x="7599" y="15"/>
                                </a:lnTo>
                                <a:lnTo>
                                  <a:pt x="7644" y="15"/>
                                </a:lnTo>
                                <a:lnTo>
                                  <a:pt x="7644" y="0"/>
                                </a:lnTo>
                                <a:close/>
                                <a:moveTo>
                                  <a:pt x="7720" y="675"/>
                                </a:moveTo>
                                <a:lnTo>
                                  <a:pt x="7675" y="675"/>
                                </a:lnTo>
                                <a:lnTo>
                                  <a:pt x="7675" y="690"/>
                                </a:lnTo>
                                <a:lnTo>
                                  <a:pt x="7720" y="690"/>
                                </a:lnTo>
                                <a:lnTo>
                                  <a:pt x="7720" y="675"/>
                                </a:lnTo>
                                <a:close/>
                                <a:moveTo>
                                  <a:pt x="7720" y="0"/>
                                </a:moveTo>
                                <a:lnTo>
                                  <a:pt x="7675" y="0"/>
                                </a:lnTo>
                                <a:lnTo>
                                  <a:pt x="7675" y="15"/>
                                </a:lnTo>
                                <a:lnTo>
                                  <a:pt x="7720" y="15"/>
                                </a:lnTo>
                                <a:lnTo>
                                  <a:pt x="7720" y="0"/>
                                </a:lnTo>
                                <a:close/>
                                <a:moveTo>
                                  <a:pt x="7795" y="675"/>
                                </a:moveTo>
                                <a:lnTo>
                                  <a:pt x="7750" y="675"/>
                                </a:lnTo>
                                <a:lnTo>
                                  <a:pt x="7750" y="690"/>
                                </a:lnTo>
                                <a:lnTo>
                                  <a:pt x="7795" y="690"/>
                                </a:lnTo>
                                <a:lnTo>
                                  <a:pt x="7795" y="675"/>
                                </a:lnTo>
                                <a:close/>
                                <a:moveTo>
                                  <a:pt x="7795" y="0"/>
                                </a:moveTo>
                                <a:lnTo>
                                  <a:pt x="7750" y="0"/>
                                </a:lnTo>
                                <a:lnTo>
                                  <a:pt x="7750" y="15"/>
                                </a:lnTo>
                                <a:lnTo>
                                  <a:pt x="7795" y="15"/>
                                </a:lnTo>
                                <a:lnTo>
                                  <a:pt x="7795" y="0"/>
                                </a:lnTo>
                                <a:close/>
                                <a:moveTo>
                                  <a:pt x="7870" y="675"/>
                                </a:moveTo>
                                <a:lnTo>
                                  <a:pt x="7825" y="675"/>
                                </a:lnTo>
                                <a:lnTo>
                                  <a:pt x="7825" y="690"/>
                                </a:lnTo>
                                <a:lnTo>
                                  <a:pt x="7870" y="690"/>
                                </a:lnTo>
                                <a:lnTo>
                                  <a:pt x="7870" y="675"/>
                                </a:lnTo>
                                <a:close/>
                                <a:moveTo>
                                  <a:pt x="7870" y="0"/>
                                </a:moveTo>
                                <a:lnTo>
                                  <a:pt x="7825" y="0"/>
                                </a:lnTo>
                                <a:lnTo>
                                  <a:pt x="7825" y="15"/>
                                </a:lnTo>
                                <a:lnTo>
                                  <a:pt x="7870" y="15"/>
                                </a:lnTo>
                                <a:lnTo>
                                  <a:pt x="7870" y="0"/>
                                </a:lnTo>
                                <a:close/>
                                <a:moveTo>
                                  <a:pt x="7945" y="675"/>
                                </a:moveTo>
                                <a:lnTo>
                                  <a:pt x="7900" y="675"/>
                                </a:lnTo>
                                <a:lnTo>
                                  <a:pt x="7900" y="690"/>
                                </a:lnTo>
                                <a:lnTo>
                                  <a:pt x="7945" y="690"/>
                                </a:lnTo>
                                <a:lnTo>
                                  <a:pt x="7945" y="675"/>
                                </a:lnTo>
                                <a:close/>
                                <a:moveTo>
                                  <a:pt x="7945" y="0"/>
                                </a:moveTo>
                                <a:lnTo>
                                  <a:pt x="7900" y="0"/>
                                </a:lnTo>
                                <a:lnTo>
                                  <a:pt x="7900" y="15"/>
                                </a:lnTo>
                                <a:lnTo>
                                  <a:pt x="7945" y="15"/>
                                </a:lnTo>
                                <a:lnTo>
                                  <a:pt x="7945" y="0"/>
                                </a:lnTo>
                                <a:close/>
                                <a:moveTo>
                                  <a:pt x="8021" y="675"/>
                                </a:moveTo>
                                <a:lnTo>
                                  <a:pt x="7976" y="675"/>
                                </a:lnTo>
                                <a:lnTo>
                                  <a:pt x="7976" y="690"/>
                                </a:lnTo>
                                <a:lnTo>
                                  <a:pt x="8021" y="690"/>
                                </a:lnTo>
                                <a:lnTo>
                                  <a:pt x="8021" y="675"/>
                                </a:lnTo>
                                <a:close/>
                                <a:moveTo>
                                  <a:pt x="8021" y="0"/>
                                </a:moveTo>
                                <a:lnTo>
                                  <a:pt x="7976" y="0"/>
                                </a:lnTo>
                                <a:lnTo>
                                  <a:pt x="7976" y="15"/>
                                </a:lnTo>
                                <a:lnTo>
                                  <a:pt x="8021" y="15"/>
                                </a:lnTo>
                                <a:lnTo>
                                  <a:pt x="8021" y="0"/>
                                </a:lnTo>
                                <a:close/>
                                <a:moveTo>
                                  <a:pt x="8096" y="675"/>
                                </a:moveTo>
                                <a:lnTo>
                                  <a:pt x="8051" y="675"/>
                                </a:lnTo>
                                <a:lnTo>
                                  <a:pt x="8051" y="690"/>
                                </a:lnTo>
                                <a:lnTo>
                                  <a:pt x="8096" y="690"/>
                                </a:lnTo>
                                <a:lnTo>
                                  <a:pt x="8096" y="675"/>
                                </a:lnTo>
                                <a:close/>
                                <a:moveTo>
                                  <a:pt x="8096" y="0"/>
                                </a:moveTo>
                                <a:lnTo>
                                  <a:pt x="8051" y="0"/>
                                </a:lnTo>
                                <a:lnTo>
                                  <a:pt x="8051" y="15"/>
                                </a:lnTo>
                                <a:lnTo>
                                  <a:pt x="8096" y="15"/>
                                </a:lnTo>
                                <a:lnTo>
                                  <a:pt x="8096" y="0"/>
                                </a:lnTo>
                                <a:close/>
                                <a:moveTo>
                                  <a:pt x="8171" y="675"/>
                                </a:moveTo>
                                <a:lnTo>
                                  <a:pt x="8126" y="675"/>
                                </a:lnTo>
                                <a:lnTo>
                                  <a:pt x="8126" y="690"/>
                                </a:lnTo>
                                <a:lnTo>
                                  <a:pt x="8171" y="690"/>
                                </a:lnTo>
                                <a:lnTo>
                                  <a:pt x="8171" y="675"/>
                                </a:lnTo>
                                <a:close/>
                                <a:moveTo>
                                  <a:pt x="8171" y="0"/>
                                </a:moveTo>
                                <a:lnTo>
                                  <a:pt x="8126" y="0"/>
                                </a:lnTo>
                                <a:lnTo>
                                  <a:pt x="8126" y="15"/>
                                </a:lnTo>
                                <a:lnTo>
                                  <a:pt x="8171" y="15"/>
                                </a:lnTo>
                                <a:lnTo>
                                  <a:pt x="8171" y="0"/>
                                </a:lnTo>
                                <a:close/>
                                <a:moveTo>
                                  <a:pt x="8246" y="675"/>
                                </a:moveTo>
                                <a:lnTo>
                                  <a:pt x="8201" y="675"/>
                                </a:lnTo>
                                <a:lnTo>
                                  <a:pt x="8201" y="690"/>
                                </a:lnTo>
                                <a:lnTo>
                                  <a:pt x="8246" y="690"/>
                                </a:lnTo>
                                <a:lnTo>
                                  <a:pt x="8246" y="675"/>
                                </a:lnTo>
                                <a:close/>
                                <a:moveTo>
                                  <a:pt x="8246" y="0"/>
                                </a:moveTo>
                                <a:lnTo>
                                  <a:pt x="8201" y="0"/>
                                </a:lnTo>
                                <a:lnTo>
                                  <a:pt x="8201" y="15"/>
                                </a:lnTo>
                                <a:lnTo>
                                  <a:pt x="8246" y="15"/>
                                </a:lnTo>
                                <a:lnTo>
                                  <a:pt x="8246" y="0"/>
                                </a:lnTo>
                                <a:close/>
                                <a:moveTo>
                                  <a:pt x="8322" y="675"/>
                                </a:moveTo>
                                <a:lnTo>
                                  <a:pt x="8277" y="675"/>
                                </a:lnTo>
                                <a:lnTo>
                                  <a:pt x="8277" y="690"/>
                                </a:lnTo>
                                <a:lnTo>
                                  <a:pt x="8322" y="690"/>
                                </a:lnTo>
                                <a:lnTo>
                                  <a:pt x="8322" y="675"/>
                                </a:lnTo>
                                <a:close/>
                                <a:moveTo>
                                  <a:pt x="8322" y="0"/>
                                </a:moveTo>
                                <a:lnTo>
                                  <a:pt x="8277" y="0"/>
                                </a:lnTo>
                                <a:lnTo>
                                  <a:pt x="8277" y="15"/>
                                </a:lnTo>
                                <a:lnTo>
                                  <a:pt x="8322" y="15"/>
                                </a:lnTo>
                                <a:lnTo>
                                  <a:pt x="8322" y="0"/>
                                </a:lnTo>
                                <a:close/>
                                <a:moveTo>
                                  <a:pt x="8397" y="675"/>
                                </a:moveTo>
                                <a:lnTo>
                                  <a:pt x="8352" y="675"/>
                                </a:lnTo>
                                <a:lnTo>
                                  <a:pt x="8352" y="690"/>
                                </a:lnTo>
                                <a:lnTo>
                                  <a:pt x="8397" y="690"/>
                                </a:lnTo>
                                <a:lnTo>
                                  <a:pt x="8397" y="675"/>
                                </a:lnTo>
                                <a:close/>
                                <a:moveTo>
                                  <a:pt x="8397" y="0"/>
                                </a:moveTo>
                                <a:lnTo>
                                  <a:pt x="8352" y="0"/>
                                </a:lnTo>
                                <a:lnTo>
                                  <a:pt x="8352" y="15"/>
                                </a:lnTo>
                                <a:lnTo>
                                  <a:pt x="8397" y="15"/>
                                </a:lnTo>
                                <a:lnTo>
                                  <a:pt x="8397" y="0"/>
                                </a:lnTo>
                                <a:close/>
                                <a:moveTo>
                                  <a:pt x="8472" y="675"/>
                                </a:moveTo>
                                <a:lnTo>
                                  <a:pt x="8427" y="675"/>
                                </a:lnTo>
                                <a:lnTo>
                                  <a:pt x="8427" y="690"/>
                                </a:lnTo>
                                <a:lnTo>
                                  <a:pt x="8472" y="690"/>
                                </a:lnTo>
                                <a:lnTo>
                                  <a:pt x="8472" y="675"/>
                                </a:lnTo>
                                <a:close/>
                                <a:moveTo>
                                  <a:pt x="8472" y="0"/>
                                </a:moveTo>
                                <a:lnTo>
                                  <a:pt x="8427" y="0"/>
                                </a:lnTo>
                                <a:lnTo>
                                  <a:pt x="8427" y="15"/>
                                </a:lnTo>
                                <a:lnTo>
                                  <a:pt x="8472" y="15"/>
                                </a:lnTo>
                                <a:lnTo>
                                  <a:pt x="8472" y="0"/>
                                </a:lnTo>
                                <a:close/>
                                <a:moveTo>
                                  <a:pt x="8547" y="675"/>
                                </a:moveTo>
                                <a:lnTo>
                                  <a:pt x="8502" y="675"/>
                                </a:lnTo>
                                <a:lnTo>
                                  <a:pt x="8502" y="690"/>
                                </a:lnTo>
                                <a:lnTo>
                                  <a:pt x="8547" y="690"/>
                                </a:lnTo>
                                <a:lnTo>
                                  <a:pt x="8547" y="675"/>
                                </a:lnTo>
                                <a:close/>
                                <a:moveTo>
                                  <a:pt x="8547" y="0"/>
                                </a:moveTo>
                                <a:lnTo>
                                  <a:pt x="8502" y="0"/>
                                </a:lnTo>
                                <a:lnTo>
                                  <a:pt x="8502" y="15"/>
                                </a:lnTo>
                                <a:lnTo>
                                  <a:pt x="8547" y="15"/>
                                </a:lnTo>
                                <a:lnTo>
                                  <a:pt x="8547" y="0"/>
                                </a:lnTo>
                                <a:close/>
                                <a:moveTo>
                                  <a:pt x="8623" y="675"/>
                                </a:moveTo>
                                <a:lnTo>
                                  <a:pt x="8578" y="675"/>
                                </a:lnTo>
                                <a:lnTo>
                                  <a:pt x="8578" y="690"/>
                                </a:lnTo>
                                <a:lnTo>
                                  <a:pt x="8623" y="690"/>
                                </a:lnTo>
                                <a:lnTo>
                                  <a:pt x="8623" y="675"/>
                                </a:lnTo>
                                <a:close/>
                                <a:moveTo>
                                  <a:pt x="8623" y="0"/>
                                </a:moveTo>
                                <a:lnTo>
                                  <a:pt x="8578" y="0"/>
                                </a:lnTo>
                                <a:lnTo>
                                  <a:pt x="8578" y="15"/>
                                </a:lnTo>
                                <a:lnTo>
                                  <a:pt x="8623" y="15"/>
                                </a:lnTo>
                                <a:lnTo>
                                  <a:pt x="8623" y="0"/>
                                </a:lnTo>
                                <a:close/>
                                <a:moveTo>
                                  <a:pt x="8698" y="675"/>
                                </a:moveTo>
                                <a:lnTo>
                                  <a:pt x="8653" y="675"/>
                                </a:lnTo>
                                <a:lnTo>
                                  <a:pt x="8653" y="690"/>
                                </a:lnTo>
                                <a:lnTo>
                                  <a:pt x="8698" y="690"/>
                                </a:lnTo>
                                <a:lnTo>
                                  <a:pt x="8698" y="675"/>
                                </a:lnTo>
                                <a:close/>
                                <a:moveTo>
                                  <a:pt x="8698" y="0"/>
                                </a:moveTo>
                                <a:lnTo>
                                  <a:pt x="8653" y="0"/>
                                </a:lnTo>
                                <a:lnTo>
                                  <a:pt x="8653" y="15"/>
                                </a:lnTo>
                                <a:lnTo>
                                  <a:pt x="8698" y="15"/>
                                </a:lnTo>
                                <a:lnTo>
                                  <a:pt x="8698" y="0"/>
                                </a:lnTo>
                                <a:close/>
                                <a:moveTo>
                                  <a:pt x="8773" y="675"/>
                                </a:moveTo>
                                <a:lnTo>
                                  <a:pt x="8728" y="675"/>
                                </a:lnTo>
                                <a:lnTo>
                                  <a:pt x="8728" y="690"/>
                                </a:lnTo>
                                <a:lnTo>
                                  <a:pt x="8773" y="690"/>
                                </a:lnTo>
                                <a:lnTo>
                                  <a:pt x="8773" y="675"/>
                                </a:lnTo>
                                <a:close/>
                                <a:moveTo>
                                  <a:pt x="8773" y="0"/>
                                </a:moveTo>
                                <a:lnTo>
                                  <a:pt x="8728" y="0"/>
                                </a:lnTo>
                                <a:lnTo>
                                  <a:pt x="8728" y="15"/>
                                </a:lnTo>
                                <a:lnTo>
                                  <a:pt x="8773" y="15"/>
                                </a:lnTo>
                                <a:lnTo>
                                  <a:pt x="8773" y="0"/>
                                </a:lnTo>
                                <a:close/>
                                <a:moveTo>
                                  <a:pt x="8848" y="675"/>
                                </a:moveTo>
                                <a:lnTo>
                                  <a:pt x="8803" y="675"/>
                                </a:lnTo>
                                <a:lnTo>
                                  <a:pt x="8803" y="690"/>
                                </a:lnTo>
                                <a:lnTo>
                                  <a:pt x="8848" y="690"/>
                                </a:lnTo>
                                <a:lnTo>
                                  <a:pt x="8848" y="675"/>
                                </a:lnTo>
                                <a:close/>
                                <a:moveTo>
                                  <a:pt x="8848" y="0"/>
                                </a:moveTo>
                                <a:lnTo>
                                  <a:pt x="8803" y="0"/>
                                </a:lnTo>
                                <a:lnTo>
                                  <a:pt x="8803" y="15"/>
                                </a:lnTo>
                                <a:lnTo>
                                  <a:pt x="8848" y="15"/>
                                </a:lnTo>
                                <a:lnTo>
                                  <a:pt x="8848" y="0"/>
                                </a:lnTo>
                                <a:close/>
                                <a:moveTo>
                                  <a:pt x="8924" y="675"/>
                                </a:moveTo>
                                <a:lnTo>
                                  <a:pt x="8879" y="675"/>
                                </a:lnTo>
                                <a:lnTo>
                                  <a:pt x="8879" y="690"/>
                                </a:lnTo>
                                <a:lnTo>
                                  <a:pt x="8924" y="690"/>
                                </a:lnTo>
                                <a:lnTo>
                                  <a:pt x="8924" y="675"/>
                                </a:lnTo>
                                <a:close/>
                                <a:moveTo>
                                  <a:pt x="8924" y="0"/>
                                </a:moveTo>
                                <a:lnTo>
                                  <a:pt x="8879" y="0"/>
                                </a:lnTo>
                                <a:lnTo>
                                  <a:pt x="8879" y="15"/>
                                </a:lnTo>
                                <a:lnTo>
                                  <a:pt x="8924" y="15"/>
                                </a:lnTo>
                                <a:lnTo>
                                  <a:pt x="8924" y="0"/>
                                </a:lnTo>
                                <a:close/>
                                <a:moveTo>
                                  <a:pt x="8999" y="675"/>
                                </a:moveTo>
                                <a:lnTo>
                                  <a:pt x="8954" y="675"/>
                                </a:lnTo>
                                <a:lnTo>
                                  <a:pt x="8954" y="690"/>
                                </a:lnTo>
                                <a:lnTo>
                                  <a:pt x="8999" y="690"/>
                                </a:lnTo>
                                <a:lnTo>
                                  <a:pt x="8999" y="675"/>
                                </a:lnTo>
                                <a:close/>
                                <a:moveTo>
                                  <a:pt x="8999" y="0"/>
                                </a:moveTo>
                                <a:lnTo>
                                  <a:pt x="8954" y="0"/>
                                </a:lnTo>
                                <a:lnTo>
                                  <a:pt x="8954" y="15"/>
                                </a:lnTo>
                                <a:lnTo>
                                  <a:pt x="8999" y="15"/>
                                </a:lnTo>
                                <a:lnTo>
                                  <a:pt x="8999" y="0"/>
                                </a:lnTo>
                                <a:close/>
                                <a:moveTo>
                                  <a:pt x="9074" y="675"/>
                                </a:moveTo>
                                <a:lnTo>
                                  <a:pt x="9029" y="675"/>
                                </a:lnTo>
                                <a:lnTo>
                                  <a:pt x="9029" y="690"/>
                                </a:lnTo>
                                <a:lnTo>
                                  <a:pt x="9074" y="690"/>
                                </a:lnTo>
                                <a:lnTo>
                                  <a:pt x="9074" y="675"/>
                                </a:lnTo>
                                <a:close/>
                                <a:moveTo>
                                  <a:pt x="9074" y="0"/>
                                </a:moveTo>
                                <a:lnTo>
                                  <a:pt x="9029" y="0"/>
                                </a:lnTo>
                                <a:lnTo>
                                  <a:pt x="9029" y="15"/>
                                </a:lnTo>
                                <a:lnTo>
                                  <a:pt x="9074" y="15"/>
                                </a:lnTo>
                                <a:lnTo>
                                  <a:pt x="9074" y="0"/>
                                </a:lnTo>
                                <a:close/>
                                <a:moveTo>
                                  <a:pt x="9149" y="675"/>
                                </a:moveTo>
                                <a:lnTo>
                                  <a:pt x="9104" y="675"/>
                                </a:lnTo>
                                <a:lnTo>
                                  <a:pt x="9104" y="690"/>
                                </a:lnTo>
                                <a:lnTo>
                                  <a:pt x="9149" y="690"/>
                                </a:lnTo>
                                <a:lnTo>
                                  <a:pt x="9149" y="675"/>
                                </a:lnTo>
                                <a:close/>
                                <a:moveTo>
                                  <a:pt x="9149" y="0"/>
                                </a:moveTo>
                                <a:lnTo>
                                  <a:pt x="9104" y="0"/>
                                </a:lnTo>
                                <a:lnTo>
                                  <a:pt x="9104" y="15"/>
                                </a:lnTo>
                                <a:lnTo>
                                  <a:pt x="9149" y="15"/>
                                </a:lnTo>
                                <a:lnTo>
                                  <a:pt x="9149" y="0"/>
                                </a:lnTo>
                                <a:close/>
                                <a:moveTo>
                                  <a:pt x="9225" y="675"/>
                                </a:moveTo>
                                <a:lnTo>
                                  <a:pt x="9180" y="675"/>
                                </a:lnTo>
                                <a:lnTo>
                                  <a:pt x="9180" y="690"/>
                                </a:lnTo>
                                <a:lnTo>
                                  <a:pt x="9225" y="690"/>
                                </a:lnTo>
                                <a:lnTo>
                                  <a:pt x="9225" y="675"/>
                                </a:lnTo>
                                <a:close/>
                                <a:moveTo>
                                  <a:pt x="9225" y="0"/>
                                </a:moveTo>
                                <a:lnTo>
                                  <a:pt x="9180" y="0"/>
                                </a:lnTo>
                                <a:lnTo>
                                  <a:pt x="9180" y="15"/>
                                </a:lnTo>
                                <a:lnTo>
                                  <a:pt x="9225" y="15"/>
                                </a:lnTo>
                                <a:lnTo>
                                  <a:pt x="9225" y="0"/>
                                </a:lnTo>
                                <a:close/>
                                <a:moveTo>
                                  <a:pt x="9300" y="675"/>
                                </a:moveTo>
                                <a:lnTo>
                                  <a:pt x="9255" y="675"/>
                                </a:lnTo>
                                <a:lnTo>
                                  <a:pt x="9255" y="690"/>
                                </a:lnTo>
                                <a:lnTo>
                                  <a:pt x="9300" y="690"/>
                                </a:lnTo>
                                <a:lnTo>
                                  <a:pt x="9300" y="675"/>
                                </a:lnTo>
                                <a:close/>
                                <a:moveTo>
                                  <a:pt x="9300" y="0"/>
                                </a:moveTo>
                                <a:lnTo>
                                  <a:pt x="9255" y="0"/>
                                </a:lnTo>
                                <a:lnTo>
                                  <a:pt x="9255" y="15"/>
                                </a:lnTo>
                                <a:lnTo>
                                  <a:pt x="9300" y="15"/>
                                </a:lnTo>
                                <a:lnTo>
                                  <a:pt x="9300" y="0"/>
                                </a:lnTo>
                                <a:close/>
                                <a:moveTo>
                                  <a:pt x="9375" y="675"/>
                                </a:moveTo>
                                <a:lnTo>
                                  <a:pt x="9330" y="675"/>
                                </a:lnTo>
                                <a:lnTo>
                                  <a:pt x="9330" y="690"/>
                                </a:lnTo>
                                <a:lnTo>
                                  <a:pt x="9375" y="690"/>
                                </a:lnTo>
                                <a:lnTo>
                                  <a:pt x="9375" y="675"/>
                                </a:lnTo>
                                <a:close/>
                                <a:moveTo>
                                  <a:pt x="9375" y="0"/>
                                </a:moveTo>
                                <a:lnTo>
                                  <a:pt x="9330" y="0"/>
                                </a:lnTo>
                                <a:lnTo>
                                  <a:pt x="9330" y="15"/>
                                </a:lnTo>
                                <a:lnTo>
                                  <a:pt x="9375" y="15"/>
                                </a:lnTo>
                                <a:lnTo>
                                  <a:pt x="9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9367" y="0"/>
                            <a:ext cx="0" cy="6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AutoShape 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5" cy="690"/>
                          </a:xfrm>
                          <a:custGeom>
                            <a:avLst/>
                            <a:gdLst>
                              <a:gd name="T0" fmla="*/ 15 w 15"/>
                              <a:gd name="T1" fmla="*/ 645 h 690"/>
                              <a:gd name="T2" fmla="*/ 0 w 15"/>
                              <a:gd name="T3" fmla="*/ 645 h 690"/>
                              <a:gd name="T4" fmla="*/ 0 w 15"/>
                              <a:gd name="T5" fmla="*/ 690 h 690"/>
                              <a:gd name="T6" fmla="*/ 15 w 15"/>
                              <a:gd name="T7" fmla="*/ 690 h 690"/>
                              <a:gd name="T8" fmla="*/ 15 w 15"/>
                              <a:gd name="T9" fmla="*/ 645 h 690"/>
                              <a:gd name="T10" fmla="*/ 15 w 15"/>
                              <a:gd name="T11" fmla="*/ 573 h 690"/>
                              <a:gd name="T12" fmla="*/ 0 w 15"/>
                              <a:gd name="T13" fmla="*/ 573 h 690"/>
                              <a:gd name="T14" fmla="*/ 0 w 15"/>
                              <a:gd name="T15" fmla="*/ 618 h 690"/>
                              <a:gd name="T16" fmla="*/ 15 w 15"/>
                              <a:gd name="T17" fmla="*/ 618 h 690"/>
                              <a:gd name="T18" fmla="*/ 15 w 15"/>
                              <a:gd name="T19" fmla="*/ 573 h 690"/>
                              <a:gd name="T20" fmla="*/ 15 w 15"/>
                              <a:gd name="T21" fmla="*/ 502 h 690"/>
                              <a:gd name="T22" fmla="*/ 0 w 15"/>
                              <a:gd name="T23" fmla="*/ 502 h 690"/>
                              <a:gd name="T24" fmla="*/ 0 w 15"/>
                              <a:gd name="T25" fmla="*/ 547 h 690"/>
                              <a:gd name="T26" fmla="*/ 15 w 15"/>
                              <a:gd name="T27" fmla="*/ 547 h 690"/>
                              <a:gd name="T28" fmla="*/ 15 w 15"/>
                              <a:gd name="T29" fmla="*/ 502 h 690"/>
                              <a:gd name="T30" fmla="*/ 15 w 15"/>
                              <a:gd name="T31" fmla="*/ 430 h 690"/>
                              <a:gd name="T32" fmla="*/ 0 w 15"/>
                              <a:gd name="T33" fmla="*/ 430 h 690"/>
                              <a:gd name="T34" fmla="*/ 0 w 15"/>
                              <a:gd name="T35" fmla="*/ 475 h 690"/>
                              <a:gd name="T36" fmla="*/ 15 w 15"/>
                              <a:gd name="T37" fmla="*/ 475 h 690"/>
                              <a:gd name="T38" fmla="*/ 15 w 15"/>
                              <a:gd name="T39" fmla="*/ 430 h 690"/>
                              <a:gd name="T40" fmla="*/ 15 w 15"/>
                              <a:gd name="T41" fmla="*/ 358 h 690"/>
                              <a:gd name="T42" fmla="*/ 0 w 15"/>
                              <a:gd name="T43" fmla="*/ 358 h 690"/>
                              <a:gd name="T44" fmla="*/ 0 w 15"/>
                              <a:gd name="T45" fmla="*/ 403 h 690"/>
                              <a:gd name="T46" fmla="*/ 15 w 15"/>
                              <a:gd name="T47" fmla="*/ 403 h 690"/>
                              <a:gd name="T48" fmla="*/ 15 w 15"/>
                              <a:gd name="T49" fmla="*/ 358 h 690"/>
                              <a:gd name="T50" fmla="*/ 15 w 15"/>
                              <a:gd name="T51" fmla="*/ 287 h 690"/>
                              <a:gd name="T52" fmla="*/ 0 w 15"/>
                              <a:gd name="T53" fmla="*/ 287 h 690"/>
                              <a:gd name="T54" fmla="*/ 0 w 15"/>
                              <a:gd name="T55" fmla="*/ 332 h 690"/>
                              <a:gd name="T56" fmla="*/ 15 w 15"/>
                              <a:gd name="T57" fmla="*/ 332 h 690"/>
                              <a:gd name="T58" fmla="*/ 15 w 15"/>
                              <a:gd name="T59" fmla="*/ 287 h 690"/>
                              <a:gd name="T60" fmla="*/ 15 w 15"/>
                              <a:gd name="T61" fmla="*/ 215 h 690"/>
                              <a:gd name="T62" fmla="*/ 0 w 15"/>
                              <a:gd name="T63" fmla="*/ 215 h 690"/>
                              <a:gd name="T64" fmla="*/ 0 w 15"/>
                              <a:gd name="T65" fmla="*/ 260 h 690"/>
                              <a:gd name="T66" fmla="*/ 15 w 15"/>
                              <a:gd name="T67" fmla="*/ 260 h 690"/>
                              <a:gd name="T68" fmla="*/ 15 w 15"/>
                              <a:gd name="T69" fmla="*/ 215 h 690"/>
                              <a:gd name="T70" fmla="*/ 15 w 15"/>
                              <a:gd name="T71" fmla="*/ 143 h 690"/>
                              <a:gd name="T72" fmla="*/ 0 w 15"/>
                              <a:gd name="T73" fmla="*/ 143 h 690"/>
                              <a:gd name="T74" fmla="*/ 0 w 15"/>
                              <a:gd name="T75" fmla="*/ 188 h 690"/>
                              <a:gd name="T76" fmla="*/ 15 w 15"/>
                              <a:gd name="T77" fmla="*/ 188 h 690"/>
                              <a:gd name="T78" fmla="*/ 15 w 15"/>
                              <a:gd name="T79" fmla="*/ 143 h 690"/>
                              <a:gd name="T80" fmla="*/ 15 w 15"/>
                              <a:gd name="T81" fmla="*/ 72 h 690"/>
                              <a:gd name="T82" fmla="*/ 0 w 15"/>
                              <a:gd name="T83" fmla="*/ 72 h 690"/>
                              <a:gd name="T84" fmla="*/ 0 w 15"/>
                              <a:gd name="T85" fmla="*/ 117 h 690"/>
                              <a:gd name="T86" fmla="*/ 15 w 15"/>
                              <a:gd name="T87" fmla="*/ 117 h 690"/>
                              <a:gd name="T88" fmla="*/ 15 w 15"/>
                              <a:gd name="T89" fmla="*/ 72 h 690"/>
                              <a:gd name="T90" fmla="*/ 15 w 15"/>
                              <a:gd name="T91" fmla="*/ 0 h 690"/>
                              <a:gd name="T92" fmla="*/ 0 w 15"/>
                              <a:gd name="T93" fmla="*/ 0 h 690"/>
                              <a:gd name="T94" fmla="*/ 0 w 15"/>
                              <a:gd name="T95" fmla="*/ 45 h 690"/>
                              <a:gd name="T96" fmla="*/ 15 w 15"/>
                              <a:gd name="T97" fmla="*/ 45 h 690"/>
                              <a:gd name="T98" fmla="*/ 15 w 15"/>
                              <a:gd name="T99" fmla="*/ 0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5" h="690">
                                <a:moveTo>
                                  <a:pt x="15" y="645"/>
                                </a:moveTo>
                                <a:lnTo>
                                  <a:pt x="0" y="645"/>
                                </a:lnTo>
                                <a:lnTo>
                                  <a:pt x="0" y="690"/>
                                </a:lnTo>
                                <a:lnTo>
                                  <a:pt x="15" y="690"/>
                                </a:lnTo>
                                <a:lnTo>
                                  <a:pt x="15" y="645"/>
                                </a:lnTo>
                                <a:close/>
                                <a:moveTo>
                                  <a:pt x="15" y="573"/>
                                </a:moveTo>
                                <a:lnTo>
                                  <a:pt x="0" y="573"/>
                                </a:lnTo>
                                <a:lnTo>
                                  <a:pt x="0" y="618"/>
                                </a:lnTo>
                                <a:lnTo>
                                  <a:pt x="15" y="618"/>
                                </a:lnTo>
                                <a:lnTo>
                                  <a:pt x="15" y="573"/>
                                </a:lnTo>
                                <a:close/>
                                <a:moveTo>
                                  <a:pt x="15" y="502"/>
                                </a:moveTo>
                                <a:lnTo>
                                  <a:pt x="0" y="502"/>
                                </a:lnTo>
                                <a:lnTo>
                                  <a:pt x="0" y="547"/>
                                </a:lnTo>
                                <a:lnTo>
                                  <a:pt x="15" y="547"/>
                                </a:lnTo>
                                <a:lnTo>
                                  <a:pt x="15" y="502"/>
                                </a:lnTo>
                                <a:close/>
                                <a:moveTo>
                                  <a:pt x="15" y="430"/>
                                </a:moveTo>
                                <a:lnTo>
                                  <a:pt x="0" y="430"/>
                                </a:lnTo>
                                <a:lnTo>
                                  <a:pt x="0" y="475"/>
                                </a:lnTo>
                                <a:lnTo>
                                  <a:pt x="15" y="475"/>
                                </a:lnTo>
                                <a:lnTo>
                                  <a:pt x="15" y="430"/>
                                </a:lnTo>
                                <a:close/>
                                <a:moveTo>
                                  <a:pt x="15" y="358"/>
                                </a:moveTo>
                                <a:lnTo>
                                  <a:pt x="0" y="358"/>
                                </a:lnTo>
                                <a:lnTo>
                                  <a:pt x="0" y="403"/>
                                </a:lnTo>
                                <a:lnTo>
                                  <a:pt x="15" y="403"/>
                                </a:lnTo>
                                <a:lnTo>
                                  <a:pt x="15" y="358"/>
                                </a:lnTo>
                                <a:close/>
                                <a:moveTo>
                                  <a:pt x="15" y="287"/>
                                </a:moveTo>
                                <a:lnTo>
                                  <a:pt x="0" y="287"/>
                                </a:lnTo>
                                <a:lnTo>
                                  <a:pt x="0" y="332"/>
                                </a:lnTo>
                                <a:lnTo>
                                  <a:pt x="15" y="332"/>
                                </a:lnTo>
                                <a:lnTo>
                                  <a:pt x="15" y="287"/>
                                </a:lnTo>
                                <a:close/>
                                <a:moveTo>
                                  <a:pt x="15" y="215"/>
                                </a:moveTo>
                                <a:lnTo>
                                  <a:pt x="0" y="215"/>
                                </a:lnTo>
                                <a:lnTo>
                                  <a:pt x="0" y="260"/>
                                </a:lnTo>
                                <a:lnTo>
                                  <a:pt x="15" y="260"/>
                                </a:lnTo>
                                <a:lnTo>
                                  <a:pt x="15" y="215"/>
                                </a:lnTo>
                                <a:close/>
                                <a:moveTo>
                                  <a:pt x="15" y="143"/>
                                </a:moveTo>
                                <a:lnTo>
                                  <a:pt x="0" y="143"/>
                                </a:lnTo>
                                <a:lnTo>
                                  <a:pt x="0" y="188"/>
                                </a:lnTo>
                                <a:lnTo>
                                  <a:pt x="15" y="188"/>
                                </a:lnTo>
                                <a:lnTo>
                                  <a:pt x="15" y="143"/>
                                </a:lnTo>
                                <a:close/>
                                <a:moveTo>
                                  <a:pt x="15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117"/>
                                </a:lnTo>
                                <a:lnTo>
                                  <a:pt x="15" y="117"/>
                                </a:lnTo>
                                <a:lnTo>
                                  <a:pt x="15" y="72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15" y="45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15"/>
                            <a:ext cx="9345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C7E80C" w14:textId="77777777" w:rsidR="00B9738E" w:rsidRDefault="00592588">
                              <w:pPr>
                                <w:spacing w:before="139"/>
                                <w:ind w:left="141"/>
                                <w:rPr>
                                  <w:rFonts w:ascii="Roboto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9.1</w:t>
                              </w:r>
                              <w:r>
                                <w:rPr>
                                  <w:rFonts w:ascii="Roboto"/>
                                  <w:b/>
                                  <w:spacing w:val="3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Performance</w:t>
                              </w:r>
                              <w:r>
                                <w:rPr>
                                  <w:rFonts w:ascii="Roboto"/>
                                  <w:b/>
                                  <w:spacing w:val="3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b/>
                                  <w:sz w:val="28"/>
                                  <w:u w:val="single"/>
                                </w:rPr>
                                <w:t>Metrics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7A7935" id="Group 2" o:spid="_x0000_s1118" style="width:468.75pt;height:34.55pt;mso-position-horizontal-relative:char;mso-position-vertical-relative:line" coordsize="9375,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">
                <v:rect id="Rectangle 7" o:spid="_x0000_s1119" style="position:absolute;width:9375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" fillcolor="#cfd0d9" stroked="f"/>
                <v:shape id="AutoShape 6" o:spid="_x0000_s1120" style="position:absolute;left:-1;width:9375;height:690;visibility:visible;mso-wrap-style:square;v-text-anchor:top" coordsize="9375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" path="m45,675l,675r,15l45,690r,-15xm45,l,,,15r45,l45,xm120,675r-45,l75,690r45,l120,675xm120,l75,r,15l120,15,120,xm195,675r-45,l150,690r45,l195,675xm195,l150,r,15l195,15,195,xm271,675r-45,l226,690r45,l271,675xm271,l226,r,15l271,15,271,xm346,675r-45,l301,690r45,l346,675xm346,l301,r,15l346,15,346,xm421,675r-45,l376,690r45,l421,675xm421,l376,r,15l421,15,421,xm496,675r-45,l451,690r45,l496,675xm496,l451,r,15l496,15,496,xm572,675r-45,l527,690r45,l572,675xm572,l527,r,15l572,15,572,xm647,675r-45,l602,690r45,l647,675xm647,l602,r,15l647,15,647,xm722,675r-45,l677,690r45,l722,675xm722,l677,r,15l722,15,722,xm797,675r-45,l752,690r45,l797,675xm797,l752,r,15l797,15,797,xm873,675r-45,l828,690r45,l873,675xm873,l828,r,15l873,15,873,xm948,675r-45,l903,690r45,l948,675xm948,l903,r,15l948,15,948,xm1023,675r-45,l978,690r45,l1023,675xm1023,l978,r,15l1023,15r,-15xm1098,675r-45,l1053,690r45,l1098,675xm1098,r-45,l1053,15r45,l1098,xm1174,675r-45,l1129,690r45,l1174,675xm1174,r-45,l1129,15r45,l1174,xm1249,675r-45,l1204,690r45,l1249,675xm1249,r-45,l1204,15r45,l1249,xm1324,675r-45,l1279,690r45,l1324,675xm1324,r-45,l1279,15r45,l1324,xm1399,675r-45,l1354,690r45,l1399,675xm1399,r-45,l1354,15r45,l1399,xm1475,675r-45,l1430,690r45,l1475,675xm1475,r-45,l1430,15r45,l1475,xm1550,675r-45,l1505,690r45,l1550,675xm1550,r-45,l1505,15r45,l1550,xm1625,675r-45,l1580,690r45,l1625,675xm1625,r-45,l1580,15r45,l1625,xm1700,675r-45,l1655,690r45,l1700,675xm1700,r-45,l1655,15r45,l1700,xm1776,675r-45,l1731,690r45,l1776,675xm1776,r-45,l1731,15r45,l1776,xm1851,675r-45,l1806,690r45,l1851,675xm1851,r-45,l1806,15r45,l1851,xm1926,675r-45,l1881,690r45,l1926,675xm1926,r-45,l1881,15r45,l1926,xm2001,675r-45,l1956,690r45,l2001,675xm2001,r-45,l1956,15r45,l2001,xm2077,675r-45,l2032,690r45,l2077,675xm2077,r-45,l2032,15r45,l2077,xm2152,675r-45,l2107,690r45,l2152,675xm2152,r-45,l2107,15r45,l2152,xm2227,675r-45,l2182,690r45,l2227,675xm2227,r-45,l2182,15r45,l2227,xm2302,675r-45,l2257,690r45,l2302,675xm2302,r-45,l2257,15r45,l2302,xm2377,675r-45,l2332,690r45,l2377,675xm2377,r-45,l2332,15r45,l2377,xm2453,675r-45,l2408,690r45,l2453,675xm2453,r-45,l2408,15r45,l2453,xm2528,675r-45,l2483,690r45,l2528,675xm2528,r-45,l2483,15r45,l2528,xm2603,675r-45,l2558,690r45,l2603,675xm2603,r-45,l2558,15r45,l2603,xm2678,675r-45,l2633,690r45,l2678,675xm2678,r-45,l2633,15r45,l2678,xm2754,675r-45,l2709,690r45,l2754,675xm2754,r-45,l2709,15r45,l2754,xm2829,675r-45,l2784,690r45,l2829,675xm2829,r-45,l2784,15r45,l2829,xm2904,675r-45,l2859,690r45,l2904,675xm2904,r-45,l2859,15r45,l2904,xm2979,675r-45,l2934,690r45,l2979,675xm2979,r-45,l2934,15r45,l2979,xm3055,675r-45,l3010,690r45,l3055,675xm3055,r-45,l3010,15r45,l3055,xm3130,675r-45,l3085,690r45,l3130,675xm3130,r-45,l3085,15r45,l3130,xm3205,675r-45,l3160,690r45,l3205,675xm3205,r-45,l3160,15r45,l3205,xm3280,675r-45,l3235,690r45,l3280,675xm3280,r-45,l3235,15r45,l3280,xm3356,675r-45,l3311,690r45,l3356,675xm3356,r-45,l3311,15r45,l3356,xm3431,675r-45,l3386,690r45,l3431,675xm3431,r-45,l3386,15r45,l3431,xm3506,675r-45,l3461,690r45,l3506,675xm3506,r-45,l3461,15r45,l3506,xm3581,675r-45,l3536,690r45,l3581,675xm3581,r-45,l3536,15r45,l3581,xm3657,675r-45,l3612,690r45,l3657,675xm3657,r-45,l3612,15r45,l3657,xm3732,675r-45,l3687,690r45,l3732,675xm3732,r-45,l3687,15r45,l3732,xm3807,675r-45,l3762,690r45,l3807,675xm3807,r-45,l3762,15r45,l3807,xm3882,675r-45,l3837,690r45,l3882,675xm3882,r-45,l3837,15r45,l3882,xm3958,675r-45,l3913,690r45,l3958,675xm3958,r-45,l3913,15r45,l3958,xm4033,675r-45,l3988,690r45,l4033,675xm4033,r-45,l3988,15r45,l4033,xm4108,675r-45,l4063,690r45,l4108,675xm4108,r-45,l4063,15r45,l4108,xm4183,675r-45,l4138,690r45,l4183,675xm4183,r-45,l4138,15r45,l4183,xm4259,675r-45,l4214,690r45,l4259,675xm4259,r-45,l4214,15r45,l4259,xm4334,675r-45,l4289,690r45,l4334,675xm4334,r-45,l4289,15r45,l4334,xm4409,675r-45,l4364,690r45,l4409,675xm4409,r-45,l4364,15r45,l4409,xm4484,675r-45,l4439,690r45,l4484,675xm4484,r-45,l4439,15r45,l4484,xm4560,675r-45,l4515,690r45,l4560,675xm4560,r-45,l4515,15r45,l4560,xm4635,675r-45,l4590,690r45,l4635,675xm4635,r-45,l4590,15r45,l4635,xm4710,675r-45,l4665,690r45,l4710,675xm4710,r-45,l4665,15r45,l4710,xm4785,675r-45,l4740,690r45,l4785,675xm4785,r-45,l4740,15r45,l4785,xm4860,675r-45,l4815,690r45,l4860,675xm4860,r-45,l4815,15r45,l4860,xm4936,675r-45,l4891,690r45,l4936,675xm4936,r-45,l4891,15r45,l4936,xm5011,675r-45,l4966,690r45,l5011,675xm5011,r-45,l4966,15r45,l5011,xm5086,675r-45,l5041,690r45,l5086,675xm5086,r-45,l5041,15r45,l5086,xm5161,675r-45,l5116,690r45,l5161,675xm5161,r-45,l5116,15r45,l5161,xm5237,675r-45,l5192,690r45,l5237,675xm5237,r-45,l5192,15r45,l5237,xm5312,675r-45,l5267,690r45,l5312,675xm5312,r-45,l5267,15r45,l5312,xm5387,675r-45,l5342,690r45,l5387,675xm5387,r-45,l5342,15r45,l5387,xm5462,675r-45,l5417,690r45,l5462,675xm5462,r-45,l5417,15r45,l5462,xm5538,675r-45,l5493,690r45,l5538,675xm5538,r-45,l5493,15r45,l5538,xm5613,675r-45,l5568,690r45,l5613,675xm5613,r-45,l5568,15r45,l5613,xm5688,675r-45,l5643,690r45,l5688,675xm5688,r-45,l5643,15r45,l5688,xm5763,675r-45,l5718,690r45,l5763,675xm5763,r-45,l5718,15r45,l5763,xm5839,675r-45,l5794,690r45,l5839,675xm5839,r-45,l5794,15r45,l5839,xm5914,675r-45,l5869,690r45,l5914,675xm5914,r-45,l5869,15r45,l5914,xm5989,675r-45,l5944,690r45,l5989,675xm5989,r-45,l5944,15r45,l5989,xm6064,675r-45,l6019,690r45,l6064,675xm6064,r-45,l6019,15r45,l6064,xm6140,675r-45,l6095,690r45,l6140,675xm6140,r-45,l6095,15r45,l6140,xm6215,675r-45,l6170,690r45,l6215,675xm6215,r-45,l6170,15r45,l6215,xm6290,675r-45,l6245,690r45,l6290,675xm6290,r-45,l6245,15r45,l6290,xm6365,675r-45,l6320,690r45,l6365,675xm6365,r-45,l6320,15r45,l6365,xm6441,675r-45,l6396,690r45,l6441,675xm6441,r-45,l6396,15r45,l6441,xm6516,675r-45,l6471,690r45,l6516,675xm6516,r-45,l6471,15r45,l6516,xm6591,675r-45,l6546,690r45,l6591,675xm6591,r-45,l6546,15r45,l6591,xm6666,675r-45,l6621,690r45,l6666,675xm6666,r-45,l6621,15r45,l6666,xm6742,675r-45,l6697,690r45,l6742,675xm6742,r-45,l6697,15r45,l6742,xm6817,675r-45,l6772,690r45,l6817,675xm6817,r-45,l6772,15r45,l6817,xm6892,675r-45,l6847,690r45,l6892,675xm6892,r-45,l6847,15r45,l6892,xm6967,675r-45,l6922,690r45,l6967,675xm6967,r-45,l6922,15r45,l6967,xm7042,675r-45,l6997,690r45,l7042,675xm7042,r-45,l6997,15r45,l7042,xm7118,675r-45,l7073,690r45,l7118,675xm7118,r-45,l7073,15r45,l7118,xm7193,675r-45,l7148,690r45,l7193,675xm7193,r-45,l7148,15r45,l7193,xm7268,675r-45,l7223,690r45,l7268,675xm7268,r-45,l7223,15r45,l7268,xm7343,675r-45,l7298,690r45,l7343,675xm7343,r-45,l7298,15r45,l7343,xm7419,675r-45,l7374,690r45,l7419,675xm7419,r-45,l7374,15r45,l7419,xm7494,675r-45,l7449,690r45,l7494,675xm7494,r-45,l7449,15r45,l7494,xm7569,675r-45,l7524,690r45,l7569,675xm7569,r-45,l7524,15r45,l7569,xm7644,675r-45,l7599,690r45,l7644,675xm7644,r-45,l7599,15r45,l7644,xm7720,675r-45,l7675,690r45,l7720,675xm7720,r-45,l7675,15r45,l7720,xm7795,675r-45,l7750,690r45,l7795,675xm7795,r-45,l7750,15r45,l7795,xm7870,675r-45,l7825,690r45,l7870,675xm7870,r-45,l7825,15r45,l7870,xm7945,675r-45,l7900,690r45,l7945,675xm7945,r-45,l7900,15r45,l7945,xm8021,675r-45,l7976,690r45,l8021,675xm8021,r-45,l7976,15r45,l8021,xm8096,675r-45,l8051,690r45,l8096,675xm8096,r-45,l8051,15r45,l8096,xm8171,675r-45,l8126,690r45,l8171,675xm8171,r-45,l8126,15r45,l8171,xm8246,675r-45,l8201,690r45,l8246,675xm8246,r-45,l8201,15r45,l8246,xm8322,675r-45,l8277,690r45,l8322,675xm8322,r-45,l8277,15r45,l8322,xm8397,675r-45,l8352,690r45,l8397,675xm8397,r-45,l8352,15r45,l8397,xm8472,675r-45,l8427,690r45,l8472,675xm8472,r-45,l8427,15r45,l8472,xm8547,675r-45,l8502,690r45,l8547,675xm8547,r-45,l8502,15r45,l8547,xm8623,675r-45,l8578,690r45,l8623,675xm8623,r-45,l8578,15r45,l8623,xm8698,675r-45,l8653,690r45,l8698,675xm8698,r-45,l8653,15r45,l8698,xm8773,675r-45,l8728,690r45,l8773,675xm8773,r-45,l8728,15r45,l8773,xm8848,675r-45,l8803,690r45,l8848,675xm8848,r-45,l8803,15r45,l8848,xm8924,675r-45,l8879,690r45,l8924,675xm8924,r-45,l8879,15r45,l8924,xm8999,675r-45,l8954,690r45,l8999,675xm8999,r-45,l8954,15r45,l8999,xm9074,675r-45,l9029,690r45,l9074,675xm9074,r-45,l9029,15r45,l9074,xm9149,675r-45,l9104,690r45,l9149,675xm9149,r-45,l9104,15r45,l9149,xm9225,675r-45,l9180,690r45,l9225,675xm9225,r-45,l9180,15r45,l9225,xm9300,675r-45,l9255,690r45,l9300,675xm9300,r-45,l9255,15r45,l9300,xm9375,675r-45,l9330,690r45,l9375,675xm9375,r-45,l9330,15r45,l9375,xe" fillcolor="black" stroked="f">
                  <v:path arrowok="t" o:connecttype="custom" o:connectlocs="120,0;271,0;421,0;572,0;722,0;873,0;1023,0;1174,0;1324,0;1475,0;1625,0;1776,0;1926,0;2077,0;2227,0;2377,0;2528,0;2678,0;2829,0;2979,0;3130,0;3280,0;3431,0;3581,0;3732,0;3882,0;4033,0;4183,0;4334,0;4484,0;4635,0;4785,0;4936,0;5086,0;5237,0;5387,0;5538,0;5688,0;5839,0;5989,0;6140,0;6290,0;6441,0;6591,0;6742,0;6892,0;7042,0;7193,0;7343,0;7494,0;7644,0;7795,0;7945,0;8096,0;8246,0;8397,0;8547,0;8698,0;8848,0;8999,0;9149,0;9300,0" o:connectangles="0,0,0,0,0,0,0,0,0,0,0,0,0,0,0,0,0,0,0,0,0,0,0,0,0,0,0,0,0,0,0,0,0,0,0,0,0,0,0,0,0,0,0,0,0,0,0,0,0,0,0,0,0,0,0,0,0,0,0,0,0,0"/>
                </v:shape>
                <v:line id="Line 5" o:spid="_x0000_s1121" style="position:absolute;visibility:visible;mso-wrap-style:square" from="9367,0" to="9367,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">
                  <v:stroke dashstyle="3 1"/>
                </v:line>
                <v:shape id="AutoShape 4" o:spid="_x0000_s1122" style="position:absolute;left:-1;width:15;height:690;visibility:visible;mso-wrap-style:square;v-text-anchor:top" coordsize="15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" path="m15,645l,645r,45l15,690r,-45xm15,573l,573r,45l15,618r,-45xm15,502l,502r,45l15,547r,-45xm15,430l,430r,45l15,475r,-45xm15,358l,358r,45l15,403r,-45xm15,287l,287r,45l15,332r,-45xm15,215l,215r,45l15,260r,-45xm15,143l,143r,45l15,188r,-45xm15,72l,72r,45l15,117r,-45xm15,l,,,45r15,l15,xe" fillcolor="black" stroked="f">
                  <v:path arrowok="t" o:connecttype="custom" o:connectlocs="15,645;0,645;0,690;15,690;15,645;15,573;0,573;0,618;15,618;15,573;15,502;0,502;0,547;15,547;15,502;15,430;0,430;0,475;15,475;15,430;15,358;0,358;0,403;15,403;15,358;15,287;0,287;0,332;15,332;15,287;15,215;0,215;0,260;15,260;15,215;15,143;0,143;0,188;15,188;15,143;15,72;0,72;0,117;15,117;15,72;15,0;0,0;0,45;15,45;15,0" o:connectangles="0,0,0,0,0,0,0,0,0,0,0,0,0,0,0,0,0,0,0,0,0,0,0,0,0,0,0,0,0,0,0,0,0,0,0,0,0,0,0,0,0,0,0,0,0,0,0,0,0,0"/>
                </v:shape>
                <v:shape id="Text Box 3" o:spid="_x0000_s1123" type="#_x0000_t202" style="position:absolute;left:15;top:15;width:9345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67C7E80C" w14:textId="77777777" w:rsidR="00B9738E" w:rsidRDefault="00592588">
                        <w:pPr>
                          <w:spacing w:before="139"/>
                          <w:ind w:left="141"/>
                          <w:rPr>
                            <w:rFonts w:ascii="Roboto"/>
                            <w:b/>
                            <w:sz w:val="28"/>
                          </w:rPr>
                        </w:pP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9.1</w:t>
                        </w:r>
                        <w:r>
                          <w:rPr>
                            <w:rFonts w:ascii="Roboto"/>
                            <w:b/>
                            <w:spacing w:val="3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Performance</w:t>
                        </w:r>
                        <w:r>
                          <w:rPr>
                            <w:rFonts w:ascii="Roboto"/>
                            <w:b/>
                            <w:spacing w:val="3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b/>
                            <w:sz w:val="28"/>
                            <w:u w:val="single"/>
                          </w:rPr>
                          <w:t>Metrics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B93FDFA" w14:textId="77777777" w:rsidR="00B9738E" w:rsidRDefault="00B9738E">
      <w:pPr>
        <w:pStyle w:val="BodyText"/>
        <w:rPr>
          <w:b/>
          <w:sz w:val="20"/>
        </w:rPr>
      </w:pPr>
    </w:p>
    <w:p w14:paraId="678320A2" w14:textId="77777777" w:rsidR="00B9738E" w:rsidRDefault="00B9738E">
      <w:pPr>
        <w:pStyle w:val="BodyText"/>
        <w:rPr>
          <w:b/>
          <w:sz w:val="20"/>
        </w:rPr>
      </w:pPr>
    </w:p>
    <w:p w14:paraId="2C87C543" w14:textId="77777777" w:rsidR="00B9738E" w:rsidRDefault="00B9738E">
      <w:pPr>
        <w:pStyle w:val="BodyText"/>
        <w:spacing w:before="10"/>
        <w:rPr>
          <w:b/>
          <w:sz w:val="26"/>
        </w:rPr>
      </w:pPr>
    </w:p>
    <w:p w14:paraId="6FA77015" w14:textId="77777777" w:rsidR="00B9738E" w:rsidRDefault="00592588">
      <w:pPr>
        <w:pStyle w:val="ListParagraph"/>
        <w:numPr>
          <w:ilvl w:val="1"/>
          <w:numId w:val="5"/>
        </w:numPr>
        <w:tabs>
          <w:tab w:val="left" w:pos="1734"/>
          <w:tab w:val="left" w:pos="1735"/>
        </w:tabs>
        <w:spacing w:before="90"/>
        <w:ind w:left="1734" w:hanging="416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proposed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procedure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implemented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images.</w:t>
      </w:r>
    </w:p>
    <w:p w14:paraId="0583C02E" w14:textId="77777777" w:rsidR="00B9738E" w:rsidRDefault="00B9738E">
      <w:pPr>
        <w:pStyle w:val="BodyText"/>
        <w:rPr>
          <w:b/>
          <w:sz w:val="36"/>
        </w:rPr>
      </w:pPr>
    </w:p>
    <w:p w14:paraId="2A706394" w14:textId="77777777" w:rsidR="00B9738E" w:rsidRDefault="00592588">
      <w:pPr>
        <w:pStyle w:val="ListParagraph"/>
        <w:numPr>
          <w:ilvl w:val="1"/>
          <w:numId w:val="5"/>
        </w:numPr>
        <w:tabs>
          <w:tab w:val="left" w:pos="1734"/>
          <w:tab w:val="left" w:pos="1735"/>
        </w:tabs>
        <w:spacing w:line="300" w:lineRule="auto"/>
        <w:ind w:left="1679" w:right="1027" w:hanging="360"/>
        <w:rPr>
          <w:b/>
          <w:sz w:val="24"/>
        </w:rPr>
      </w:pPr>
      <w:r>
        <w:tab/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training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consists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15750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images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Alphabets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"A"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"I",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while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database consists of 2250 images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Alphabets from "A" to "I".</w:t>
      </w:r>
    </w:p>
    <w:p w14:paraId="34A8E774" w14:textId="77777777" w:rsidR="00B9738E" w:rsidRDefault="00B9738E">
      <w:pPr>
        <w:pStyle w:val="BodyText"/>
        <w:rPr>
          <w:b/>
          <w:sz w:val="30"/>
        </w:rPr>
      </w:pPr>
    </w:p>
    <w:p w14:paraId="4EC419F1" w14:textId="77777777" w:rsidR="00B9738E" w:rsidRDefault="00592588">
      <w:pPr>
        <w:pStyle w:val="ListParagraph"/>
        <w:numPr>
          <w:ilvl w:val="1"/>
          <w:numId w:val="5"/>
        </w:numPr>
        <w:tabs>
          <w:tab w:val="left" w:pos="1734"/>
          <w:tab w:val="left" w:pos="1735"/>
        </w:tabs>
        <w:ind w:left="1734" w:hanging="416"/>
        <w:rPr>
          <w:b/>
          <w:sz w:val="24"/>
        </w:rPr>
      </w:pPr>
      <w:r>
        <w:rPr>
          <w:b/>
          <w:sz w:val="24"/>
        </w:rPr>
        <w:t>Once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gesture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recognized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equivalent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alphabet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shown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screen.</w:t>
      </w:r>
    </w:p>
    <w:p w14:paraId="5424135B" w14:textId="77777777" w:rsidR="00B9738E" w:rsidRDefault="00B9738E">
      <w:pPr>
        <w:pStyle w:val="BodyText"/>
        <w:rPr>
          <w:b/>
          <w:sz w:val="20"/>
        </w:rPr>
      </w:pPr>
    </w:p>
    <w:p w14:paraId="07077DFA" w14:textId="77777777" w:rsidR="00B9738E" w:rsidRDefault="00B9738E">
      <w:pPr>
        <w:pStyle w:val="BodyText"/>
        <w:rPr>
          <w:b/>
          <w:sz w:val="20"/>
        </w:rPr>
      </w:pPr>
    </w:p>
    <w:p w14:paraId="45789339" w14:textId="77777777" w:rsidR="00B9738E" w:rsidRDefault="00B9738E">
      <w:pPr>
        <w:pStyle w:val="BodyText"/>
        <w:rPr>
          <w:b/>
          <w:sz w:val="20"/>
        </w:rPr>
      </w:pPr>
    </w:p>
    <w:p w14:paraId="3DB4BC69" w14:textId="77777777" w:rsidR="00B9738E" w:rsidRDefault="00B9738E">
      <w:pPr>
        <w:pStyle w:val="BodyText"/>
        <w:rPr>
          <w:b/>
          <w:sz w:val="20"/>
        </w:rPr>
      </w:pPr>
    </w:p>
    <w:p w14:paraId="59ACE5A7" w14:textId="77777777" w:rsidR="00B9738E" w:rsidRDefault="00B9738E">
      <w:pPr>
        <w:pStyle w:val="BodyText"/>
        <w:rPr>
          <w:b/>
          <w:sz w:val="20"/>
        </w:rPr>
      </w:pPr>
    </w:p>
    <w:p w14:paraId="58F32BE1" w14:textId="77777777" w:rsidR="00B9738E" w:rsidRDefault="00B9738E">
      <w:pPr>
        <w:pStyle w:val="BodyText"/>
        <w:rPr>
          <w:b/>
          <w:sz w:val="20"/>
        </w:rPr>
      </w:pPr>
    </w:p>
    <w:p w14:paraId="07AE6A84" w14:textId="4504D0F1" w:rsidR="00B9738E" w:rsidRPr="007C6828" w:rsidRDefault="00592588" w:rsidP="007C6828">
      <w:pPr>
        <w:pStyle w:val="BodyText"/>
        <w:spacing w:before="9"/>
        <w:rPr>
          <w:b/>
          <w:sz w:val="13"/>
        </w:rPr>
        <w:sectPr w:rsidR="00B9738E" w:rsidRPr="007C6828">
          <w:pgSz w:w="12240" w:h="15840"/>
          <w:pgMar w:top="1500" w:right="440" w:bottom="280" w:left="48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58244" behindDoc="0" locked="0" layoutInCell="1" allowOverlap="1" wp14:anchorId="45E5C7F1" wp14:editId="1B344038">
            <wp:simplePos x="0" y="0"/>
            <wp:positionH relativeFrom="page">
              <wp:posOffset>1790700</wp:posOffset>
            </wp:positionH>
            <wp:positionV relativeFrom="paragraph">
              <wp:posOffset>125964</wp:posOffset>
            </wp:positionV>
            <wp:extent cx="3649313" cy="299866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9313" cy="299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323837" w14:textId="77777777" w:rsidR="00B9738E" w:rsidRDefault="00592588" w:rsidP="00BD0997">
      <w:pPr>
        <w:pStyle w:val="Heading1"/>
        <w:spacing w:line="300" w:lineRule="auto"/>
        <w:ind w:left="0"/>
        <w:jc w:val="left"/>
      </w:pPr>
      <w:r>
        <w:rPr>
          <w:spacing w:val="-12"/>
        </w:rPr>
        <w:lastRenderedPageBreak/>
        <w:t>A</w:t>
      </w:r>
      <w:r>
        <w:rPr>
          <w:spacing w:val="-12"/>
        </w:rPr>
        <w:t>DVANTAGES</w:t>
      </w:r>
      <w:r>
        <w:rPr>
          <w:spacing w:val="-29"/>
        </w:rPr>
        <w:t xml:space="preserve"> </w:t>
      </w:r>
      <w:r>
        <w:rPr>
          <w:spacing w:val="-11"/>
        </w:rPr>
        <w:t>&amp;</w:t>
      </w:r>
      <w:r>
        <w:rPr>
          <w:spacing w:val="-177"/>
        </w:rPr>
        <w:t xml:space="preserve"> </w:t>
      </w:r>
      <w:r>
        <w:rPr>
          <w:spacing w:val="-5"/>
        </w:rPr>
        <w:t>DISADVANTAES</w:t>
      </w:r>
    </w:p>
    <w:p w14:paraId="3FDCDC3E" w14:textId="77777777" w:rsidR="00B9738E" w:rsidRDefault="00B9738E">
      <w:pPr>
        <w:pStyle w:val="BodyText"/>
        <w:rPr>
          <w:b/>
          <w:sz w:val="20"/>
        </w:rPr>
      </w:pPr>
    </w:p>
    <w:p w14:paraId="16FA092C" w14:textId="77777777" w:rsidR="00B9738E" w:rsidRDefault="00B9738E">
      <w:pPr>
        <w:pStyle w:val="BodyText"/>
        <w:spacing w:before="6"/>
        <w:rPr>
          <w:b/>
          <w:sz w:val="26"/>
        </w:rPr>
      </w:pPr>
    </w:p>
    <w:p w14:paraId="113E9DE0" w14:textId="77777777" w:rsidR="00B9738E" w:rsidRDefault="00592588">
      <w:pPr>
        <w:pStyle w:val="Heading3"/>
      </w:pPr>
      <w:r>
        <w:rPr>
          <w:u w:val="single"/>
        </w:rPr>
        <w:t>Advanta</w:t>
      </w:r>
      <w:r>
        <w:t>g</w:t>
      </w:r>
      <w:r>
        <w:rPr>
          <w:u w:val="single"/>
        </w:rPr>
        <w:t>es:</w:t>
      </w:r>
    </w:p>
    <w:p w14:paraId="2A3B5964" w14:textId="77777777" w:rsidR="00B9738E" w:rsidRDefault="00B9738E">
      <w:pPr>
        <w:pStyle w:val="BodyText"/>
        <w:spacing w:before="7"/>
        <w:rPr>
          <w:b/>
          <w:sz w:val="36"/>
        </w:rPr>
      </w:pPr>
    </w:p>
    <w:p w14:paraId="41E121F4" w14:textId="77777777" w:rsidR="00B9738E" w:rsidRDefault="00592588">
      <w:pPr>
        <w:pStyle w:val="ListParagraph"/>
        <w:numPr>
          <w:ilvl w:val="0"/>
          <w:numId w:val="4"/>
        </w:numPr>
        <w:tabs>
          <w:tab w:val="left" w:pos="1674"/>
          <w:tab w:val="left" w:pos="1675"/>
        </w:tabs>
        <w:spacing w:line="300" w:lineRule="auto"/>
        <w:ind w:left="1799" w:right="1852" w:hanging="480"/>
        <w:rPr>
          <w:sz w:val="24"/>
        </w:rPr>
      </w:pPr>
      <w:r>
        <w:rPr>
          <w:sz w:val="24"/>
        </w:rPr>
        <w:t>The speech is converted to sign language very quick to provide greater and faster</w:t>
      </w:r>
      <w:r>
        <w:rPr>
          <w:spacing w:val="-58"/>
          <w:sz w:val="24"/>
        </w:rPr>
        <w:t xml:space="preserve"> </w:t>
      </w:r>
      <w:r>
        <w:rPr>
          <w:sz w:val="24"/>
        </w:rPr>
        <w:t>understanding to specially-abled people.</w:t>
      </w:r>
    </w:p>
    <w:p w14:paraId="74E05232" w14:textId="77777777" w:rsidR="00B9738E" w:rsidRDefault="00B9738E">
      <w:pPr>
        <w:pStyle w:val="BodyText"/>
        <w:rPr>
          <w:sz w:val="30"/>
        </w:rPr>
      </w:pPr>
    </w:p>
    <w:p w14:paraId="5CBE5015" w14:textId="77777777" w:rsidR="00B9738E" w:rsidRDefault="00592588">
      <w:pPr>
        <w:pStyle w:val="ListParagraph"/>
        <w:numPr>
          <w:ilvl w:val="0"/>
          <w:numId w:val="3"/>
        </w:numPr>
        <w:tabs>
          <w:tab w:val="left" w:pos="1674"/>
          <w:tab w:val="left" w:pos="1675"/>
        </w:tabs>
        <w:ind w:hanging="356"/>
        <w:rPr>
          <w:sz w:val="24"/>
        </w:rPr>
      </w:pPr>
      <w:r>
        <w:rPr>
          <w:sz w:val="24"/>
        </w:rPr>
        <w:t xml:space="preserve">The user interface is </w:t>
      </w:r>
      <w:r>
        <w:rPr>
          <w:sz w:val="24"/>
        </w:rPr>
        <w:t>convenient and simple for both people.</w:t>
      </w:r>
    </w:p>
    <w:p w14:paraId="0C1322A7" w14:textId="77777777" w:rsidR="00B9738E" w:rsidRDefault="00B9738E">
      <w:pPr>
        <w:pStyle w:val="BodyText"/>
        <w:rPr>
          <w:sz w:val="20"/>
        </w:rPr>
      </w:pPr>
    </w:p>
    <w:p w14:paraId="55251F28" w14:textId="77777777" w:rsidR="00B9738E" w:rsidRDefault="00B9738E">
      <w:pPr>
        <w:pStyle w:val="BodyText"/>
        <w:rPr>
          <w:sz w:val="20"/>
        </w:rPr>
      </w:pPr>
    </w:p>
    <w:p w14:paraId="0C292E1B" w14:textId="77777777" w:rsidR="00B9738E" w:rsidRDefault="00B9738E">
      <w:pPr>
        <w:pStyle w:val="BodyText"/>
        <w:rPr>
          <w:sz w:val="19"/>
        </w:rPr>
      </w:pPr>
    </w:p>
    <w:p w14:paraId="22DA7CDB" w14:textId="77777777" w:rsidR="00B9738E" w:rsidRDefault="00592588">
      <w:pPr>
        <w:pStyle w:val="Heading3"/>
      </w:pPr>
      <w:r>
        <w:rPr>
          <w:u w:val="single"/>
        </w:rPr>
        <w:t>Disadvanta</w:t>
      </w:r>
      <w:r>
        <w:t>g</w:t>
      </w:r>
      <w:r>
        <w:rPr>
          <w:u w:val="single"/>
        </w:rPr>
        <w:t>es:</w:t>
      </w:r>
    </w:p>
    <w:p w14:paraId="32F49621" w14:textId="77777777" w:rsidR="00B9738E" w:rsidRDefault="00B9738E">
      <w:pPr>
        <w:pStyle w:val="BodyText"/>
        <w:rPr>
          <w:b/>
          <w:sz w:val="30"/>
        </w:rPr>
      </w:pPr>
    </w:p>
    <w:p w14:paraId="6C304F25" w14:textId="77777777" w:rsidR="00B9738E" w:rsidRDefault="00B9738E">
      <w:pPr>
        <w:pStyle w:val="BodyText"/>
        <w:spacing w:before="6"/>
        <w:rPr>
          <w:b/>
          <w:sz w:val="36"/>
        </w:rPr>
      </w:pPr>
    </w:p>
    <w:p w14:paraId="14593282" w14:textId="77777777" w:rsidR="00B9738E" w:rsidRDefault="00592588">
      <w:pPr>
        <w:pStyle w:val="ListParagraph"/>
        <w:numPr>
          <w:ilvl w:val="0"/>
          <w:numId w:val="2"/>
        </w:numPr>
        <w:tabs>
          <w:tab w:val="left" w:pos="1674"/>
          <w:tab w:val="left" w:pos="1675"/>
        </w:tabs>
        <w:spacing w:before="1" w:line="300" w:lineRule="auto"/>
        <w:ind w:left="1679" w:right="1664" w:hanging="360"/>
        <w:rPr>
          <w:sz w:val="24"/>
        </w:rPr>
      </w:pPr>
      <w:r>
        <w:rPr>
          <w:sz w:val="24"/>
        </w:rPr>
        <w:t>The number of images and pixels for the model to train in the dataset is not high so</w:t>
      </w:r>
      <w:r>
        <w:rPr>
          <w:spacing w:val="-58"/>
          <w:sz w:val="24"/>
        </w:rPr>
        <w:t xml:space="preserve"> </w:t>
      </w:r>
      <w:r>
        <w:rPr>
          <w:sz w:val="24"/>
        </w:rPr>
        <w:t>accuracy is moderate level.</w:t>
      </w:r>
    </w:p>
    <w:p w14:paraId="3CF366A4" w14:textId="77777777" w:rsidR="00B9738E" w:rsidRDefault="00B9738E">
      <w:pPr>
        <w:pStyle w:val="BodyText"/>
        <w:spacing w:before="11"/>
        <w:rPr>
          <w:sz w:val="29"/>
        </w:rPr>
      </w:pPr>
    </w:p>
    <w:p w14:paraId="60B56B02" w14:textId="77777777" w:rsidR="00B9738E" w:rsidRDefault="00592588">
      <w:pPr>
        <w:pStyle w:val="ListParagraph"/>
        <w:numPr>
          <w:ilvl w:val="0"/>
          <w:numId w:val="2"/>
        </w:numPr>
        <w:tabs>
          <w:tab w:val="left" w:pos="1674"/>
          <w:tab w:val="left" w:pos="1675"/>
        </w:tabs>
        <w:ind w:left="1674" w:hanging="356"/>
        <w:rPr>
          <w:sz w:val="24"/>
        </w:rPr>
      </w:pPr>
      <w:r>
        <w:rPr>
          <w:sz w:val="24"/>
        </w:rPr>
        <w:t>It will be improved by changing the dataset.</w:t>
      </w:r>
    </w:p>
    <w:p w14:paraId="2AD705DE" w14:textId="77777777" w:rsidR="00B9738E" w:rsidRDefault="00B9738E">
      <w:pPr>
        <w:pStyle w:val="BodyText"/>
        <w:rPr>
          <w:sz w:val="36"/>
        </w:rPr>
      </w:pPr>
    </w:p>
    <w:p w14:paraId="1608DCD5" w14:textId="77777777" w:rsidR="00B9738E" w:rsidRDefault="00592588">
      <w:pPr>
        <w:pStyle w:val="ListParagraph"/>
        <w:numPr>
          <w:ilvl w:val="0"/>
          <w:numId w:val="1"/>
        </w:numPr>
        <w:tabs>
          <w:tab w:val="left" w:pos="1677"/>
          <w:tab w:val="left" w:pos="1678"/>
        </w:tabs>
        <w:ind w:hanging="359"/>
        <w:rPr>
          <w:sz w:val="24"/>
        </w:rPr>
      </w:pPr>
      <w:r>
        <w:rPr>
          <w:sz w:val="24"/>
        </w:rPr>
        <w:t>Currently,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deployed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alphabets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</w:t>
      </w:r>
      <w:r>
        <w:rPr>
          <w:spacing w:val="-2"/>
          <w:sz w:val="24"/>
        </w:rPr>
        <w:t xml:space="preserve"> </w:t>
      </w:r>
      <w:r>
        <w:rPr>
          <w:sz w:val="24"/>
        </w:rPr>
        <w:t>only.</w:t>
      </w:r>
    </w:p>
    <w:p w14:paraId="6D0CA048" w14:textId="77777777" w:rsidR="00B9738E" w:rsidRDefault="00B9738E">
      <w:pPr>
        <w:rPr>
          <w:sz w:val="24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186DE03F" w14:textId="77777777" w:rsidR="00B9738E" w:rsidRDefault="00B9738E">
      <w:pPr>
        <w:pStyle w:val="BodyText"/>
        <w:rPr>
          <w:sz w:val="20"/>
        </w:rPr>
      </w:pPr>
    </w:p>
    <w:p w14:paraId="5A606F29" w14:textId="30D880E7" w:rsidR="00B9738E" w:rsidRDefault="00592588" w:rsidP="00BD0997">
      <w:pPr>
        <w:pStyle w:val="Heading1"/>
        <w:spacing w:before="105"/>
        <w:ind w:left="0"/>
        <w:jc w:val="left"/>
        <w:rPr>
          <w:b w:val="0"/>
          <w:sz w:val="20"/>
        </w:rPr>
      </w:pPr>
      <w:r>
        <w:t>CONCLUSION</w:t>
      </w:r>
    </w:p>
    <w:p w14:paraId="40955674" w14:textId="77777777" w:rsidR="00B9738E" w:rsidRDefault="00B9738E">
      <w:pPr>
        <w:pStyle w:val="BodyText"/>
        <w:rPr>
          <w:b/>
          <w:sz w:val="20"/>
        </w:rPr>
      </w:pPr>
    </w:p>
    <w:p w14:paraId="3C2282D2" w14:textId="77777777" w:rsidR="00B9738E" w:rsidRDefault="00B9738E">
      <w:pPr>
        <w:pStyle w:val="BodyText"/>
        <w:rPr>
          <w:b/>
          <w:sz w:val="20"/>
        </w:rPr>
      </w:pPr>
    </w:p>
    <w:p w14:paraId="13019499" w14:textId="77777777" w:rsidR="00B9738E" w:rsidRDefault="00B9738E">
      <w:pPr>
        <w:pStyle w:val="BodyText"/>
        <w:rPr>
          <w:b/>
          <w:sz w:val="20"/>
        </w:rPr>
      </w:pPr>
    </w:p>
    <w:p w14:paraId="3EAE710C" w14:textId="77777777" w:rsidR="00B9738E" w:rsidRDefault="00B9738E">
      <w:pPr>
        <w:pStyle w:val="BodyText"/>
        <w:rPr>
          <w:b/>
          <w:sz w:val="20"/>
        </w:rPr>
      </w:pPr>
    </w:p>
    <w:p w14:paraId="4533AD6E" w14:textId="77777777" w:rsidR="00B9738E" w:rsidRDefault="00B9738E">
      <w:pPr>
        <w:pStyle w:val="BodyText"/>
        <w:rPr>
          <w:b/>
          <w:sz w:val="20"/>
        </w:rPr>
      </w:pPr>
    </w:p>
    <w:p w14:paraId="6A912728" w14:textId="77777777" w:rsidR="00B9738E" w:rsidRDefault="00B9738E">
      <w:pPr>
        <w:pStyle w:val="BodyText"/>
        <w:spacing w:before="9"/>
        <w:rPr>
          <w:b/>
          <w:sz w:val="27"/>
        </w:rPr>
      </w:pPr>
    </w:p>
    <w:p w14:paraId="5D980D56" w14:textId="5F0A5DFA" w:rsidR="00B9738E" w:rsidRDefault="00BD0997">
      <w:pPr>
        <w:pStyle w:val="Heading2"/>
      </w:pPr>
      <w:r>
        <w:t>CONCLUSION:</w:t>
      </w:r>
    </w:p>
    <w:p w14:paraId="2D4473FC" w14:textId="77777777" w:rsidR="00B9738E" w:rsidRDefault="00B9738E">
      <w:pPr>
        <w:pStyle w:val="BodyText"/>
        <w:spacing w:before="3"/>
        <w:rPr>
          <w:b/>
          <w:sz w:val="44"/>
        </w:rPr>
      </w:pPr>
    </w:p>
    <w:p w14:paraId="362258EC" w14:textId="77777777" w:rsidR="00B9738E" w:rsidRDefault="00592588">
      <w:pPr>
        <w:spacing w:line="302" w:lineRule="auto"/>
        <w:ind w:left="959" w:right="984" w:firstLine="339"/>
        <w:rPr>
          <w:sz w:val="28"/>
        </w:rPr>
      </w:pPr>
      <w:r>
        <w:rPr>
          <w:sz w:val="28"/>
        </w:rPr>
        <w:t>It aims to bridge the communication gap between deaf people and the rest of</w:t>
      </w:r>
      <w:r>
        <w:rPr>
          <w:spacing w:val="1"/>
          <w:sz w:val="28"/>
        </w:rPr>
        <w:t xml:space="preserve"> </w:t>
      </w:r>
      <w:r>
        <w:rPr>
          <w:sz w:val="28"/>
        </w:rPr>
        <w:t>society.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proposed</w:t>
      </w:r>
      <w:r>
        <w:rPr>
          <w:spacing w:val="-9"/>
          <w:sz w:val="28"/>
        </w:rPr>
        <w:t xml:space="preserve"> </w:t>
      </w:r>
      <w:r>
        <w:rPr>
          <w:sz w:val="28"/>
        </w:rPr>
        <w:t>methodology</w:t>
      </w:r>
      <w:r>
        <w:rPr>
          <w:spacing w:val="-9"/>
          <w:sz w:val="28"/>
        </w:rPr>
        <w:t xml:space="preserve"> </w:t>
      </w:r>
      <w:r>
        <w:rPr>
          <w:sz w:val="28"/>
        </w:rPr>
        <w:t>translates</w:t>
      </w:r>
      <w:r>
        <w:rPr>
          <w:spacing w:val="-9"/>
          <w:sz w:val="28"/>
        </w:rPr>
        <w:t xml:space="preserve"> </w:t>
      </w:r>
      <w:r>
        <w:rPr>
          <w:sz w:val="28"/>
        </w:rPr>
        <w:t>sign</w:t>
      </w:r>
      <w:r>
        <w:rPr>
          <w:spacing w:val="-9"/>
          <w:sz w:val="28"/>
        </w:rPr>
        <w:t xml:space="preserve"> </w:t>
      </w:r>
      <w:r>
        <w:rPr>
          <w:sz w:val="28"/>
        </w:rPr>
        <w:t>language</w:t>
      </w:r>
      <w:r>
        <w:rPr>
          <w:spacing w:val="-9"/>
          <w:sz w:val="28"/>
        </w:rPr>
        <w:t xml:space="preserve"> </w:t>
      </w:r>
      <w:r>
        <w:rPr>
          <w:sz w:val="28"/>
        </w:rPr>
        <w:t>into</w:t>
      </w:r>
      <w:r>
        <w:rPr>
          <w:spacing w:val="-9"/>
          <w:sz w:val="28"/>
        </w:rPr>
        <w:t xml:space="preserve"> </w:t>
      </w:r>
      <w:r>
        <w:rPr>
          <w:sz w:val="28"/>
        </w:rPr>
        <w:t>English</w:t>
      </w:r>
      <w:r>
        <w:rPr>
          <w:spacing w:val="-9"/>
          <w:sz w:val="28"/>
        </w:rPr>
        <w:t xml:space="preserve"> </w:t>
      </w:r>
      <w:r>
        <w:rPr>
          <w:sz w:val="28"/>
        </w:rPr>
        <w:t>alphabets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that </w:t>
      </w:r>
      <w:r>
        <w:rPr>
          <w:sz w:val="28"/>
        </w:rPr>
        <w:t>are understandable to humans. This system sends hand gestures to the model,</w:t>
      </w:r>
      <w:r>
        <w:rPr>
          <w:spacing w:val="1"/>
          <w:sz w:val="28"/>
        </w:rPr>
        <w:t xml:space="preserve"> </w:t>
      </w:r>
      <w:r>
        <w:rPr>
          <w:sz w:val="28"/>
        </w:rPr>
        <w:t>who</w:t>
      </w:r>
      <w:r>
        <w:rPr>
          <w:spacing w:val="-2"/>
          <w:sz w:val="28"/>
        </w:rPr>
        <w:t xml:space="preserve"> </w:t>
      </w:r>
      <w:r>
        <w:rPr>
          <w:sz w:val="28"/>
        </w:rPr>
        <w:t>recognizes</w:t>
      </w:r>
      <w:r>
        <w:rPr>
          <w:spacing w:val="-2"/>
          <w:sz w:val="28"/>
        </w:rPr>
        <w:t xml:space="preserve"> </w:t>
      </w:r>
      <w:r>
        <w:rPr>
          <w:sz w:val="28"/>
        </w:rPr>
        <w:t>them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displays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equivalent.</w:t>
      </w:r>
    </w:p>
    <w:p w14:paraId="5EBA2F6C" w14:textId="77777777" w:rsidR="00B9738E" w:rsidRDefault="00B9738E">
      <w:pPr>
        <w:spacing w:line="302" w:lineRule="auto"/>
        <w:rPr>
          <w:sz w:val="28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77AD55AD" w14:textId="77777777" w:rsidR="00B9738E" w:rsidRDefault="00592588" w:rsidP="00BD0997">
      <w:pPr>
        <w:pStyle w:val="Heading1"/>
        <w:tabs>
          <w:tab w:val="left" w:pos="3320"/>
        </w:tabs>
        <w:spacing w:before="105"/>
        <w:ind w:left="0" w:right="38"/>
        <w:jc w:val="left"/>
      </w:pPr>
      <w:r>
        <w:lastRenderedPageBreak/>
        <w:t>FUTURE</w:t>
      </w:r>
      <w:r>
        <w:tab/>
        <w:t>SCOPE</w:t>
      </w:r>
    </w:p>
    <w:p w14:paraId="1698F8BC" w14:textId="77777777" w:rsidR="00B9738E" w:rsidRDefault="00B9738E">
      <w:pPr>
        <w:pStyle w:val="BodyText"/>
        <w:rPr>
          <w:b/>
          <w:sz w:val="20"/>
        </w:rPr>
      </w:pPr>
    </w:p>
    <w:p w14:paraId="058B038A" w14:textId="77777777" w:rsidR="00B9738E" w:rsidRDefault="00B9738E">
      <w:pPr>
        <w:pStyle w:val="BodyText"/>
        <w:rPr>
          <w:b/>
          <w:sz w:val="20"/>
        </w:rPr>
      </w:pPr>
    </w:p>
    <w:p w14:paraId="32FE3A2C" w14:textId="77777777" w:rsidR="00BD0997" w:rsidRDefault="00BD0997">
      <w:pPr>
        <w:pStyle w:val="Heading2"/>
      </w:pPr>
    </w:p>
    <w:p w14:paraId="54E30226" w14:textId="77777777" w:rsidR="00BD0997" w:rsidRDefault="00BD0997">
      <w:pPr>
        <w:pStyle w:val="Heading2"/>
      </w:pPr>
    </w:p>
    <w:p w14:paraId="24C7362C" w14:textId="5E0A86D2" w:rsidR="00B9738E" w:rsidRDefault="00592588">
      <w:pPr>
        <w:pStyle w:val="Heading2"/>
      </w:pPr>
      <w:r>
        <w:t>FUTURE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SCOPE:</w:t>
      </w:r>
    </w:p>
    <w:p w14:paraId="0975F24E" w14:textId="77777777" w:rsidR="00B9738E" w:rsidRDefault="00B9738E">
      <w:pPr>
        <w:pStyle w:val="BodyText"/>
        <w:rPr>
          <w:b/>
          <w:sz w:val="34"/>
        </w:rPr>
      </w:pPr>
    </w:p>
    <w:p w14:paraId="0CDD5648" w14:textId="77777777" w:rsidR="00B9738E" w:rsidRDefault="00B9738E">
      <w:pPr>
        <w:pStyle w:val="BodyText"/>
        <w:spacing w:before="6"/>
        <w:rPr>
          <w:b/>
          <w:sz w:val="45"/>
        </w:rPr>
      </w:pPr>
    </w:p>
    <w:p w14:paraId="2243C79F" w14:textId="77777777" w:rsidR="00B9738E" w:rsidRDefault="00592588">
      <w:pPr>
        <w:spacing w:line="302" w:lineRule="auto"/>
        <w:ind w:left="959" w:right="1017" w:firstLine="300"/>
        <w:rPr>
          <w:sz w:val="28"/>
        </w:rPr>
      </w:pPr>
      <w:r>
        <w:rPr>
          <w:sz w:val="28"/>
        </w:rPr>
        <w:t>With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introduction</w:t>
      </w:r>
      <w:r>
        <w:rPr>
          <w:spacing w:val="2"/>
          <w:sz w:val="28"/>
        </w:rPr>
        <w:t xml:space="preserve"> </w:t>
      </w:r>
      <w:r>
        <w:rPr>
          <w:sz w:val="28"/>
        </w:rPr>
        <w:t>of</w:t>
      </w:r>
      <w:r>
        <w:rPr>
          <w:spacing w:val="3"/>
          <w:sz w:val="28"/>
        </w:rPr>
        <w:t xml:space="preserve"> </w:t>
      </w:r>
      <w:r>
        <w:rPr>
          <w:sz w:val="28"/>
        </w:rPr>
        <w:t>gesture</w:t>
      </w:r>
      <w:r>
        <w:rPr>
          <w:spacing w:val="2"/>
          <w:sz w:val="28"/>
        </w:rPr>
        <w:t xml:space="preserve"> </w:t>
      </w:r>
      <w:r>
        <w:rPr>
          <w:sz w:val="28"/>
        </w:rPr>
        <w:t>recognition,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web</w:t>
      </w:r>
      <w:r>
        <w:rPr>
          <w:spacing w:val="3"/>
          <w:sz w:val="28"/>
        </w:rPr>
        <w:t xml:space="preserve"> </w:t>
      </w:r>
      <w:r>
        <w:rPr>
          <w:sz w:val="28"/>
        </w:rPr>
        <w:t>app</w:t>
      </w:r>
      <w:r>
        <w:rPr>
          <w:spacing w:val="2"/>
          <w:sz w:val="28"/>
        </w:rPr>
        <w:t xml:space="preserve"> </w:t>
      </w:r>
      <w:r>
        <w:rPr>
          <w:sz w:val="28"/>
        </w:rPr>
        <w:t>can</w:t>
      </w:r>
      <w:r>
        <w:rPr>
          <w:spacing w:val="2"/>
          <w:sz w:val="28"/>
        </w:rPr>
        <w:t xml:space="preserve"> </w:t>
      </w:r>
      <w:r>
        <w:rPr>
          <w:sz w:val="28"/>
        </w:rPr>
        <w:t>easily</w:t>
      </w:r>
      <w:r>
        <w:rPr>
          <w:spacing w:val="2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expanded to recognize letters beyond 'I', digits, and other symbols plus gesture</w:t>
      </w:r>
      <w:r>
        <w:rPr>
          <w:spacing w:val="1"/>
          <w:sz w:val="28"/>
        </w:rPr>
        <w:t xml:space="preserve"> </w:t>
      </w:r>
      <w:r>
        <w:rPr>
          <w:sz w:val="28"/>
        </w:rPr>
        <w:t>recognition can also allow controlling of software/hardware interfaces. Having a</w:t>
      </w:r>
      <w:r>
        <w:rPr>
          <w:spacing w:val="1"/>
          <w:sz w:val="28"/>
        </w:rPr>
        <w:t xml:space="preserve"> </w:t>
      </w:r>
      <w:r>
        <w:rPr>
          <w:sz w:val="28"/>
        </w:rPr>
        <w:t>technology that can translate hand sign language to its corresponding alphabet is a</w:t>
      </w:r>
      <w:r>
        <w:rPr>
          <w:spacing w:val="1"/>
          <w:sz w:val="28"/>
        </w:rPr>
        <w:t xml:space="preserve"> </w:t>
      </w:r>
      <w:r>
        <w:rPr>
          <w:sz w:val="28"/>
        </w:rPr>
        <w:t>game</w:t>
      </w:r>
      <w:r>
        <w:rPr>
          <w:spacing w:val="-6"/>
          <w:sz w:val="28"/>
        </w:rPr>
        <w:t xml:space="preserve"> </w:t>
      </w:r>
      <w:r>
        <w:rPr>
          <w:sz w:val="28"/>
        </w:rPr>
        <w:t>chang</w:t>
      </w:r>
      <w:r>
        <w:rPr>
          <w:sz w:val="28"/>
        </w:rPr>
        <w:t>er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field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Ai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specially-abled</w:t>
      </w:r>
      <w:r>
        <w:rPr>
          <w:spacing w:val="-5"/>
          <w:sz w:val="28"/>
        </w:rPr>
        <w:t xml:space="preserve"> </w:t>
      </w:r>
      <w:r>
        <w:rPr>
          <w:sz w:val="28"/>
        </w:rPr>
        <w:t>people</w:t>
      </w:r>
      <w:r>
        <w:rPr>
          <w:spacing w:val="-5"/>
          <w:sz w:val="28"/>
        </w:rPr>
        <w:t xml:space="preserve"> </w:t>
      </w:r>
      <w:r>
        <w:rPr>
          <w:sz w:val="28"/>
        </w:rPr>
        <w:t>such</w:t>
      </w:r>
      <w:r>
        <w:rPr>
          <w:spacing w:val="-67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thosedeaf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dumb.</w:t>
      </w:r>
    </w:p>
    <w:p w14:paraId="1D4DF2D5" w14:textId="77777777" w:rsidR="00B9738E" w:rsidRDefault="00B9738E">
      <w:pPr>
        <w:spacing w:line="302" w:lineRule="auto"/>
        <w:rPr>
          <w:sz w:val="28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5269A793" w14:textId="77777777" w:rsidR="00B9738E" w:rsidRDefault="00B9738E">
      <w:pPr>
        <w:pStyle w:val="BodyText"/>
        <w:rPr>
          <w:sz w:val="20"/>
        </w:rPr>
      </w:pPr>
    </w:p>
    <w:p w14:paraId="3A4E9635" w14:textId="77777777" w:rsidR="00B9738E" w:rsidRDefault="00B9738E">
      <w:pPr>
        <w:pStyle w:val="BodyText"/>
        <w:rPr>
          <w:sz w:val="20"/>
        </w:rPr>
      </w:pPr>
    </w:p>
    <w:p w14:paraId="73E546FE" w14:textId="77777777" w:rsidR="00B9738E" w:rsidRDefault="00B9738E">
      <w:pPr>
        <w:pStyle w:val="BodyText"/>
        <w:rPr>
          <w:sz w:val="20"/>
        </w:rPr>
      </w:pPr>
    </w:p>
    <w:p w14:paraId="3DE17303" w14:textId="77777777" w:rsidR="00B9738E" w:rsidRDefault="00B9738E">
      <w:pPr>
        <w:pStyle w:val="BodyText"/>
        <w:rPr>
          <w:sz w:val="20"/>
        </w:rPr>
      </w:pPr>
    </w:p>
    <w:p w14:paraId="0D0613EF" w14:textId="77777777" w:rsidR="00B9738E" w:rsidRDefault="00B9738E">
      <w:pPr>
        <w:pStyle w:val="BodyText"/>
        <w:rPr>
          <w:sz w:val="20"/>
        </w:rPr>
      </w:pPr>
    </w:p>
    <w:p w14:paraId="3D376322" w14:textId="77777777" w:rsidR="00B9738E" w:rsidRDefault="00B9738E">
      <w:pPr>
        <w:pStyle w:val="BodyText"/>
        <w:rPr>
          <w:sz w:val="20"/>
        </w:rPr>
      </w:pPr>
    </w:p>
    <w:p w14:paraId="10E2E8BF" w14:textId="77777777" w:rsidR="00B9738E" w:rsidRDefault="00B9738E">
      <w:pPr>
        <w:pStyle w:val="BodyText"/>
        <w:rPr>
          <w:sz w:val="20"/>
        </w:rPr>
      </w:pPr>
    </w:p>
    <w:p w14:paraId="6C078F3F" w14:textId="77777777" w:rsidR="00B9738E" w:rsidRDefault="00B9738E">
      <w:pPr>
        <w:pStyle w:val="BodyText"/>
        <w:rPr>
          <w:sz w:val="20"/>
        </w:rPr>
      </w:pPr>
    </w:p>
    <w:p w14:paraId="790F5600" w14:textId="77777777" w:rsidR="00B9738E" w:rsidRDefault="00B9738E">
      <w:pPr>
        <w:pStyle w:val="BodyText"/>
        <w:rPr>
          <w:sz w:val="20"/>
        </w:rPr>
      </w:pPr>
    </w:p>
    <w:p w14:paraId="5C63306A" w14:textId="77777777" w:rsidR="00B9738E" w:rsidRDefault="00B9738E">
      <w:pPr>
        <w:pStyle w:val="BodyText"/>
        <w:rPr>
          <w:sz w:val="20"/>
        </w:rPr>
      </w:pPr>
    </w:p>
    <w:p w14:paraId="64453A6E" w14:textId="77777777" w:rsidR="00B9738E" w:rsidRDefault="00B9738E">
      <w:pPr>
        <w:pStyle w:val="BodyText"/>
        <w:rPr>
          <w:sz w:val="20"/>
        </w:rPr>
      </w:pPr>
    </w:p>
    <w:p w14:paraId="4EDF8BB1" w14:textId="77777777" w:rsidR="00B9738E" w:rsidRDefault="00B9738E">
      <w:pPr>
        <w:pStyle w:val="BodyText"/>
        <w:rPr>
          <w:sz w:val="20"/>
        </w:rPr>
      </w:pPr>
    </w:p>
    <w:p w14:paraId="70FED732" w14:textId="77777777" w:rsidR="00B9738E" w:rsidRDefault="00B9738E">
      <w:pPr>
        <w:pStyle w:val="BodyText"/>
        <w:rPr>
          <w:sz w:val="20"/>
        </w:rPr>
      </w:pPr>
    </w:p>
    <w:p w14:paraId="7B928775" w14:textId="77777777" w:rsidR="00B9738E" w:rsidRDefault="00B9738E">
      <w:pPr>
        <w:pStyle w:val="BodyText"/>
        <w:rPr>
          <w:sz w:val="20"/>
        </w:rPr>
      </w:pPr>
    </w:p>
    <w:p w14:paraId="3F637BBB" w14:textId="77777777" w:rsidR="00B9738E" w:rsidRDefault="00B9738E">
      <w:pPr>
        <w:pStyle w:val="BodyText"/>
        <w:rPr>
          <w:sz w:val="20"/>
        </w:rPr>
      </w:pPr>
    </w:p>
    <w:p w14:paraId="668E81E2" w14:textId="77777777" w:rsidR="00B9738E" w:rsidRDefault="00B9738E">
      <w:pPr>
        <w:pStyle w:val="BodyText"/>
        <w:rPr>
          <w:sz w:val="20"/>
        </w:rPr>
      </w:pPr>
    </w:p>
    <w:p w14:paraId="0419A9D9" w14:textId="77777777" w:rsidR="00B9738E" w:rsidRDefault="00B9738E">
      <w:pPr>
        <w:pStyle w:val="BodyText"/>
        <w:rPr>
          <w:sz w:val="20"/>
        </w:rPr>
      </w:pPr>
    </w:p>
    <w:p w14:paraId="6795AF23" w14:textId="77777777" w:rsidR="00B9738E" w:rsidRDefault="00B9738E">
      <w:pPr>
        <w:pStyle w:val="BodyText"/>
        <w:rPr>
          <w:sz w:val="20"/>
        </w:rPr>
      </w:pPr>
    </w:p>
    <w:p w14:paraId="746CD297" w14:textId="77777777" w:rsidR="00B9738E" w:rsidRDefault="00B9738E">
      <w:pPr>
        <w:pStyle w:val="BodyText"/>
        <w:rPr>
          <w:sz w:val="20"/>
        </w:rPr>
      </w:pPr>
    </w:p>
    <w:p w14:paraId="46AF9EE3" w14:textId="77777777" w:rsidR="00B9738E" w:rsidRDefault="00592588">
      <w:pPr>
        <w:pStyle w:val="Heading1"/>
        <w:spacing w:before="105"/>
      </w:pPr>
      <w:r>
        <w:t>APPENDIX</w:t>
      </w:r>
    </w:p>
    <w:p w14:paraId="5A6F38C3" w14:textId="77777777" w:rsidR="00B9738E" w:rsidRDefault="00B9738E">
      <w:p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77E189EC" w14:textId="77777777" w:rsidR="00B9738E" w:rsidRDefault="00592588">
      <w:pPr>
        <w:pStyle w:val="Heading2"/>
        <w:spacing w:before="66"/>
        <w:rPr>
          <w:b w:val="0"/>
        </w:rPr>
      </w:pPr>
      <w:r>
        <w:lastRenderedPageBreak/>
        <w:t>APPENDIX</w:t>
      </w:r>
      <w:r>
        <w:rPr>
          <w:b w:val="0"/>
        </w:rPr>
        <w:t>:</w:t>
      </w:r>
    </w:p>
    <w:p w14:paraId="227510F5" w14:textId="77777777" w:rsidR="00B9738E" w:rsidRDefault="00B9738E">
      <w:pPr>
        <w:pStyle w:val="BodyText"/>
        <w:rPr>
          <w:sz w:val="20"/>
        </w:rPr>
      </w:pPr>
    </w:p>
    <w:p w14:paraId="001841FA" w14:textId="77777777" w:rsidR="00B9738E" w:rsidRDefault="00B9738E">
      <w:pPr>
        <w:pStyle w:val="BodyText"/>
        <w:spacing w:before="7"/>
        <w:rPr>
          <w:sz w:val="16"/>
        </w:rPr>
      </w:pPr>
    </w:p>
    <w:p w14:paraId="3DA7C56C" w14:textId="77777777" w:rsidR="00B9738E" w:rsidRDefault="00592588">
      <w:pPr>
        <w:pStyle w:val="Heading4"/>
        <w:spacing w:line="302" w:lineRule="auto"/>
        <w:ind w:right="8887"/>
      </w:pPr>
      <w:r>
        <w:rPr>
          <w:u w:val="single"/>
        </w:rPr>
        <w:t>Source code:</w:t>
      </w:r>
      <w:r>
        <w:rPr>
          <w:spacing w:val="-67"/>
        </w:rPr>
        <w:t xml:space="preserve"> </w:t>
      </w:r>
      <w:r>
        <w:rPr>
          <w:u w:val="single"/>
        </w:rPr>
        <w:t>Flask:</w:t>
      </w:r>
    </w:p>
    <w:p w14:paraId="684DA383" w14:textId="77777777" w:rsidR="00B9738E" w:rsidRDefault="00B9738E">
      <w:pPr>
        <w:pStyle w:val="BodyText"/>
        <w:rPr>
          <w:sz w:val="20"/>
        </w:rPr>
      </w:pPr>
    </w:p>
    <w:p w14:paraId="0586D9EC" w14:textId="77777777" w:rsidR="00B9738E" w:rsidRDefault="00B9738E">
      <w:pPr>
        <w:pStyle w:val="BodyText"/>
        <w:rPr>
          <w:sz w:val="20"/>
        </w:rPr>
      </w:pPr>
    </w:p>
    <w:p w14:paraId="2162D37B" w14:textId="77777777" w:rsidR="00B9738E" w:rsidRDefault="00B9738E">
      <w:pPr>
        <w:pStyle w:val="BodyText"/>
        <w:rPr>
          <w:sz w:val="20"/>
        </w:rPr>
      </w:pPr>
    </w:p>
    <w:p w14:paraId="6757D79E" w14:textId="77777777" w:rsidR="00B9738E" w:rsidRDefault="00B9738E">
      <w:pPr>
        <w:pStyle w:val="BodyText"/>
        <w:rPr>
          <w:sz w:val="20"/>
        </w:rPr>
      </w:pPr>
    </w:p>
    <w:p w14:paraId="2FF7C29C" w14:textId="77777777" w:rsidR="00B9738E" w:rsidRDefault="00B9738E">
      <w:pPr>
        <w:pStyle w:val="BodyText"/>
        <w:rPr>
          <w:sz w:val="20"/>
        </w:rPr>
      </w:pPr>
    </w:p>
    <w:p w14:paraId="4EF197F6" w14:textId="77777777" w:rsidR="00B9738E" w:rsidRDefault="00B9738E">
      <w:pPr>
        <w:pStyle w:val="BodyText"/>
        <w:rPr>
          <w:sz w:val="20"/>
        </w:rPr>
      </w:pPr>
    </w:p>
    <w:p w14:paraId="255FA889" w14:textId="77777777" w:rsidR="00B9738E" w:rsidRDefault="00592588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251658245" behindDoc="0" locked="0" layoutInCell="1" allowOverlap="1" wp14:anchorId="3AD791AC" wp14:editId="7AFC58A2">
            <wp:simplePos x="0" y="0"/>
            <wp:positionH relativeFrom="page">
              <wp:posOffset>914400</wp:posOffset>
            </wp:positionH>
            <wp:positionV relativeFrom="paragraph">
              <wp:posOffset>203715</wp:posOffset>
            </wp:positionV>
            <wp:extent cx="5851065" cy="313182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06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16663" w14:textId="77777777" w:rsidR="00B9738E" w:rsidRDefault="00B9738E">
      <w:pPr>
        <w:sectPr w:rsidR="00B9738E">
          <w:pgSz w:w="12240" w:h="15840"/>
          <w:pgMar w:top="1360" w:right="440" w:bottom="280" w:left="480" w:header="720" w:footer="720" w:gutter="0"/>
          <w:cols w:space="720"/>
        </w:sectPr>
      </w:pPr>
    </w:p>
    <w:p w14:paraId="3951BCE8" w14:textId="77777777" w:rsidR="00B9738E" w:rsidRDefault="00592588">
      <w:pPr>
        <w:pStyle w:val="BodyText"/>
        <w:spacing w:before="66"/>
        <w:ind w:left="959"/>
      </w:pPr>
      <w:r>
        <w:rPr>
          <w:u w:val="single"/>
        </w:rPr>
        <w:lastRenderedPageBreak/>
        <w:t>HTML:</w:t>
      </w:r>
    </w:p>
    <w:p w14:paraId="0FC8DB10" w14:textId="77777777" w:rsidR="00B9738E" w:rsidRDefault="00B9738E">
      <w:pPr>
        <w:pStyle w:val="BodyText"/>
        <w:rPr>
          <w:sz w:val="20"/>
        </w:rPr>
      </w:pPr>
    </w:p>
    <w:p w14:paraId="2788B2EE" w14:textId="77777777" w:rsidR="00B9738E" w:rsidRDefault="00B9738E">
      <w:pPr>
        <w:pStyle w:val="BodyText"/>
        <w:rPr>
          <w:sz w:val="20"/>
        </w:rPr>
      </w:pPr>
    </w:p>
    <w:p w14:paraId="42451E31" w14:textId="77777777" w:rsidR="00B9738E" w:rsidRDefault="00592588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251658246" behindDoc="0" locked="0" layoutInCell="1" allowOverlap="1" wp14:anchorId="3DE1474C" wp14:editId="0678FF9C">
            <wp:simplePos x="0" y="0"/>
            <wp:positionH relativeFrom="page">
              <wp:posOffset>914400</wp:posOffset>
            </wp:positionH>
            <wp:positionV relativeFrom="paragraph">
              <wp:posOffset>160694</wp:posOffset>
            </wp:positionV>
            <wp:extent cx="5982627" cy="318306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627" cy="3183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A40D72" w14:textId="77777777" w:rsidR="00B9738E" w:rsidRDefault="00B9738E">
      <w:pPr>
        <w:pStyle w:val="BodyText"/>
        <w:rPr>
          <w:sz w:val="20"/>
        </w:rPr>
      </w:pPr>
    </w:p>
    <w:p w14:paraId="60A4D1D6" w14:textId="77777777" w:rsidR="00B9738E" w:rsidRDefault="00B9738E">
      <w:pPr>
        <w:pStyle w:val="BodyText"/>
        <w:rPr>
          <w:sz w:val="20"/>
        </w:rPr>
      </w:pPr>
    </w:p>
    <w:p w14:paraId="2E12EFA9" w14:textId="77777777" w:rsidR="00B9738E" w:rsidRDefault="00B9738E">
      <w:pPr>
        <w:pStyle w:val="BodyText"/>
        <w:rPr>
          <w:sz w:val="20"/>
        </w:rPr>
      </w:pPr>
    </w:p>
    <w:p w14:paraId="2780F5F8" w14:textId="77777777" w:rsidR="00B9738E" w:rsidRDefault="00592588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251658247" behindDoc="0" locked="0" layoutInCell="1" allowOverlap="1" wp14:anchorId="6AF2C4B5" wp14:editId="7E714711">
            <wp:simplePos x="0" y="0"/>
            <wp:positionH relativeFrom="page">
              <wp:posOffset>914400</wp:posOffset>
            </wp:positionH>
            <wp:positionV relativeFrom="paragraph">
              <wp:posOffset>160882</wp:posOffset>
            </wp:positionV>
            <wp:extent cx="5851065" cy="313182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06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690130" w14:textId="77777777" w:rsidR="00B9738E" w:rsidRDefault="00B9738E">
      <w:pPr>
        <w:rPr>
          <w:sz w:val="18"/>
        </w:rPr>
        <w:sectPr w:rsidR="00B9738E">
          <w:pgSz w:w="12240" w:h="15840"/>
          <w:pgMar w:top="1360" w:right="440" w:bottom="280" w:left="480" w:header="720" w:footer="720" w:gutter="0"/>
          <w:cols w:space="720"/>
        </w:sectPr>
      </w:pPr>
    </w:p>
    <w:p w14:paraId="6C5F5CF6" w14:textId="77777777" w:rsidR="00B9738E" w:rsidRDefault="00B9738E">
      <w:pPr>
        <w:pStyle w:val="BodyText"/>
        <w:rPr>
          <w:sz w:val="20"/>
        </w:rPr>
      </w:pPr>
    </w:p>
    <w:p w14:paraId="217E30FF" w14:textId="77777777" w:rsidR="00B9738E" w:rsidRDefault="00B9738E">
      <w:pPr>
        <w:pStyle w:val="BodyText"/>
        <w:spacing w:before="6"/>
        <w:rPr>
          <w:sz w:val="29"/>
        </w:rPr>
      </w:pPr>
    </w:p>
    <w:p w14:paraId="012A6235" w14:textId="77777777" w:rsidR="00B9738E" w:rsidRDefault="00592588">
      <w:pPr>
        <w:pStyle w:val="BodyText"/>
        <w:ind w:left="960"/>
        <w:rPr>
          <w:sz w:val="20"/>
        </w:rPr>
      </w:pPr>
      <w:r>
        <w:rPr>
          <w:noProof/>
          <w:sz w:val="20"/>
        </w:rPr>
        <w:drawing>
          <wp:inline distT="0" distB="0" distL="0" distR="0" wp14:anchorId="5AC045FE" wp14:editId="1D4A13FE">
            <wp:extent cx="5974758" cy="3159728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758" cy="315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4E3D" w14:textId="77777777" w:rsidR="00B9738E" w:rsidRDefault="00B9738E">
      <w:pPr>
        <w:pStyle w:val="BodyText"/>
        <w:rPr>
          <w:sz w:val="20"/>
        </w:rPr>
      </w:pPr>
    </w:p>
    <w:p w14:paraId="56F462D6" w14:textId="77777777" w:rsidR="00B9738E" w:rsidRDefault="00B9738E">
      <w:pPr>
        <w:pStyle w:val="BodyText"/>
        <w:rPr>
          <w:sz w:val="20"/>
        </w:rPr>
      </w:pPr>
    </w:p>
    <w:p w14:paraId="78808787" w14:textId="77777777" w:rsidR="00B9738E" w:rsidRDefault="00B9738E">
      <w:pPr>
        <w:pStyle w:val="BodyText"/>
        <w:rPr>
          <w:sz w:val="20"/>
        </w:rPr>
      </w:pPr>
    </w:p>
    <w:p w14:paraId="75DC336F" w14:textId="77777777" w:rsidR="00B9738E" w:rsidRDefault="00B9738E">
      <w:pPr>
        <w:pStyle w:val="BodyText"/>
        <w:rPr>
          <w:sz w:val="20"/>
        </w:rPr>
      </w:pPr>
    </w:p>
    <w:p w14:paraId="1BAE3106" w14:textId="77777777" w:rsidR="00B9738E" w:rsidRDefault="00B9738E">
      <w:pPr>
        <w:pStyle w:val="BodyText"/>
        <w:spacing w:before="3"/>
      </w:pPr>
    </w:p>
    <w:p w14:paraId="049B64DC" w14:textId="77777777" w:rsidR="00B9738E" w:rsidRDefault="00592588">
      <w:pPr>
        <w:pStyle w:val="Heading4"/>
        <w:rPr>
          <w:b/>
        </w:rPr>
      </w:pPr>
      <w:r>
        <w:rPr>
          <w:u w:val="single"/>
        </w:rPr>
        <w:t>Camera</w:t>
      </w:r>
      <w:r>
        <w:rPr>
          <w:b/>
        </w:rPr>
        <w:t>:</w:t>
      </w:r>
    </w:p>
    <w:p w14:paraId="58790FCE" w14:textId="77777777" w:rsidR="00B9738E" w:rsidRDefault="00B9738E">
      <w:pPr>
        <w:pStyle w:val="BodyText"/>
        <w:rPr>
          <w:b/>
          <w:sz w:val="20"/>
        </w:rPr>
      </w:pPr>
    </w:p>
    <w:p w14:paraId="37604168" w14:textId="77777777" w:rsidR="00B9738E" w:rsidRDefault="00592588">
      <w:pPr>
        <w:pStyle w:val="BodyText"/>
        <w:spacing w:before="9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8248" behindDoc="0" locked="0" layoutInCell="1" allowOverlap="1" wp14:anchorId="3DEDAE45" wp14:editId="62437357">
            <wp:simplePos x="0" y="0"/>
            <wp:positionH relativeFrom="page">
              <wp:posOffset>914400</wp:posOffset>
            </wp:positionH>
            <wp:positionV relativeFrom="paragraph">
              <wp:posOffset>111219</wp:posOffset>
            </wp:positionV>
            <wp:extent cx="5865244" cy="2923222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244" cy="2923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B9F805" w14:textId="77777777" w:rsidR="00B9738E" w:rsidRDefault="00B9738E">
      <w:pPr>
        <w:rPr>
          <w:sz w:val="11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336C8500" w14:textId="77777777" w:rsidR="00B9738E" w:rsidRDefault="00B9738E">
      <w:pPr>
        <w:pStyle w:val="BodyText"/>
        <w:spacing w:before="11"/>
        <w:rPr>
          <w:b/>
          <w:sz w:val="13"/>
        </w:rPr>
      </w:pPr>
    </w:p>
    <w:p w14:paraId="653718C8" w14:textId="77777777" w:rsidR="00B9738E" w:rsidRDefault="00592588">
      <w:pPr>
        <w:spacing w:before="88"/>
        <w:ind w:left="959"/>
        <w:rPr>
          <w:sz w:val="28"/>
        </w:rPr>
      </w:pPr>
      <w:r>
        <w:rPr>
          <w:sz w:val="28"/>
          <w:u w:val="single"/>
        </w:rPr>
        <w:t>Main:</w:t>
      </w:r>
    </w:p>
    <w:p w14:paraId="0DBEA1F4" w14:textId="77777777" w:rsidR="00B9738E" w:rsidRDefault="00B9738E">
      <w:pPr>
        <w:pStyle w:val="BodyText"/>
        <w:rPr>
          <w:sz w:val="20"/>
        </w:rPr>
      </w:pPr>
    </w:p>
    <w:p w14:paraId="6557B354" w14:textId="77777777" w:rsidR="00B9738E" w:rsidRDefault="00592588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251658249" behindDoc="0" locked="0" layoutInCell="1" allowOverlap="1" wp14:anchorId="50ACCE7C" wp14:editId="107A4AE2">
            <wp:simplePos x="0" y="0"/>
            <wp:positionH relativeFrom="page">
              <wp:posOffset>914400</wp:posOffset>
            </wp:positionH>
            <wp:positionV relativeFrom="paragraph">
              <wp:posOffset>129895</wp:posOffset>
            </wp:positionV>
            <wp:extent cx="5972079" cy="3215735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079" cy="321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87855D" w14:textId="77777777" w:rsidR="00B9738E" w:rsidRDefault="00B9738E">
      <w:pPr>
        <w:pStyle w:val="BodyText"/>
        <w:rPr>
          <w:sz w:val="20"/>
        </w:rPr>
      </w:pPr>
    </w:p>
    <w:p w14:paraId="1A14378D" w14:textId="77777777" w:rsidR="00B9738E" w:rsidRDefault="00B9738E">
      <w:pPr>
        <w:pStyle w:val="BodyText"/>
        <w:spacing w:before="1"/>
        <w:rPr>
          <w:sz w:val="27"/>
        </w:rPr>
      </w:pPr>
    </w:p>
    <w:p w14:paraId="14A3CBF4" w14:textId="77777777" w:rsidR="00B9738E" w:rsidRDefault="00592588">
      <w:pPr>
        <w:pStyle w:val="Heading4"/>
        <w:spacing w:before="89"/>
      </w:pPr>
      <w:r>
        <w:rPr>
          <w:u w:val="single"/>
        </w:rPr>
        <w:t>Trained</w:t>
      </w:r>
      <w:r>
        <w:rPr>
          <w:spacing w:val="-10"/>
          <w:u w:val="single"/>
        </w:rPr>
        <w:t xml:space="preserve"> </w:t>
      </w:r>
      <w:r>
        <w:rPr>
          <w:u w:val="single"/>
        </w:rPr>
        <w:t>Model:</w:t>
      </w:r>
    </w:p>
    <w:p w14:paraId="6AD41E2A" w14:textId="77777777" w:rsidR="00B9738E" w:rsidRDefault="00B9738E">
      <w:pPr>
        <w:pStyle w:val="BodyText"/>
        <w:rPr>
          <w:sz w:val="20"/>
        </w:rPr>
      </w:pPr>
    </w:p>
    <w:p w14:paraId="669618E2" w14:textId="77777777" w:rsidR="00B9738E" w:rsidRDefault="00592588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251658250" behindDoc="0" locked="0" layoutInCell="1" allowOverlap="1" wp14:anchorId="3E977FCB" wp14:editId="550E515B">
            <wp:simplePos x="0" y="0"/>
            <wp:positionH relativeFrom="page">
              <wp:posOffset>914400</wp:posOffset>
            </wp:positionH>
            <wp:positionV relativeFrom="paragraph">
              <wp:posOffset>129821</wp:posOffset>
            </wp:positionV>
            <wp:extent cx="5904939" cy="3113341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939" cy="3113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457809" w14:textId="77777777" w:rsidR="00B9738E" w:rsidRDefault="00B9738E">
      <w:pPr>
        <w:rPr>
          <w:sz w:val="14"/>
        </w:rPr>
        <w:sectPr w:rsidR="00B9738E">
          <w:pgSz w:w="12240" w:h="15840"/>
          <w:pgMar w:top="1500" w:right="440" w:bottom="280" w:left="480" w:header="720" w:footer="720" w:gutter="0"/>
          <w:cols w:space="720"/>
        </w:sectPr>
      </w:pPr>
    </w:p>
    <w:p w14:paraId="2E820A4A" w14:textId="3A4D5F09" w:rsidR="00B9738E" w:rsidRDefault="00592588" w:rsidP="00BD0997">
      <w:pPr>
        <w:spacing w:before="73"/>
        <w:ind w:left="959"/>
        <w:rPr>
          <w:sz w:val="30"/>
        </w:rPr>
      </w:pPr>
      <w:r>
        <w:rPr>
          <w:b/>
          <w:sz w:val="28"/>
        </w:rPr>
        <w:lastRenderedPageBreak/>
        <w:t>GitHub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Repository</w:t>
      </w:r>
      <w:r>
        <w:rPr>
          <w:sz w:val="28"/>
        </w:rPr>
        <w:t>:</w:t>
      </w:r>
      <w:r w:rsidR="00BD0997" w:rsidRPr="00BD0997">
        <w:t xml:space="preserve"> https://github.com/IBM-EPBL/IBM-Project-19605-1659702440</w:t>
      </w:r>
    </w:p>
    <w:p w14:paraId="4DD18935" w14:textId="77777777" w:rsidR="00B9738E" w:rsidRDefault="00B9738E">
      <w:pPr>
        <w:pStyle w:val="BodyText"/>
        <w:spacing w:before="3"/>
        <w:rPr>
          <w:sz w:val="37"/>
        </w:rPr>
      </w:pPr>
    </w:p>
    <w:p w14:paraId="7A89854D" w14:textId="4543BF53" w:rsidR="00B9738E" w:rsidRDefault="00592588">
      <w:pPr>
        <w:spacing w:line="302" w:lineRule="auto"/>
        <w:ind w:left="959"/>
        <w:rPr>
          <w:sz w:val="28"/>
        </w:rPr>
      </w:pPr>
      <w:r>
        <w:rPr>
          <w:b/>
          <w:sz w:val="28"/>
        </w:rPr>
        <w:t>Project Demonstration Link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</w:p>
    <w:sectPr w:rsidR="00B9738E">
      <w:pgSz w:w="12240" w:h="15840"/>
      <w:pgMar w:top="1360" w:right="440" w:bottom="280" w:left="4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Roboto Lt">
    <w:altName w:val="Arial"/>
    <w:charset w:val="01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930B6"/>
    <w:multiLevelType w:val="hybridMultilevel"/>
    <w:tmpl w:val="F3966C52"/>
    <w:lvl w:ilvl="0" w:tplc="FA8EB7D2">
      <w:numFmt w:val="bullet"/>
      <w:lvlText w:val="&gt;"/>
      <w:lvlJc w:val="left"/>
      <w:pPr>
        <w:ind w:left="960" w:hanging="305"/>
      </w:pPr>
      <w:rPr>
        <w:rFonts w:ascii="MS UI Gothic" w:eastAsia="MS UI Gothic" w:hAnsi="MS UI Gothic" w:cs="MS UI Gothic" w:hint="default"/>
        <w:w w:val="167"/>
        <w:sz w:val="28"/>
        <w:szCs w:val="28"/>
        <w:lang w:val="en-US" w:eastAsia="en-US" w:bidi="ar-SA"/>
      </w:rPr>
    </w:lvl>
    <w:lvl w:ilvl="1" w:tplc="67ACA496">
      <w:numFmt w:val="bullet"/>
      <w:lvlText w:val="●"/>
      <w:lvlJc w:val="left"/>
      <w:pPr>
        <w:ind w:left="1680" w:hanging="41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996EA790">
      <w:numFmt w:val="bullet"/>
      <w:lvlText w:val="•"/>
      <w:lvlJc w:val="left"/>
      <w:pPr>
        <w:ind w:left="2751" w:hanging="415"/>
      </w:pPr>
      <w:rPr>
        <w:rFonts w:hint="default"/>
        <w:lang w:val="en-US" w:eastAsia="en-US" w:bidi="ar-SA"/>
      </w:rPr>
    </w:lvl>
    <w:lvl w:ilvl="3" w:tplc="CA7A3348">
      <w:numFmt w:val="bullet"/>
      <w:lvlText w:val="•"/>
      <w:lvlJc w:val="left"/>
      <w:pPr>
        <w:ind w:left="3822" w:hanging="415"/>
      </w:pPr>
      <w:rPr>
        <w:rFonts w:hint="default"/>
        <w:lang w:val="en-US" w:eastAsia="en-US" w:bidi="ar-SA"/>
      </w:rPr>
    </w:lvl>
    <w:lvl w:ilvl="4" w:tplc="DC8C8958">
      <w:numFmt w:val="bullet"/>
      <w:lvlText w:val="•"/>
      <w:lvlJc w:val="left"/>
      <w:pPr>
        <w:ind w:left="4893" w:hanging="415"/>
      </w:pPr>
      <w:rPr>
        <w:rFonts w:hint="default"/>
        <w:lang w:val="en-US" w:eastAsia="en-US" w:bidi="ar-SA"/>
      </w:rPr>
    </w:lvl>
    <w:lvl w:ilvl="5" w:tplc="89B8E44A">
      <w:numFmt w:val="bullet"/>
      <w:lvlText w:val="•"/>
      <w:lvlJc w:val="left"/>
      <w:pPr>
        <w:ind w:left="5964" w:hanging="415"/>
      </w:pPr>
      <w:rPr>
        <w:rFonts w:hint="default"/>
        <w:lang w:val="en-US" w:eastAsia="en-US" w:bidi="ar-SA"/>
      </w:rPr>
    </w:lvl>
    <w:lvl w:ilvl="6" w:tplc="A6406B1C">
      <w:numFmt w:val="bullet"/>
      <w:lvlText w:val="•"/>
      <w:lvlJc w:val="left"/>
      <w:pPr>
        <w:ind w:left="7035" w:hanging="415"/>
      </w:pPr>
      <w:rPr>
        <w:rFonts w:hint="default"/>
        <w:lang w:val="en-US" w:eastAsia="en-US" w:bidi="ar-SA"/>
      </w:rPr>
    </w:lvl>
    <w:lvl w:ilvl="7" w:tplc="971ED38A">
      <w:numFmt w:val="bullet"/>
      <w:lvlText w:val="•"/>
      <w:lvlJc w:val="left"/>
      <w:pPr>
        <w:ind w:left="8106" w:hanging="415"/>
      </w:pPr>
      <w:rPr>
        <w:rFonts w:hint="default"/>
        <w:lang w:val="en-US" w:eastAsia="en-US" w:bidi="ar-SA"/>
      </w:rPr>
    </w:lvl>
    <w:lvl w:ilvl="8" w:tplc="150A92D2">
      <w:numFmt w:val="bullet"/>
      <w:lvlText w:val="•"/>
      <w:lvlJc w:val="left"/>
      <w:pPr>
        <w:ind w:left="9177" w:hanging="415"/>
      </w:pPr>
      <w:rPr>
        <w:rFonts w:hint="default"/>
        <w:lang w:val="en-US" w:eastAsia="en-US" w:bidi="ar-SA"/>
      </w:rPr>
    </w:lvl>
  </w:abstractNum>
  <w:abstractNum w:abstractNumId="1" w15:restartNumberingAfterBreak="0">
    <w:nsid w:val="129A5B33"/>
    <w:multiLevelType w:val="hybridMultilevel"/>
    <w:tmpl w:val="FF54D65C"/>
    <w:lvl w:ilvl="0" w:tplc="491ABFE8">
      <w:numFmt w:val="bullet"/>
      <w:lvlText w:val="●"/>
      <w:lvlJc w:val="left"/>
      <w:pPr>
        <w:ind w:left="1677" w:hanging="358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BF383844">
      <w:numFmt w:val="bullet"/>
      <w:lvlText w:val="•"/>
      <w:lvlJc w:val="left"/>
      <w:pPr>
        <w:ind w:left="2644" w:hanging="358"/>
      </w:pPr>
      <w:rPr>
        <w:rFonts w:hint="default"/>
        <w:lang w:val="en-US" w:eastAsia="en-US" w:bidi="ar-SA"/>
      </w:rPr>
    </w:lvl>
    <w:lvl w:ilvl="2" w:tplc="FA46F914">
      <w:numFmt w:val="bullet"/>
      <w:lvlText w:val="•"/>
      <w:lvlJc w:val="left"/>
      <w:pPr>
        <w:ind w:left="3608" w:hanging="358"/>
      </w:pPr>
      <w:rPr>
        <w:rFonts w:hint="default"/>
        <w:lang w:val="en-US" w:eastAsia="en-US" w:bidi="ar-SA"/>
      </w:rPr>
    </w:lvl>
    <w:lvl w:ilvl="3" w:tplc="260CEC16">
      <w:numFmt w:val="bullet"/>
      <w:lvlText w:val="•"/>
      <w:lvlJc w:val="left"/>
      <w:pPr>
        <w:ind w:left="4572" w:hanging="358"/>
      </w:pPr>
      <w:rPr>
        <w:rFonts w:hint="default"/>
        <w:lang w:val="en-US" w:eastAsia="en-US" w:bidi="ar-SA"/>
      </w:rPr>
    </w:lvl>
    <w:lvl w:ilvl="4" w:tplc="9EBC2D9E">
      <w:numFmt w:val="bullet"/>
      <w:lvlText w:val="•"/>
      <w:lvlJc w:val="left"/>
      <w:pPr>
        <w:ind w:left="5536" w:hanging="358"/>
      </w:pPr>
      <w:rPr>
        <w:rFonts w:hint="default"/>
        <w:lang w:val="en-US" w:eastAsia="en-US" w:bidi="ar-SA"/>
      </w:rPr>
    </w:lvl>
    <w:lvl w:ilvl="5" w:tplc="5B24CB06">
      <w:numFmt w:val="bullet"/>
      <w:lvlText w:val="•"/>
      <w:lvlJc w:val="left"/>
      <w:pPr>
        <w:ind w:left="6500" w:hanging="358"/>
      </w:pPr>
      <w:rPr>
        <w:rFonts w:hint="default"/>
        <w:lang w:val="en-US" w:eastAsia="en-US" w:bidi="ar-SA"/>
      </w:rPr>
    </w:lvl>
    <w:lvl w:ilvl="6" w:tplc="598001A6">
      <w:numFmt w:val="bullet"/>
      <w:lvlText w:val="•"/>
      <w:lvlJc w:val="left"/>
      <w:pPr>
        <w:ind w:left="7464" w:hanging="358"/>
      </w:pPr>
      <w:rPr>
        <w:rFonts w:hint="default"/>
        <w:lang w:val="en-US" w:eastAsia="en-US" w:bidi="ar-SA"/>
      </w:rPr>
    </w:lvl>
    <w:lvl w:ilvl="7" w:tplc="A816EDBC">
      <w:numFmt w:val="bullet"/>
      <w:lvlText w:val="•"/>
      <w:lvlJc w:val="left"/>
      <w:pPr>
        <w:ind w:left="8428" w:hanging="358"/>
      </w:pPr>
      <w:rPr>
        <w:rFonts w:hint="default"/>
        <w:lang w:val="en-US" w:eastAsia="en-US" w:bidi="ar-SA"/>
      </w:rPr>
    </w:lvl>
    <w:lvl w:ilvl="8" w:tplc="F6E66E3E">
      <w:numFmt w:val="bullet"/>
      <w:lvlText w:val="•"/>
      <w:lvlJc w:val="left"/>
      <w:pPr>
        <w:ind w:left="9392" w:hanging="358"/>
      </w:pPr>
      <w:rPr>
        <w:rFonts w:hint="default"/>
        <w:lang w:val="en-US" w:eastAsia="en-US" w:bidi="ar-SA"/>
      </w:rPr>
    </w:lvl>
  </w:abstractNum>
  <w:abstractNum w:abstractNumId="2" w15:restartNumberingAfterBreak="0">
    <w:nsid w:val="3CFB1E84"/>
    <w:multiLevelType w:val="hybridMultilevel"/>
    <w:tmpl w:val="AC606D0E"/>
    <w:lvl w:ilvl="0" w:tplc="40324B7A">
      <w:numFmt w:val="bullet"/>
      <w:lvlText w:val="●"/>
      <w:lvlJc w:val="left"/>
      <w:pPr>
        <w:ind w:left="1680" w:hanging="35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BD813F6">
      <w:numFmt w:val="bullet"/>
      <w:lvlText w:val="•"/>
      <w:lvlJc w:val="left"/>
      <w:pPr>
        <w:ind w:left="2644" w:hanging="355"/>
      </w:pPr>
      <w:rPr>
        <w:rFonts w:hint="default"/>
        <w:lang w:val="en-US" w:eastAsia="en-US" w:bidi="ar-SA"/>
      </w:rPr>
    </w:lvl>
    <w:lvl w:ilvl="2" w:tplc="1576A3CA">
      <w:numFmt w:val="bullet"/>
      <w:lvlText w:val="•"/>
      <w:lvlJc w:val="left"/>
      <w:pPr>
        <w:ind w:left="3608" w:hanging="355"/>
      </w:pPr>
      <w:rPr>
        <w:rFonts w:hint="default"/>
        <w:lang w:val="en-US" w:eastAsia="en-US" w:bidi="ar-SA"/>
      </w:rPr>
    </w:lvl>
    <w:lvl w:ilvl="3" w:tplc="2F645CBE">
      <w:numFmt w:val="bullet"/>
      <w:lvlText w:val="•"/>
      <w:lvlJc w:val="left"/>
      <w:pPr>
        <w:ind w:left="4572" w:hanging="355"/>
      </w:pPr>
      <w:rPr>
        <w:rFonts w:hint="default"/>
        <w:lang w:val="en-US" w:eastAsia="en-US" w:bidi="ar-SA"/>
      </w:rPr>
    </w:lvl>
    <w:lvl w:ilvl="4" w:tplc="4B183726">
      <w:numFmt w:val="bullet"/>
      <w:lvlText w:val="•"/>
      <w:lvlJc w:val="left"/>
      <w:pPr>
        <w:ind w:left="5536" w:hanging="355"/>
      </w:pPr>
      <w:rPr>
        <w:rFonts w:hint="default"/>
        <w:lang w:val="en-US" w:eastAsia="en-US" w:bidi="ar-SA"/>
      </w:rPr>
    </w:lvl>
    <w:lvl w:ilvl="5" w:tplc="0EC856D4">
      <w:numFmt w:val="bullet"/>
      <w:lvlText w:val="•"/>
      <w:lvlJc w:val="left"/>
      <w:pPr>
        <w:ind w:left="6500" w:hanging="355"/>
      </w:pPr>
      <w:rPr>
        <w:rFonts w:hint="default"/>
        <w:lang w:val="en-US" w:eastAsia="en-US" w:bidi="ar-SA"/>
      </w:rPr>
    </w:lvl>
    <w:lvl w:ilvl="6" w:tplc="9A4844B8">
      <w:numFmt w:val="bullet"/>
      <w:lvlText w:val="•"/>
      <w:lvlJc w:val="left"/>
      <w:pPr>
        <w:ind w:left="7464" w:hanging="355"/>
      </w:pPr>
      <w:rPr>
        <w:rFonts w:hint="default"/>
        <w:lang w:val="en-US" w:eastAsia="en-US" w:bidi="ar-SA"/>
      </w:rPr>
    </w:lvl>
    <w:lvl w:ilvl="7" w:tplc="A7726202">
      <w:numFmt w:val="bullet"/>
      <w:lvlText w:val="•"/>
      <w:lvlJc w:val="left"/>
      <w:pPr>
        <w:ind w:left="8428" w:hanging="355"/>
      </w:pPr>
      <w:rPr>
        <w:rFonts w:hint="default"/>
        <w:lang w:val="en-US" w:eastAsia="en-US" w:bidi="ar-SA"/>
      </w:rPr>
    </w:lvl>
    <w:lvl w:ilvl="8" w:tplc="4580CA3C">
      <w:numFmt w:val="bullet"/>
      <w:lvlText w:val="•"/>
      <w:lvlJc w:val="left"/>
      <w:pPr>
        <w:ind w:left="9392" w:hanging="355"/>
      </w:pPr>
      <w:rPr>
        <w:rFonts w:hint="default"/>
        <w:lang w:val="en-US" w:eastAsia="en-US" w:bidi="ar-SA"/>
      </w:rPr>
    </w:lvl>
  </w:abstractNum>
  <w:abstractNum w:abstractNumId="3" w15:restartNumberingAfterBreak="0">
    <w:nsid w:val="5E7C0A68"/>
    <w:multiLevelType w:val="hybridMultilevel"/>
    <w:tmpl w:val="E2E85BDE"/>
    <w:lvl w:ilvl="0" w:tplc="DA7C586C">
      <w:start w:val="1"/>
      <w:numFmt w:val="decimal"/>
      <w:lvlText w:val="%1."/>
      <w:lvlJc w:val="left"/>
      <w:pPr>
        <w:ind w:left="120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0623996">
      <w:numFmt w:val="bullet"/>
      <w:lvlText w:val="•"/>
      <w:lvlJc w:val="left"/>
      <w:pPr>
        <w:ind w:left="2212" w:hanging="240"/>
      </w:pPr>
      <w:rPr>
        <w:rFonts w:hint="default"/>
        <w:lang w:val="en-US" w:eastAsia="en-US" w:bidi="ar-SA"/>
      </w:rPr>
    </w:lvl>
    <w:lvl w:ilvl="2" w:tplc="886AB024">
      <w:numFmt w:val="bullet"/>
      <w:lvlText w:val="•"/>
      <w:lvlJc w:val="left"/>
      <w:pPr>
        <w:ind w:left="3224" w:hanging="240"/>
      </w:pPr>
      <w:rPr>
        <w:rFonts w:hint="default"/>
        <w:lang w:val="en-US" w:eastAsia="en-US" w:bidi="ar-SA"/>
      </w:rPr>
    </w:lvl>
    <w:lvl w:ilvl="3" w:tplc="DA605148">
      <w:numFmt w:val="bullet"/>
      <w:lvlText w:val="•"/>
      <w:lvlJc w:val="left"/>
      <w:pPr>
        <w:ind w:left="4236" w:hanging="240"/>
      </w:pPr>
      <w:rPr>
        <w:rFonts w:hint="default"/>
        <w:lang w:val="en-US" w:eastAsia="en-US" w:bidi="ar-SA"/>
      </w:rPr>
    </w:lvl>
    <w:lvl w:ilvl="4" w:tplc="C78CF860">
      <w:numFmt w:val="bullet"/>
      <w:lvlText w:val="•"/>
      <w:lvlJc w:val="left"/>
      <w:pPr>
        <w:ind w:left="5248" w:hanging="240"/>
      </w:pPr>
      <w:rPr>
        <w:rFonts w:hint="default"/>
        <w:lang w:val="en-US" w:eastAsia="en-US" w:bidi="ar-SA"/>
      </w:rPr>
    </w:lvl>
    <w:lvl w:ilvl="5" w:tplc="FCA033F4">
      <w:numFmt w:val="bullet"/>
      <w:lvlText w:val="•"/>
      <w:lvlJc w:val="left"/>
      <w:pPr>
        <w:ind w:left="6260" w:hanging="240"/>
      </w:pPr>
      <w:rPr>
        <w:rFonts w:hint="default"/>
        <w:lang w:val="en-US" w:eastAsia="en-US" w:bidi="ar-SA"/>
      </w:rPr>
    </w:lvl>
    <w:lvl w:ilvl="6" w:tplc="692402D0">
      <w:numFmt w:val="bullet"/>
      <w:lvlText w:val="•"/>
      <w:lvlJc w:val="left"/>
      <w:pPr>
        <w:ind w:left="7272" w:hanging="240"/>
      </w:pPr>
      <w:rPr>
        <w:rFonts w:hint="default"/>
        <w:lang w:val="en-US" w:eastAsia="en-US" w:bidi="ar-SA"/>
      </w:rPr>
    </w:lvl>
    <w:lvl w:ilvl="7" w:tplc="328CA486">
      <w:numFmt w:val="bullet"/>
      <w:lvlText w:val="•"/>
      <w:lvlJc w:val="left"/>
      <w:pPr>
        <w:ind w:left="8284" w:hanging="240"/>
      </w:pPr>
      <w:rPr>
        <w:rFonts w:hint="default"/>
        <w:lang w:val="en-US" w:eastAsia="en-US" w:bidi="ar-SA"/>
      </w:rPr>
    </w:lvl>
    <w:lvl w:ilvl="8" w:tplc="5336A9C8">
      <w:numFmt w:val="bullet"/>
      <w:lvlText w:val="•"/>
      <w:lvlJc w:val="left"/>
      <w:pPr>
        <w:ind w:left="9296" w:hanging="240"/>
      </w:pPr>
      <w:rPr>
        <w:rFonts w:hint="default"/>
        <w:lang w:val="en-US" w:eastAsia="en-US" w:bidi="ar-SA"/>
      </w:rPr>
    </w:lvl>
  </w:abstractNum>
  <w:abstractNum w:abstractNumId="4" w15:restartNumberingAfterBreak="0">
    <w:nsid w:val="619F6D00"/>
    <w:multiLevelType w:val="hybridMultilevel"/>
    <w:tmpl w:val="AFAAA04E"/>
    <w:lvl w:ilvl="0" w:tplc="5E30EE1C">
      <w:numFmt w:val="bullet"/>
      <w:lvlText w:val="●"/>
      <w:lvlJc w:val="left"/>
      <w:pPr>
        <w:ind w:left="1674" w:hanging="35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6144DBC">
      <w:numFmt w:val="bullet"/>
      <w:lvlText w:val="•"/>
      <w:lvlJc w:val="left"/>
      <w:pPr>
        <w:ind w:left="2644" w:hanging="355"/>
      </w:pPr>
      <w:rPr>
        <w:rFonts w:hint="default"/>
        <w:lang w:val="en-US" w:eastAsia="en-US" w:bidi="ar-SA"/>
      </w:rPr>
    </w:lvl>
    <w:lvl w:ilvl="2" w:tplc="A3B49F04">
      <w:numFmt w:val="bullet"/>
      <w:lvlText w:val="•"/>
      <w:lvlJc w:val="left"/>
      <w:pPr>
        <w:ind w:left="3608" w:hanging="355"/>
      </w:pPr>
      <w:rPr>
        <w:rFonts w:hint="default"/>
        <w:lang w:val="en-US" w:eastAsia="en-US" w:bidi="ar-SA"/>
      </w:rPr>
    </w:lvl>
    <w:lvl w:ilvl="3" w:tplc="FC6203EC">
      <w:numFmt w:val="bullet"/>
      <w:lvlText w:val="•"/>
      <w:lvlJc w:val="left"/>
      <w:pPr>
        <w:ind w:left="4572" w:hanging="355"/>
      </w:pPr>
      <w:rPr>
        <w:rFonts w:hint="default"/>
        <w:lang w:val="en-US" w:eastAsia="en-US" w:bidi="ar-SA"/>
      </w:rPr>
    </w:lvl>
    <w:lvl w:ilvl="4" w:tplc="ED44EA76">
      <w:numFmt w:val="bullet"/>
      <w:lvlText w:val="•"/>
      <w:lvlJc w:val="left"/>
      <w:pPr>
        <w:ind w:left="5536" w:hanging="355"/>
      </w:pPr>
      <w:rPr>
        <w:rFonts w:hint="default"/>
        <w:lang w:val="en-US" w:eastAsia="en-US" w:bidi="ar-SA"/>
      </w:rPr>
    </w:lvl>
    <w:lvl w:ilvl="5" w:tplc="5FD27066">
      <w:numFmt w:val="bullet"/>
      <w:lvlText w:val="•"/>
      <w:lvlJc w:val="left"/>
      <w:pPr>
        <w:ind w:left="6500" w:hanging="355"/>
      </w:pPr>
      <w:rPr>
        <w:rFonts w:hint="default"/>
        <w:lang w:val="en-US" w:eastAsia="en-US" w:bidi="ar-SA"/>
      </w:rPr>
    </w:lvl>
    <w:lvl w:ilvl="6" w:tplc="575E2516">
      <w:numFmt w:val="bullet"/>
      <w:lvlText w:val="•"/>
      <w:lvlJc w:val="left"/>
      <w:pPr>
        <w:ind w:left="7464" w:hanging="355"/>
      </w:pPr>
      <w:rPr>
        <w:rFonts w:hint="default"/>
        <w:lang w:val="en-US" w:eastAsia="en-US" w:bidi="ar-SA"/>
      </w:rPr>
    </w:lvl>
    <w:lvl w:ilvl="7" w:tplc="11B24348">
      <w:numFmt w:val="bullet"/>
      <w:lvlText w:val="•"/>
      <w:lvlJc w:val="left"/>
      <w:pPr>
        <w:ind w:left="8428" w:hanging="355"/>
      </w:pPr>
      <w:rPr>
        <w:rFonts w:hint="default"/>
        <w:lang w:val="en-US" w:eastAsia="en-US" w:bidi="ar-SA"/>
      </w:rPr>
    </w:lvl>
    <w:lvl w:ilvl="8" w:tplc="72849136">
      <w:numFmt w:val="bullet"/>
      <w:lvlText w:val="•"/>
      <w:lvlJc w:val="left"/>
      <w:pPr>
        <w:ind w:left="9392" w:hanging="355"/>
      </w:pPr>
      <w:rPr>
        <w:rFonts w:hint="default"/>
        <w:lang w:val="en-US" w:eastAsia="en-US" w:bidi="ar-SA"/>
      </w:rPr>
    </w:lvl>
  </w:abstractNum>
  <w:abstractNum w:abstractNumId="5" w15:restartNumberingAfterBreak="0">
    <w:nsid w:val="6C886F7D"/>
    <w:multiLevelType w:val="hybridMultilevel"/>
    <w:tmpl w:val="BE30D740"/>
    <w:lvl w:ilvl="0" w:tplc="73ECA9E2">
      <w:numFmt w:val="bullet"/>
      <w:lvlText w:val="●"/>
      <w:lvlJc w:val="left"/>
      <w:pPr>
        <w:ind w:left="1800" w:hanging="35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0663A12">
      <w:numFmt w:val="bullet"/>
      <w:lvlText w:val="•"/>
      <w:lvlJc w:val="left"/>
      <w:pPr>
        <w:ind w:left="2752" w:hanging="355"/>
      </w:pPr>
      <w:rPr>
        <w:rFonts w:hint="default"/>
        <w:lang w:val="en-US" w:eastAsia="en-US" w:bidi="ar-SA"/>
      </w:rPr>
    </w:lvl>
    <w:lvl w:ilvl="2" w:tplc="4F3403A2">
      <w:numFmt w:val="bullet"/>
      <w:lvlText w:val="•"/>
      <w:lvlJc w:val="left"/>
      <w:pPr>
        <w:ind w:left="3704" w:hanging="355"/>
      </w:pPr>
      <w:rPr>
        <w:rFonts w:hint="default"/>
        <w:lang w:val="en-US" w:eastAsia="en-US" w:bidi="ar-SA"/>
      </w:rPr>
    </w:lvl>
    <w:lvl w:ilvl="3" w:tplc="B27A9BDE">
      <w:numFmt w:val="bullet"/>
      <w:lvlText w:val="•"/>
      <w:lvlJc w:val="left"/>
      <w:pPr>
        <w:ind w:left="4656" w:hanging="355"/>
      </w:pPr>
      <w:rPr>
        <w:rFonts w:hint="default"/>
        <w:lang w:val="en-US" w:eastAsia="en-US" w:bidi="ar-SA"/>
      </w:rPr>
    </w:lvl>
    <w:lvl w:ilvl="4" w:tplc="1A76A216">
      <w:numFmt w:val="bullet"/>
      <w:lvlText w:val="•"/>
      <w:lvlJc w:val="left"/>
      <w:pPr>
        <w:ind w:left="5608" w:hanging="355"/>
      </w:pPr>
      <w:rPr>
        <w:rFonts w:hint="default"/>
        <w:lang w:val="en-US" w:eastAsia="en-US" w:bidi="ar-SA"/>
      </w:rPr>
    </w:lvl>
    <w:lvl w:ilvl="5" w:tplc="D242D7E4">
      <w:numFmt w:val="bullet"/>
      <w:lvlText w:val="•"/>
      <w:lvlJc w:val="left"/>
      <w:pPr>
        <w:ind w:left="6560" w:hanging="355"/>
      </w:pPr>
      <w:rPr>
        <w:rFonts w:hint="default"/>
        <w:lang w:val="en-US" w:eastAsia="en-US" w:bidi="ar-SA"/>
      </w:rPr>
    </w:lvl>
    <w:lvl w:ilvl="6" w:tplc="C510A4D2">
      <w:numFmt w:val="bullet"/>
      <w:lvlText w:val="•"/>
      <w:lvlJc w:val="left"/>
      <w:pPr>
        <w:ind w:left="7512" w:hanging="355"/>
      </w:pPr>
      <w:rPr>
        <w:rFonts w:hint="default"/>
        <w:lang w:val="en-US" w:eastAsia="en-US" w:bidi="ar-SA"/>
      </w:rPr>
    </w:lvl>
    <w:lvl w:ilvl="7" w:tplc="A2262BF8">
      <w:numFmt w:val="bullet"/>
      <w:lvlText w:val="•"/>
      <w:lvlJc w:val="left"/>
      <w:pPr>
        <w:ind w:left="8464" w:hanging="355"/>
      </w:pPr>
      <w:rPr>
        <w:rFonts w:hint="default"/>
        <w:lang w:val="en-US" w:eastAsia="en-US" w:bidi="ar-SA"/>
      </w:rPr>
    </w:lvl>
    <w:lvl w:ilvl="8" w:tplc="3EAA4E9C">
      <w:numFmt w:val="bullet"/>
      <w:lvlText w:val="•"/>
      <w:lvlJc w:val="left"/>
      <w:pPr>
        <w:ind w:left="9416" w:hanging="355"/>
      </w:pPr>
      <w:rPr>
        <w:rFonts w:hint="default"/>
        <w:lang w:val="en-US" w:eastAsia="en-US" w:bidi="ar-SA"/>
      </w:rPr>
    </w:lvl>
  </w:abstractNum>
  <w:num w:numId="1" w16cid:durableId="2031908938">
    <w:abstractNumId w:val="1"/>
  </w:num>
  <w:num w:numId="2" w16cid:durableId="807547649">
    <w:abstractNumId w:val="2"/>
  </w:num>
  <w:num w:numId="3" w16cid:durableId="1670909124">
    <w:abstractNumId w:val="4"/>
  </w:num>
  <w:num w:numId="4" w16cid:durableId="756751904">
    <w:abstractNumId w:val="5"/>
  </w:num>
  <w:num w:numId="5" w16cid:durableId="1020161140">
    <w:abstractNumId w:val="0"/>
  </w:num>
  <w:num w:numId="6" w16cid:durableId="671764250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ishnu Ram">
    <w15:presenceInfo w15:providerId="Windows Live" w15:userId="cd7409aaaba6d83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38E"/>
    <w:rsid w:val="0016194A"/>
    <w:rsid w:val="001E6BC2"/>
    <w:rsid w:val="002B7A9E"/>
    <w:rsid w:val="003B7EF6"/>
    <w:rsid w:val="00453461"/>
    <w:rsid w:val="005D1285"/>
    <w:rsid w:val="00692F7F"/>
    <w:rsid w:val="007C6828"/>
    <w:rsid w:val="008154F7"/>
    <w:rsid w:val="009E4DAD"/>
    <w:rsid w:val="009F6523"/>
    <w:rsid w:val="00B82FB2"/>
    <w:rsid w:val="00B9738E"/>
    <w:rsid w:val="00BD0997"/>
    <w:rsid w:val="00BD4F51"/>
    <w:rsid w:val="00D40982"/>
    <w:rsid w:val="00E8363E"/>
    <w:rsid w:val="00E84AD3"/>
    <w:rsid w:val="00F10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B99B6"/>
  <w15:docId w15:val="{C26EE7DE-0941-4474-86AF-5AB60E87B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39"/>
      <w:ind w:left="859" w:right="897"/>
      <w:jc w:val="center"/>
      <w:outlineLvl w:val="0"/>
    </w:pPr>
    <w:rPr>
      <w:b/>
      <w:bCs/>
      <w:sz w:val="72"/>
      <w:szCs w:val="72"/>
    </w:rPr>
  </w:style>
  <w:style w:type="paragraph" w:styleId="Heading2">
    <w:name w:val="heading 2"/>
    <w:basedOn w:val="Normal"/>
    <w:uiPriority w:val="9"/>
    <w:unhideWhenUsed/>
    <w:qFormat/>
    <w:pPr>
      <w:spacing w:before="87"/>
      <w:ind w:left="959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88"/>
      <w:ind w:left="959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spacing w:before="88"/>
      <w:ind w:left="959"/>
      <w:outlineLvl w:val="3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200" w:hanging="241"/>
    </w:pPr>
  </w:style>
  <w:style w:type="paragraph" w:customStyle="1" w:styleId="TableParagraph">
    <w:name w:val="Table Paragraph"/>
    <w:basedOn w:val="Normal"/>
    <w:uiPriority w:val="1"/>
    <w:qFormat/>
    <w:pPr>
      <w:spacing w:line="223" w:lineRule="exact"/>
    </w:pPr>
  </w:style>
  <w:style w:type="paragraph" w:styleId="Revision">
    <w:name w:val="Revision"/>
    <w:hidden/>
    <w:uiPriority w:val="99"/>
    <w:semiHidden/>
    <w:rsid w:val="00D40982"/>
    <w:pPr>
      <w:widowControl/>
      <w:autoSpaceDE/>
      <w:autoSpaceDN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microsoft.com/office/2011/relationships/people" Target="peop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42</Pages>
  <Words>4158</Words>
  <Characters>23705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Vishnu Ram</dc:creator>
  <cp:lastModifiedBy>Vishnu Ram</cp:lastModifiedBy>
  <cp:revision>2</cp:revision>
  <cp:lastPrinted>2022-11-20T08:33:00Z</cp:lastPrinted>
  <dcterms:created xsi:type="dcterms:W3CDTF">2022-11-20T08:46:00Z</dcterms:created>
  <dcterms:modified xsi:type="dcterms:W3CDTF">2022-11-20T08:46:00Z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2022-11-20T00:00:00Z</vt:filetime>
  </property>
</Properties>
</file>